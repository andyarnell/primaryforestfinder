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16sdtfl w16du wp14">
  <w:body>
    <w:sdt>
      <w:sdtPr>
        <w:id w:val="-137271195"/>
        <w:docPartObj>
          <w:docPartGallery w:val="Cover Pages"/>
          <w:docPartUnique/>
        </w:docPartObj>
        <w:rPr>
          <w:rFonts w:ascii="Times New Roman" w:hAnsi="Times New Roman" w:eastAsia="Calibri" w:cs="Times New Roman" w:eastAsiaTheme="minorAscii"/>
          <w:kern w:val="2"/>
          <w:sz w:val="2"/>
          <w:szCs w:val="2"/>
          <w14:ligatures w14:val="standardContextual"/>
        </w:rPr>
      </w:sdtPr>
      <w:sdtEndPr>
        <w:rPr>
          <w:rFonts w:ascii="Times New Roman" w:hAnsi="Times New Roman" w:eastAsia="Calibri" w:cs="Times New Roman" w:eastAsiaTheme="minorAscii"/>
          <w:sz w:val="24"/>
          <w:szCs w:val="24"/>
        </w:rPr>
      </w:sdtEndPr>
      <w:sdtContent>
        <w:p w:rsidRPr="00196AB3" w:rsidR="004C396A" w:rsidRDefault="0028451E" w14:paraId="5FE4EAD5" w14:textId="13C5C296">
          <w:pPr>
            <w:pStyle w:val="NoSpacing"/>
            <w:rPr>
              <w:rFonts w:ascii="Times New Roman" w:hAnsi="Times New Roman" w:cs="Times New Roman"/>
              <w:sz w:val="2"/>
            </w:rPr>
          </w:pPr>
          <w:r w:rsidRPr="00196AB3">
            <w:rPr>
              <w:rFonts w:cs="Times New Roman"/>
              <w:noProof/>
            </w:rPr>
            <mc:AlternateContent>
              <mc:Choice Requires="wps">
                <w:drawing>
                  <wp:anchor distT="0" distB="0" distL="114300" distR="114300" simplePos="0" relativeHeight="251658242" behindDoc="0" locked="0" layoutInCell="1" allowOverlap="1" wp14:anchorId="02847077" wp14:editId="78B5194A">
                    <wp:simplePos x="0" y="0"/>
                    <wp:positionH relativeFrom="margin">
                      <wp:posOffset>-259715</wp:posOffset>
                    </wp:positionH>
                    <wp:positionV relativeFrom="margin">
                      <wp:posOffset>6350</wp:posOffset>
                    </wp:positionV>
                    <wp:extent cx="5943600" cy="914400"/>
                    <wp:effectExtent l="0" t="0" r="0" b="508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eastAsiaTheme="majorEastAsia"/>
                                    <w:caps/>
                                    <w:color w:val="4472C4" w:themeColor="accent1"/>
                                    <w:sz w:val="96"/>
                                    <w:szCs w:val="96"/>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rsidRPr="00150710" w:rsidR="004C396A" w:rsidP="00882C17" w:rsidRDefault="00994C93" w14:paraId="2C53004B" w14:textId="474E00DF">
                                    <w:pPr>
                                      <w:pStyle w:val="NoSpacing"/>
                                      <w:jc w:val="center"/>
                                      <w:rPr>
                                        <w:rFonts w:asciiTheme="majorHAnsi" w:hAnsiTheme="majorHAnsi" w:eastAsiaTheme="majorEastAsia" w:cstheme="majorBidi"/>
                                        <w:caps/>
                                        <w:color w:val="4472C4" w:themeColor="accent1"/>
                                        <w:sz w:val="96"/>
                                        <w:szCs w:val="96"/>
                                      </w:rPr>
                                    </w:pPr>
                                    <w:r>
                                      <w:rPr>
                                        <w:rFonts w:ascii="Times New Roman" w:hAnsi="Times New Roman" w:cs="Times New Roman" w:eastAsiaTheme="majorEastAsia"/>
                                        <w:caps/>
                                        <w:color w:val="4472C4" w:themeColor="accent1"/>
                                        <w:sz w:val="96"/>
                                        <w:szCs w:val="96"/>
                                      </w:rPr>
                                      <w:t>PRIMARY FOREST FINDER geospatial workflow</w:t>
                                    </w:r>
                                  </w:p>
                                </w:sdtContent>
                              </w:sdt>
                              <w:p w:rsidRPr="00150710" w:rsidR="004C396A" w:rsidP="00F0125D" w:rsidRDefault="00470B7E" w14:paraId="073F15D1" w14:textId="4E58186E">
                                <w:pPr>
                                  <w:pStyle w:val="NoSpacing"/>
                                  <w:spacing w:before="120"/>
                                  <w:jc w:val="center"/>
                                  <w:rPr>
                                    <w:b/>
                                    <w:bCs/>
                                    <w:color w:val="4472C4" w:themeColor="accent1"/>
                                    <w:sz w:val="44"/>
                                    <w:szCs w:val="44"/>
                                  </w:rPr>
                                </w:pPr>
                                <w:sdt>
                                  <w:sdtPr>
                                    <w:rPr>
                                      <w:rFonts w:ascii="Times New Roman" w:hAnsi="Times New Roman" w:cs="Times New Roman"/>
                                      <w:b/>
                                      <w:bCs/>
                                      <w:color w:val="000000" w:themeColor="text1"/>
                                      <w:sz w:val="44"/>
                                      <w:szCs w:val="44"/>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994C93">
                                      <w:rPr>
                                        <w:rFonts w:ascii="Times New Roman" w:hAnsi="Times New Roman" w:cs="Times New Roman"/>
                                        <w:b/>
                                        <w:bCs/>
                                        <w:color w:val="000000" w:themeColor="text1"/>
                                        <w:sz w:val="44"/>
                                        <w:szCs w:val="44"/>
                                      </w:rPr>
                                      <w:t>A QGIS WORKFLOW GUIDE</w:t>
                                    </w:r>
                                  </w:sdtContent>
                                </w:sdt>
                              </w:p>
                              <w:p w:rsidRPr="00150710" w:rsidR="004C396A" w:rsidRDefault="004C396A" w14:paraId="1A349ADD" w14:textId="77777777">
                                <w:pPr>
                                  <w:rPr>
                                    <w:sz w:val="32"/>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w14:anchorId="45504C36">
                  <v:shapetype id="_x0000_t202" coordsize="21600,21600" o:spt="202" path="m,l,21600r21600,l21600,xe" w14:anchorId="02847077">
                    <v:stroke joinstyle="miter"/>
                    <v:path gradientshapeok="t" o:connecttype="rect"/>
                  </v:shapetype>
                  <v:shape id="Text Box 15" style="position:absolute;margin-left:-20.45pt;margin-top:.5pt;width:468pt;height:1in;z-index:251658242;visibility:visible;mso-wrap-style:square;mso-width-percent:765;mso-wrap-distance-left:9pt;mso-wrap-distance-top:0;mso-wrap-distance-right:9pt;mso-wrap-distance-bottom:0;mso-position-horizontal:absolute;mso-position-horizontal-relative:margin;mso-position-vertical:absolute;mso-position-vertical-relative:margin;mso-width-percent:765;mso-width-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">
                    <v:textbox style="mso-fit-shape-to-text:t">
                      <w:txbxContent>
                        <w:sdt>
                          <w:sdtPr>
                            <w:id w:val="1307403705"/>
                            <w:rPr>
                              <w:rFonts w:ascii="Times New Roman" w:hAnsi="Times New Roman" w:cs="Times New Roman" w:eastAsiaTheme="majorEastAsia"/>
                              <w:caps/>
                              <w:color w:val="4472C4" w:themeColor="accent1"/>
                              <w:sz w:val="96"/>
                              <w:szCs w:val="9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rsidRPr="00150710" w:rsidR="004C396A" w:rsidP="00882C17" w:rsidRDefault="00994C93" w14:paraId="50948D05" w14:textId="474E00DF">
                              <w:pPr>
                                <w:pStyle w:val="NoSpacing"/>
                                <w:jc w:val="center"/>
                                <w:rPr>
                                  <w:rFonts w:asciiTheme="majorHAnsi" w:hAnsiTheme="majorHAnsi" w:eastAsiaTheme="majorEastAsia" w:cstheme="majorBidi"/>
                                  <w:caps/>
                                  <w:color w:val="4472C4" w:themeColor="accent1"/>
                                  <w:sz w:val="96"/>
                                  <w:szCs w:val="96"/>
                                </w:rPr>
                              </w:pPr>
                              <w:r>
                                <w:rPr>
                                  <w:rFonts w:ascii="Times New Roman" w:hAnsi="Times New Roman" w:cs="Times New Roman" w:eastAsiaTheme="majorEastAsia"/>
                                  <w:caps/>
                                  <w:color w:val="4472C4" w:themeColor="accent1"/>
                                  <w:sz w:val="96"/>
                                  <w:szCs w:val="96"/>
                                </w:rPr>
                                <w:t>PRIMARY FOREST FINDER geospatial workflow</w:t>
                              </w:r>
                            </w:p>
                          </w:sdtContent>
                        </w:sdt>
                        <w:p w:rsidRPr="00150710" w:rsidR="004C396A" w:rsidP="00F0125D" w:rsidRDefault="00000000" w14:paraId="1AC13872" w14:textId="4E58186E">
                          <w:pPr>
                            <w:pStyle w:val="NoSpacing"/>
                            <w:spacing w:before="120"/>
                            <w:jc w:val="center"/>
                            <w:rPr>
                              <w:b/>
                              <w:bCs/>
                              <w:color w:val="4472C4" w:themeColor="accent1"/>
                              <w:sz w:val="44"/>
                              <w:szCs w:val="44"/>
                            </w:rPr>
                          </w:pPr>
                          <w:sdt>
                            <w:sdtPr>
                              <w:id w:val="1433454050"/>
                              <w:rPr>
                                <w:rFonts w:ascii="Times New Roman" w:hAnsi="Times New Roman" w:cs="Times New Roman"/>
                                <w:b/>
                                <w:bCs/>
                                <w:color w:val="000000" w:themeColor="text1"/>
                                <w:sz w:val="44"/>
                                <w:szCs w:val="44"/>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994C93">
                                <w:rPr>
                                  <w:rFonts w:ascii="Times New Roman" w:hAnsi="Times New Roman" w:cs="Times New Roman"/>
                                  <w:b/>
                                  <w:bCs/>
                                  <w:color w:val="000000" w:themeColor="text1"/>
                                  <w:sz w:val="44"/>
                                  <w:szCs w:val="44"/>
                                </w:rPr>
                                <w:t>A QGIS WORKFLOW GUIDE</w:t>
                              </w:r>
                            </w:sdtContent>
                          </w:sdt>
                        </w:p>
                        <w:p w:rsidRPr="00150710" w:rsidR="004C396A" w:rsidRDefault="004C396A" w14:paraId="672A6659" w14:textId="77777777">
                          <w:pPr>
                            <w:rPr>
                              <w:sz w:val="32"/>
                              <w:szCs w:val="28"/>
                            </w:rPr>
                          </w:pPr>
                        </w:p>
                      </w:txbxContent>
                    </v:textbox>
                    <w10:wrap anchorx="margin" anchory="margin"/>
                  </v:shape>
                </w:pict>
              </mc:Fallback>
            </mc:AlternateContent>
          </w:r>
        </w:p>
        <w:p w:rsidRPr="00196AB3" w:rsidR="004C396A" w:rsidRDefault="004C396A" w14:paraId="6C11D0CE" w14:textId="0510202A">
          <w:pPr>
            <w:rPr>
              <w:rFonts w:cs="Times New Roman"/>
            </w:rPr>
          </w:pPr>
        </w:p>
        <w:p w:rsidRPr="00196AB3" w:rsidR="004C396A" w:rsidRDefault="006164D6" w14:paraId="535996E6" w14:textId="433CEFBB">
          <w:pPr>
            <w:rPr>
              <w:rFonts w:cs="Times New Roman"/>
            </w:rPr>
          </w:pPr>
          <w:r w:rsidRPr="00196AB3">
            <w:rPr>
              <w:rFonts w:cs="Times New Roman"/>
              <w:noProof/>
            </w:rPr>
            <mc:AlternateContent>
              <mc:Choice Requires="wps">
                <w:drawing>
                  <wp:anchor distT="0" distB="0" distL="114300" distR="114300" simplePos="0" relativeHeight="251658240" behindDoc="0" locked="0" layoutInCell="1" allowOverlap="1" wp14:anchorId="555B1093" wp14:editId="76CD8E0F">
                    <wp:simplePos x="0" y="0"/>
                    <wp:positionH relativeFrom="margin">
                      <wp:align>left</wp:align>
                    </wp:positionH>
                    <wp:positionV relativeFrom="margin">
                      <wp:align>bottom</wp:align>
                    </wp:positionV>
                    <wp:extent cx="6288066" cy="413359"/>
                    <wp:effectExtent l="0" t="0" r="0" b="6350"/>
                    <wp:wrapNone/>
                    <wp:docPr id="69" name="Text Box 16"/>
                    <wp:cNvGraphicFramePr/>
                    <a:graphic xmlns:a="http://schemas.openxmlformats.org/drawingml/2006/main">
                      <a:graphicData uri="http://schemas.microsoft.com/office/word/2010/wordprocessingShape">
                        <wps:wsp>
                          <wps:cNvSpPr txBox="1"/>
                          <wps:spPr>
                            <a:xfrm>
                              <a:off x="0" y="0"/>
                              <a:ext cx="6288066" cy="4133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6164D6" w:rsidR="004C396A" w:rsidRDefault="00470B7E" w14:paraId="6F25E301" w14:textId="5D3EF1B0">
                                <w:pPr>
                                  <w:pStyle w:val="NoSpacing"/>
                                  <w:jc w:val="right"/>
                                  <w:rPr>
                                    <w:rFonts w:ascii="Times New Roman" w:hAnsi="Times New Roman" w:cs="Times New Roman"/>
                                    <w:color w:val="4472C4" w:themeColor="accent1"/>
                                    <w:sz w:val="28"/>
                                    <w:szCs w:val="28"/>
                                  </w:rPr>
                                </w:pPr>
                                <w:sdt>
                                  <w:sdtPr>
                                    <w:rPr>
                                      <w:rFonts w:ascii="Times New Roman" w:hAnsi="Times New Roman" w:cs="Times New Roman"/>
                                      <w:color w:val="4472C4" w:themeColor="accent1"/>
                                      <w:sz w:val="28"/>
                                      <w:szCs w:val="28"/>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Pr="006164D6" w:rsidR="00150710">
                                      <w:rPr>
                                        <w:rFonts w:ascii="Times New Roman" w:hAnsi="Times New Roman" w:cs="Times New Roman"/>
                                        <w:color w:val="4472C4" w:themeColor="accent1"/>
                                        <w:sz w:val="28"/>
                                        <w:szCs w:val="28"/>
                                      </w:rPr>
                                      <w:t>Version 1</w:t>
                                    </w:r>
                                  </w:sdtContent>
                                </w:sdt>
                              </w:p>
                              <w:sdt>
                                <w:sdtPr>
                                  <w:rPr>
                                    <w:rFonts w:ascii="Times New Roman" w:hAnsi="Times New Roman" w:cs="Times New Roman"/>
                                    <w:color w:val="4472C4" w:themeColor="accent1"/>
                                    <w:sz w:val="28"/>
                                    <w:szCs w:val="28"/>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rsidRPr="006164D6" w:rsidR="004C396A" w:rsidRDefault="002E1DDD" w14:paraId="1B828B96" w14:textId="5E257BC1">
                                    <w:pPr>
                                      <w:pStyle w:val="NoSpacing"/>
                                      <w:jc w:val="right"/>
                                      <w:rPr>
                                        <w:rFonts w:ascii="Times New Roman" w:hAnsi="Times New Roman" w:cs="Times New Roman"/>
                                        <w:color w:val="4472C4" w:themeColor="accent1"/>
                                        <w:sz w:val="28"/>
                                        <w:szCs w:val="28"/>
                                      </w:rPr>
                                    </w:pPr>
                                    <w:r w:rsidRPr="006164D6">
                                      <w:rPr>
                                        <w:rFonts w:ascii="Times New Roman" w:hAnsi="Times New Roman" w:cs="Times New Roman"/>
                                        <w:color w:val="4472C4" w:themeColor="accent1"/>
                                        <w:sz w:val="28"/>
                                        <w:szCs w:val="28"/>
                                      </w:rPr>
                                      <w:t>November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7BFCD7A9">
                  <v:shape id="Text Box 16" style="position:absolute;margin-left:0;margin-top:0;width:495.1pt;height:32.55pt;z-index:251658240;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page;mso-height-relative:margin;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" w14:anchorId="555B1093">
                    <v:textbox inset="0,0,0,0">
                      <w:txbxContent>
                        <w:p w:rsidRPr="006164D6" w:rsidR="004C396A" w:rsidRDefault="00000000" w14:paraId="09E17F5F" w14:textId="5D3EF1B0">
                          <w:pPr>
                            <w:pStyle w:val="NoSpacing"/>
                            <w:jc w:val="right"/>
                            <w:rPr>
                              <w:rFonts w:ascii="Times New Roman" w:hAnsi="Times New Roman" w:cs="Times New Roman"/>
                              <w:color w:val="4472C4" w:themeColor="accent1"/>
                              <w:sz w:val="28"/>
                              <w:szCs w:val="28"/>
                            </w:rPr>
                          </w:pPr>
                          <w:sdt>
                            <w:sdtPr>
                              <w:id w:val="1696770610"/>
                              <w:rPr>
                                <w:rFonts w:ascii="Times New Roman" w:hAnsi="Times New Roman" w:cs="Times New Roman"/>
                                <w:color w:val="4472C4" w:themeColor="accent1"/>
                                <w:sz w:val="28"/>
                                <w:szCs w:val="28"/>
                              </w:rPr>
                              <w:alias w:val="School"/>
                              <w:tag w:val="School"/>
                              <w:id w:val="1850680582"/>
                              <w:dataBinding w:prefixMappings="xmlns:ns0='http://schemas.openxmlformats.org/officeDocument/2006/extended-properties' " w:xpath="/ns0:Properties[1]/ns0:Company[1]" w:storeItemID="{6668398D-A668-4E3E-A5EB-62B293D839F1}"/>
                              <w:text/>
                            </w:sdtPr>
                            <w:sdtContent>
                              <w:r w:rsidRPr="006164D6" w:rsidR="00150710">
                                <w:rPr>
                                  <w:rFonts w:ascii="Times New Roman" w:hAnsi="Times New Roman" w:cs="Times New Roman"/>
                                  <w:color w:val="4472C4" w:themeColor="accent1"/>
                                  <w:sz w:val="28"/>
                                  <w:szCs w:val="28"/>
                                </w:rPr>
                                <w:t>Version 1</w:t>
                              </w:r>
                            </w:sdtContent>
                          </w:sdt>
                        </w:p>
                        <w:sdt>
                          <w:sdtPr>
                            <w:id w:val="1272226269"/>
                            <w:rPr>
                              <w:rFonts w:ascii="Times New Roman" w:hAnsi="Times New Roman" w:cs="Times New Roman"/>
                              <w:color w:val="4472C4" w:themeColor="accent1"/>
                              <w:sz w:val="28"/>
                              <w:szCs w:val="28"/>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rsidRPr="006164D6" w:rsidR="004C396A" w:rsidRDefault="002E1DDD" w14:paraId="1BE2C42D" w14:textId="5E257BC1">
                              <w:pPr>
                                <w:pStyle w:val="NoSpacing"/>
                                <w:jc w:val="right"/>
                                <w:rPr>
                                  <w:rFonts w:ascii="Times New Roman" w:hAnsi="Times New Roman" w:cs="Times New Roman"/>
                                  <w:color w:val="4472C4" w:themeColor="accent1"/>
                                  <w:sz w:val="28"/>
                                  <w:szCs w:val="28"/>
                                </w:rPr>
                              </w:pPr>
                              <w:r w:rsidRPr="006164D6">
                                <w:rPr>
                                  <w:rFonts w:ascii="Times New Roman" w:hAnsi="Times New Roman" w:cs="Times New Roman"/>
                                  <w:color w:val="4472C4" w:themeColor="accent1"/>
                                  <w:sz w:val="28"/>
                                  <w:szCs w:val="28"/>
                                </w:rPr>
                                <w:t>November 2025</w:t>
                              </w:r>
                            </w:p>
                          </w:sdtContent>
                        </w:sdt>
                      </w:txbxContent>
                    </v:textbox>
                    <w10:wrap anchorx="margin" anchory="margin"/>
                  </v:shape>
                </w:pict>
              </mc:Fallback>
            </mc:AlternateContent>
          </w:r>
          <w:r w:rsidRPr="00196AB3" w:rsidR="00196AB3">
            <w:rPr>
              <w:rFonts w:cs="Times New Roman"/>
              <w:noProof/>
              <w:color w:val="4472C4" w:themeColor="accent1"/>
              <w:sz w:val="36"/>
              <w:szCs w:val="36"/>
            </w:rPr>
            <mc:AlternateContent>
              <mc:Choice Requires="wpg">
                <w:drawing>
                  <wp:anchor distT="0" distB="0" distL="114300" distR="114300" simplePos="0" relativeHeight="251658241" behindDoc="1" locked="0" layoutInCell="1" allowOverlap="1" wp14:anchorId="4F7FB964" wp14:editId="1FCEE7F3">
                    <wp:simplePos x="0" y="0"/>
                    <wp:positionH relativeFrom="page">
                      <wp:posOffset>1506855</wp:posOffset>
                    </wp:positionH>
                    <wp:positionV relativeFrom="page">
                      <wp:posOffset>2934970</wp:posOffset>
                    </wp:positionV>
                    <wp:extent cx="5494020" cy="5696585"/>
                    <wp:effectExtent l="0" t="19050" r="37465" b="412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020" cy="5696585"/>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w14:anchorId="06647F46">
                  <v:group id="Group 2" style="position:absolute;margin-left:118.65pt;margin-top:231.1pt;width:432.6pt;height:448.55pt;z-index:-251656192;mso-width-percent:706;mso-height-percent:566;mso-position-horizontal-relative:page;mso-position-vertical-relative:page;mso-width-percent:706;mso-height-percent:566" coordsize="43291,44910" o:spid="_x0000_s1026" w14:anchorId="005C5D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">
                    <o:lock v:ext="edit" aspectratio="t"/>
                    <v:shape id="Freeform 64" style="position:absolute;left:15017;width:28274;height:28352;visibility:visible;mso-wrap-style:square;v-text-anchor:top" coordsize="1781,1786" o:spid="_x0000_s1027" fillcolor="white [3201]" strokecolor="#4472c4 [3204]" strokeweight="1pt"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">
                      <v:stroke joinstyle="miter"/>
                      <v:path arrowok="t" o:connecttype="custom" o:connectlocs="6350,2835275;0,2828925;2819400,0;2827338,7938;6350,2835275" o:connectangles="0,0,0,0,0"/>
                    </v:shape>
                    <v:shape id="Freeform 65" style="position:absolute;left:7826;top:2270;width:35465;height:35464;visibility:visible;mso-wrap-style:square;v-text-anchor:top" coordsize="2234,2234" o:spid="_x0000_s1028" fillcolor="white [3201]" strokecolor="#4472c4 [3204]" strokeweight="1pt"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">
                      <v:stroke joinstyle="miter"/>
                      <v:path arrowok="t" o:connecttype="custom" o:connectlocs="7938,3546475;0,3538538;3538538,0;3546475,7938;7938,3546475" o:connectangles="0,0,0,0,0"/>
                    </v:shape>
                    <v:shape id="Freeform 66" style="position:absolute;left:8413;top:1095;width:34878;height:34877;visibility:visible;mso-wrap-style:square;v-text-anchor:top" coordsize="2197,2197" o:spid="_x0000_s1029" fillcolor="white [3201]" strokecolor="#4472c4 [3204]" strokeweight="1pt"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">
                      <v:stroke joinstyle="miter"/>
                      <v:path arrowok="t" o:connecttype="custom" o:connectlocs="14288,3487738;0,3481388;3473450,0;3487738,15875;14288,3487738" o:connectangles="0,0,0,0,0"/>
                    </v:shape>
                    <v:shape id="Freeform 67" style="position:absolute;left:12160;top:4984;width:31131;height:31211;visibility:visible;mso-wrap-style:square;v-text-anchor:top" coordsize="1961,1966" o:spid="_x0000_s1030" fillcolor="white [3201]" strokecolor="#4472c4 [3204]" strokeweight="1pt"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">
                      <v:stroke joinstyle="miter"/>
                      <v:path arrowok="t" o:connecttype="custom" o:connectlocs="14288,3121025;0,3106738;3098800,0;3113088,14288;14288,3121025" o:connectangles="0,0,0,0,0"/>
                    </v:shape>
                    <v:shape id="Freeform 68" style="position:absolute;top:1539;width:43291;height:43371;visibility:visible;mso-wrap-style:square;v-text-anchor:top" coordsize="2727,2732" o:spid="_x0000_s1031" fillcolor="white [3201]" strokecolor="#4472c4 [3204]" strokeweight="1pt"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">
                      <v:stroke joinstyle="miter"/>
                      <v:path arrowok="t" o:connecttype="custom" o:connectlocs="0,4337050;0,4330700;4321175,0;4329113,7938;0,4337050" o:connectangles="0,0,0,0,0"/>
                    </v:shape>
                    <w10:wrap anchorx="page" anchory="page"/>
                  </v:group>
                </w:pict>
              </mc:Fallback>
            </mc:AlternateContent>
          </w:r>
          <w:r w:rsidRPr="00196AB3" w:rsidR="004C396A">
            <w:rPr>
              <w:rFonts w:cs="Times New Roman"/>
            </w:rPr>
            <w:br w:type="page"/>
          </w:r>
          <w:commentRangeStart w:id="0"/>
          <w:commentRangeEnd w:id="0"/>
          <w:r w:rsidR="005930A4">
            <w:rPr>
              <w:rStyle w:val="CommentReference"/>
            </w:rPr>
            <w:commentReference w:id="0"/>
          </w:r>
        </w:p>
      </w:sdtContent>
    </w:sdt>
    <w:sdt>
      <w:sdtPr>
        <w:id w:val="1577705554"/>
        <w:docPartObj>
          <w:docPartGallery w:val="Table of Contents"/>
          <w:docPartUnique/>
        </w:docPartObj>
        <w:rPr>
          <w:rFonts w:eastAsia="Calibri" w:cs="" w:eastAsiaTheme="minorAscii" w:cstheme="minorBidi"/>
          <w:b w:val="0"/>
          <w:bCs w:val="0"/>
          <w:color w:val="auto"/>
          <w:kern w:val="2"/>
          <w:sz w:val="24"/>
          <w:szCs w:val="24"/>
          <w14:ligatures w14:val="standardContextual"/>
        </w:rPr>
      </w:sdtPr>
      <w:sdtEndPr>
        <w:rPr>
          <w:rFonts w:eastAsia="Calibri" w:cs="Times New Roman" w:eastAsiaTheme="minorAscii" w:cstheme="minorBidi"/>
          <w:b w:val="0"/>
          <w:bCs w:val="0"/>
          <w:color w:val="auto"/>
          <w:sz w:val="24"/>
          <w:szCs w:val="24"/>
        </w:rPr>
      </w:sdtEndPr>
      <w:sdtContent>
        <w:p w:rsidRPr="00196AB3" w:rsidR="009E74D1" w:rsidP="002867D0" w:rsidRDefault="009E74D1" w14:paraId="64253C61" w14:textId="3B4C2EB9">
          <w:pPr>
            <w:pStyle w:val="TOCHeading"/>
            <w:jc w:val="center"/>
          </w:pPr>
          <w:r w:rsidRPr="00196AB3">
            <w:t>Table of Contents</w:t>
          </w:r>
        </w:p>
        <w:p w:rsidR="002867D0" w:rsidRDefault="009E74D1" w14:paraId="07A6CC4A" w14:textId="2561D6D9">
          <w:pPr>
            <w:pStyle w:val="TOC1"/>
            <w:tabs>
              <w:tab w:val="left" w:pos="720"/>
              <w:tab w:val="right" w:leader="dot" w:pos="9350"/>
            </w:tabs>
            <w:rPr>
              <w:rFonts w:asciiTheme="minorHAnsi" w:hAnsiTheme="minorHAnsi" w:eastAsiaTheme="minorEastAsia"/>
              <w:b w:val="0"/>
              <w:noProof/>
              <w:szCs w:val="24"/>
            </w:rPr>
          </w:pPr>
          <w:r w:rsidRPr="00196AB3">
            <w:rPr>
              <w:rFonts w:cs="Times New Roman"/>
              <w:b w:val="0"/>
            </w:rPr>
            <w:fldChar w:fldCharType="begin"/>
          </w:r>
          <w:r w:rsidRPr="00196AB3">
            <w:rPr>
              <w:rFonts w:cs="Times New Roman"/>
            </w:rPr>
            <w:instrText xml:space="preserve"> TOC \o "1-3" \h \z \u </w:instrText>
          </w:r>
          <w:r w:rsidRPr="00196AB3">
            <w:rPr>
              <w:rFonts w:cs="Times New Roman"/>
              <w:b w:val="0"/>
            </w:rPr>
            <w:fldChar w:fldCharType="separate"/>
          </w:r>
          <w:hyperlink w:history="1" w:anchor="_Toc216949280">
            <w:r w:rsidRPr="00502D09" w:rsidR="002867D0">
              <w:rPr>
                <w:rStyle w:val="Hyperlink"/>
                <w:noProof/>
              </w:rPr>
              <w:t>1.0.</w:t>
            </w:r>
            <w:r w:rsidR="002867D0">
              <w:rPr>
                <w:rFonts w:asciiTheme="minorHAnsi" w:hAnsiTheme="minorHAnsi" w:eastAsiaTheme="minorEastAsia"/>
                <w:b w:val="0"/>
                <w:noProof/>
                <w:szCs w:val="24"/>
              </w:rPr>
              <w:tab/>
            </w:r>
            <w:r w:rsidRPr="00502D09" w:rsidR="002867D0">
              <w:rPr>
                <w:rStyle w:val="Hyperlink"/>
                <w:noProof/>
              </w:rPr>
              <w:t>Document Information and Structure</w:t>
            </w:r>
            <w:r w:rsidR="002867D0">
              <w:rPr>
                <w:noProof/>
                <w:webHidden/>
              </w:rPr>
              <w:tab/>
            </w:r>
            <w:r w:rsidR="002867D0">
              <w:rPr>
                <w:noProof/>
                <w:webHidden/>
              </w:rPr>
              <w:fldChar w:fldCharType="begin"/>
            </w:r>
            <w:r w:rsidR="002867D0">
              <w:rPr>
                <w:noProof/>
                <w:webHidden/>
              </w:rPr>
              <w:instrText xml:space="preserve"> PAGEREF _Toc216949280 \h </w:instrText>
            </w:r>
            <w:r w:rsidR="002867D0">
              <w:rPr>
                <w:noProof/>
                <w:webHidden/>
              </w:rPr>
            </w:r>
            <w:r w:rsidR="002867D0">
              <w:rPr>
                <w:noProof/>
                <w:webHidden/>
              </w:rPr>
              <w:fldChar w:fldCharType="separate"/>
            </w:r>
            <w:r w:rsidR="004E7DF5">
              <w:rPr>
                <w:noProof/>
                <w:webHidden/>
              </w:rPr>
              <w:t>3</w:t>
            </w:r>
            <w:r w:rsidR="002867D0">
              <w:rPr>
                <w:noProof/>
                <w:webHidden/>
              </w:rPr>
              <w:fldChar w:fldCharType="end"/>
            </w:r>
          </w:hyperlink>
        </w:p>
        <w:p w:rsidR="002867D0" w:rsidRDefault="002867D0" w14:paraId="24F7F532" w14:textId="0602DB97">
          <w:pPr>
            <w:pStyle w:val="TOC2"/>
            <w:tabs>
              <w:tab w:val="right" w:leader="dot" w:pos="9350"/>
            </w:tabs>
            <w:rPr>
              <w:rFonts w:asciiTheme="minorHAnsi" w:hAnsiTheme="minorHAnsi" w:eastAsiaTheme="minorEastAsia"/>
              <w:noProof/>
              <w:szCs w:val="24"/>
            </w:rPr>
          </w:pPr>
          <w:hyperlink w:history="1" w:anchor="_Toc216949281">
            <w:r w:rsidRPr="00502D09">
              <w:rPr>
                <w:rStyle w:val="Hyperlink"/>
                <w:noProof/>
              </w:rPr>
              <w:t>1.1 About this guide</w:t>
            </w:r>
            <w:r>
              <w:rPr>
                <w:noProof/>
                <w:webHidden/>
              </w:rPr>
              <w:tab/>
            </w:r>
            <w:r>
              <w:rPr>
                <w:noProof/>
                <w:webHidden/>
              </w:rPr>
              <w:fldChar w:fldCharType="begin"/>
            </w:r>
            <w:r>
              <w:rPr>
                <w:noProof/>
                <w:webHidden/>
              </w:rPr>
              <w:instrText xml:space="preserve"> PAGEREF _Toc216949281 \h </w:instrText>
            </w:r>
            <w:r>
              <w:rPr>
                <w:noProof/>
                <w:webHidden/>
              </w:rPr>
            </w:r>
            <w:r>
              <w:rPr>
                <w:noProof/>
                <w:webHidden/>
              </w:rPr>
              <w:fldChar w:fldCharType="separate"/>
            </w:r>
            <w:r w:rsidR="004E7DF5">
              <w:rPr>
                <w:noProof/>
                <w:webHidden/>
              </w:rPr>
              <w:t>3</w:t>
            </w:r>
            <w:r>
              <w:rPr>
                <w:noProof/>
                <w:webHidden/>
              </w:rPr>
              <w:fldChar w:fldCharType="end"/>
            </w:r>
          </w:hyperlink>
        </w:p>
        <w:p w:rsidR="002867D0" w:rsidRDefault="002867D0" w14:paraId="57864F7C" w14:textId="564462E1">
          <w:pPr>
            <w:pStyle w:val="TOC2"/>
            <w:tabs>
              <w:tab w:val="right" w:leader="dot" w:pos="9350"/>
            </w:tabs>
            <w:rPr>
              <w:rFonts w:asciiTheme="minorHAnsi" w:hAnsiTheme="minorHAnsi" w:eastAsiaTheme="minorEastAsia"/>
              <w:noProof/>
              <w:szCs w:val="24"/>
            </w:rPr>
          </w:pPr>
          <w:hyperlink w:history="1" w:anchor="_Toc216949282">
            <w:r w:rsidRPr="00502D09">
              <w:rPr>
                <w:rStyle w:val="Hyperlink"/>
                <w:noProof/>
              </w:rPr>
              <w:t>1.2. Structure of the Manual</w:t>
            </w:r>
            <w:r>
              <w:rPr>
                <w:noProof/>
                <w:webHidden/>
              </w:rPr>
              <w:tab/>
            </w:r>
            <w:r>
              <w:rPr>
                <w:noProof/>
                <w:webHidden/>
              </w:rPr>
              <w:fldChar w:fldCharType="begin"/>
            </w:r>
            <w:r>
              <w:rPr>
                <w:noProof/>
                <w:webHidden/>
              </w:rPr>
              <w:instrText xml:space="preserve"> PAGEREF _Toc216949282 \h </w:instrText>
            </w:r>
            <w:r>
              <w:rPr>
                <w:noProof/>
                <w:webHidden/>
              </w:rPr>
            </w:r>
            <w:r>
              <w:rPr>
                <w:noProof/>
                <w:webHidden/>
              </w:rPr>
              <w:fldChar w:fldCharType="separate"/>
            </w:r>
            <w:r w:rsidR="004E7DF5">
              <w:rPr>
                <w:noProof/>
                <w:webHidden/>
              </w:rPr>
              <w:t>3</w:t>
            </w:r>
            <w:r>
              <w:rPr>
                <w:noProof/>
                <w:webHidden/>
              </w:rPr>
              <w:fldChar w:fldCharType="end"/>
            </w:r>
          </w:hyperlink>
        </w:p>
        <w:p w:rsidR="002867D0" w:rsidRDefault="002867D0" w14:paraId="56A43D75" w14:textId="5C2F0DC4">
          <w:pPr>
            <w:pStyle w:val="TOC2"/>
            <w:tabs>
              <w:tab w:val="right" w:leader="dot" w:pos="9350"/>
            </w:tabs>
            <w:rPr>
              <w:rFonts w:asciiTheme="minorHAnsi" w:hAnsiTheme="minorHAnsi" w:eastAsiaTheme="minorEastAsia"/>
              <w:noProof/>
              <w:szCs w:val="24"/>
            </w:rPr>
          </w:pPr>
          <w:hyperlink w:history="1" w:anchor="_Toc216949283">
            <w:r w:rsidRPr="00502D09">
              <w:rPr>
                <w:rStyle w:val="Hyperlink"/>
                <w:noProof/>
              </w:rPr>
              <w:t>1.3. Who Should Use this Manual?</w:t>
            </w:r>
            <w:r>
              <w:rPr>
                <w:noProof/>
                <w:webHidden/>
              </w:rPr>
              <w:tab/>
            </w:r>
            <w:r>
              <w:rPr>
                <w:noProof/>
                <w:webHidden/>
              </w:rPr>
              <w:fldChar w:fldCharType="begin"/>
            </w:r>
            <w:r>
              <w:rPr>
                <w:noProof/>
                <w:webHidden/>
              </w:rPr>
              <w:instrText xml:space="preserve"> PAGEREF _Toc216949283 \h </w:instrText>
            </w:r>
            <w:r>
              <w:rPr>
                <w:noProof/>
                <w:webHidden/>
              </w:rPr>
            </w:r>
            <w:r>
              <w:rPr>
                <w:noProof/>
                <w:webHidden/>
              </w:rPr>
              <w:fldChar w:fldCharType="separate"/>
            </w:r>
            <w:r w:rsidR="004E7DF5">
              <w:rPr>
                <w:noProof/>
                <w:webHidden/>
              </w:rPr>
              <w:t>4</w:t>
            </w:r>
            <w:r>
              <w:rPr>
                <w:noProof/>
                <w:webHidden/>
              </w:rPr>
              <w:fldChar w:fldCharType="end"/>
            </w:r>
          </w:hyperlink>
        </w:p>
        <w:p w:rsidR="002867D0" w:rsidRDefault="002867D0" w14:paraId="75D6A38B" w14:textId="2936648C">
          <w:pPr>
            <w:pStyle w:val="TOC2"/>
            <w:tabs>
              <w:tab w:val="right" w:leader="dot" w:pos="9350"/>
            </w:tabs>
            <w:rPr>
              <w:rFonts w:asciiTheme="minorHAnsi" w:hAnsiTheme="minorHAnsi" w:eastAsiaTheme="minorEastAsia"/>
              <w:noProof/>
              <w:szCs w:val="24"/>
            </w:rPr>
          </w:pPr>
          <w:hyperlink w:history="1" w:anchor="_Toc216949284">
            <w:r w:rsidRPr="00502D09">
              <w:rPr>
                <w:rStyle w:val="Hyperlink"/>
                <w:noProof/>
              </w:rPr>
              <w:t>1.4. Document Conventions</w:t>
            </w:r>
            <w:r>
              <w:rPr>
                <w:noProof/>
                <w:webHidden/>
              </w:rPr>
              <w:tab/>
            </w:r>
            <w:r>
              <w:rPr>
                <w:noProof/>
                <w:webHidden/>
              </w:rPr>
              <w:fldChar w:fldCharType="begin"/>
            </w:r>
            <w:r>
              <w:rPr>
                <w:noProof/>
                <w:webHidden/>
              </w:rPr>
              <w:instrText xml:space="preserve"> PAGEREF _Toc216949284 \h </w:instrText>
            </w:r>
            <w:r>
              <w:rPr>
                <w:noProof/>
                <w:webHidden/>
              </w:rPr>
            </w:r>
            <w:r>
              <w:rPr>
                <w:noProof/>
                <w:webHidden/>
              </w:rPr>
              <w:fldChar w:fldCharType="separate"/>
            </w:r>
            <w:r w:rsidR="004E7DF5">
              <w:rPr>
                <w:noProof/>
                <w:webHidden/>
              </w:rPr>
              <w:t>4</w:t>
            </w:r>
            <w:r>
              <w:rPr>
                <w:noProof/>
                <w:webHidden/>
              </w:rPr>
              <w:fldChar w:fldCharType="end"/>
            </w:r>
          </w:hyperlink>
        </w:p>
        <w:p w:rsidR="002867D0" w:rsidRDefault="002867D0" w14:paraId="464CF6DE" w14:textId="16C271A0">
          <w:pPr>
            <w:pStyle w:val="TOC2"/>
            <w:tabs>
              <w:tab w:val="right" w:leader="dot" w:pos="9350"/>
            </w:tabs>
            <w:rPr>
              <w:rFonts w:asciiTheme="minorHAnsi" w:hAnsiTheme="minorHAnsi" w:eastAsiaTheme="minorEastAsia"/>
              <w:noProof/>
              <w:szCs w:val="24"/>
            </w:rPr>
          </w:pPr>
          <w:hyperlink w:history="1" w:anchor="_Toc216949285">
            <w:r w:rsidRPr="00502D09">
              <w:rPr>
                <w:rStyle w:val="Hyperlink"/>
                <w:noProof/>
              </w:rPr>
              <w:t>1.5. Help and Support</w:t>
            </w:r>
            <w:r>
              <w:rPr>
                <w:noProof/>
                <w:webHidden/>
              </w:rPr>
              <w:tab/>
            </w:r>
            <w:r>
              <w:rPr>
                <w:noProof/>
                <w:webHidden/>
              </w:rPr>
              <w:fldChar w:fldCharType="begin"/>
            </w:r>
            <w:r>
              <w:rPr>
                <w:noProof/>
                <w:webHidden/>
              </w:rPr>
              <w:instrText xml:space="preserve"> PAGEREF _Toc216949285 \h </w:instrText>
            </w:r>
            <w:r>
              <w:rPr>
                <w:noProof/>
                <w:webHidden/>
              </w:rPr>
            </w:r>
            <w:r>
              <w:rPr>
                <w:noProof/>
                <w:webHidden/>
              </w:rPr>
              <w:fldChar w:fldCharType="separate"/>
            </w:r>
            <w:r w:rsidR="004E7DF5">
              <w:rPr>
                <w:noProof/>
                <w:webHidden/>
              </w:rPr>
              <w:t>5</w:t>
            </w:r>
            <w:r>
              <w:rPr>
                <w:noProof/>
                <w:webHidden/>
              </w:rPr>
              <w:fldChar w:fldCharType="end"/>
            </w:r>
          </w:hyperlink>
        </w:p>
        <w:p w:rsidR="002867D0" w:rsidRDefault="002867D0" w14:paraId="11A787BB" w14:textId="7480ABBD">
          <w:pPr>
            <w:pStyle w:val="TOC2"/>
            <w:tabs>
              <w:tab w:val="right" w:leader="dot" w:pos="9350"/>
            </w:tabs>
            <w:rPr>
              <w:rFonts w:asciiTheme="minorHAnsi" w:hAnsiTheme="minorHAnsi" w:eastAsiaTheme="minorEastAsia"/>
              <w:noProof/>
              <w:szCs w:val="24"/>
            </w:rPr>
          </w:pPr>
          <w:hyperlink w:history="1" w:anchor="_Toc216949286">
            <w:r w:rsidRPr="00502D09">
              <w:rPr>
                <w:rStyle w:val="Hyperlink"/>
                <w:noProof/>
              </w:rPr>
              <w:t>1.6. Acknowledgements</w:t>
            </w:r>
            <w:r>
              <w:rPr>
                <w:noProof/>
                <w:webHidden/>
              </w:rPr>
              <w:tab/>
            </w:r>
            <w:r>
              <w:rPr>
                <w:noProof/>
                <w:webHidden/>
              </w:rPr>
              <w:fldChar w:fldCharType="begin"/>
            </w:r>
            <w:r>
              <w:rPr>
                <w:noProof/>
                <w:webHidden/>
              </w:rPr>
              <w:instrText xml:space="preserve"> PAGEREF _Toc216949286 \h </w:instrText>
            </w:r>
            <w:r>
              <w:rPr>
                <w:noProof/>
                <w:webHidden/>
              </w:rPr>
            </w:r>
            <w:r>
              <w:rPr>
                <w:noProof/>
                <w:webHidden/>
              </w:rPr>
              <w:fldChar w:fldCharType="separate"/>
            </w:r>
            <w:r w:rsidR="004E7DF5">
              <w:rPr>
                <w:noProof/>
                <w:webHidden/>
              </w:rPr>
              <w:t>5</w:t>
            </w:r>
            <w:r>
              <w:rPr>
                <w:noProof/>
                <w:webHidden/>
              </w:rPr>
              <w:fldChar w:fldCharType="end"/>
            </w:r>
          </w:hyperlink>
        </w:p>
        <w:p w:rsidR="002867D0" w:rsidRDefault="002867D0" w14:paraId="630EC5AE" w14:textId="69F435C6">
          <w:pPr>
            <w:pStyle w:val="TOC2"/>
            <w:tabs>
              <w:tab w:val="right" w:leader="dot" w:pos="9350"/>
            </w:tabs>
            <w:rPr>
              <w:rFonts w:asciiTheme="minorHAnsi" w:hAnsiTheme="minorHAnsi" w:eastAsiaTheme="minorEastAsia"/>
              <w:noProof/>
              <w:szCs w:val="24"/>
            </w:rPr>
          </w:pPr>
          <w:hyperlink w:history="1" w:anchor="_Toc216949287">
            <w:r w:rsidRPr="00502D09">
              <w:rPr>
                <w:rStyle w:val="Hyperlink"/>
                <w:noProof/>
              </w:rPr>
              <w:t>1.7. Authors</w:t>
            </w:r>
            <w:r>
              <w:rPr>
                <w:noProof/>
                <w:webHidden/>
              </w:rPr>
              <w:tab/>
            </w:r>
            <w:r>
              <w:rPr>
                <w:noProof/>
                <w:webHidden/>
              </w:rPr>
              <w:fldChar w:fldCharType="begin"/>
            </w:r>
            <w:r>
              <w:rPr>
                <w:noProof/>
                <w:webHidden/>
              </w:rPr>
              <w:instrText xml:space="preserve"> PAGEREF _Toc216949287 \h </w:instrText>
            </w:r>
            <w:r>
              <w:rPr>
                <w:noProof/>
                <w:webHidden/>
              </w:rPr>
            </w:r>
            <w:r>
              <w:rPr>
                <w:noProof/>
                <w:webHidden/>
              </w:rPr>
              <w:fldChar w:fldCharType="separate"/>
            </w:r>
            <w:r w:rsidR="004E7DF5">
              <w:rPr>
                <w:noProof/>
                <w:webHidden/>
              </w:rPr>
              <w:t>5</w:t>
            </w:r>
            <w:r>
              <w:rPr>
                <w:noProof/>
                <w:webHidden/>
              </w:rPr>
              <w:fldChar w:fldCharType="end"/>
            </w:r>
          </w:hyperlink>
        </w:p>
        <w:p w:rsidR="002867D0" w:rsidRDefault="002867D0" w14:paraId="48C29F9E" w14:textId="4A89BA26">
          <w:pPr>
            <w:pStyle w:val="TOC2"/>
            <w:tabs>
              <w:tab w:val="right" w:leader="dot" w:pos="9350"/>
            </w:tabs>
            <w:rPr>
              <w:rFonts w:asciiTheme="minorHAnsi" w:hAnsiTheme="minorHAnsi" w:eastAsiaTheme="minorEastAsia"/>
              <w:noProof/>
              <w:szCs w:val="24"/>
            </w:rPr>
          </w:pPr>
          <w:hyperlink w:history="1" w:anchor="_Toc216949288">
            <w:r w:rsidRPr="00502D09">
              <w:rPr>
                <w:rStyle w:val="Hyperlink"/>
                <w:noProof/>
              </w:rPr>
              <w:t>1.8. License and Usage Terms</w:t>
            </w:r>
            <w:r>
              <w:rPr>
                <w:noProof/>
                <w:webHidden/>
              </w:rPr>
              <w:tab/>
            </w:r>
            <w:r>
              <w:rPr>
                <w:noProof/>
                <w:webHidden/>
              </w:rPr>
              <w:fldChar w:fldCharType="begin"/>
            </w:r>
            <w:r>
              <w:rPr>
                <w:noProof/>
                <w:webHidden/>
              </w:rPr>
              <w:instrText xml:space="preserve"> PAGEREF _Toc216949288 \h </w:instrText>
            </w:r>
            <w:r>
              <w:rPr>
                <w:noProof/>
                <w:webHidden/>
              </w:rPr>
            </w:r>
            <w:r>
              <w:rPr>
                <w:noProof/>
                <w:webHidden/>
              </w:rPr>
              <w:fldChar w:fldCharType="separate"/>
            </w:r>
            <w:r w:rsidR="004E7DF5">
              <w:rPr>
                <w:noProof/>
                <w:webHidden/>
              </w:rPr>
              <w:t>5</w:t>
            </w:r>
            <w:r>
              <w:rPr>
                <w:noProof/>
                <w:webHidden/>
              </w:rPr>
              <w:fldChar w:fldCharType="end"/>
            </w:r>
          </w:hyperlink>
        </w:p>
        <w:p w:rsidR="002867D0" w:rsidRDefault="002867D0" w14:paraId="6D725074" w14:textId="519789A6">
          <w:pPr>
            <w:pStyle w:val="TOC1"/>
            <w:tabs>
              <w:tab w:val="right" w:leader="dot" w:pos="9350"/>
            </w:tabs>
            <w:rPr>
              <w:rFonts w:asciiTheme="minorHAnsi" w:hAnsiTheme="minorHAnsi" w:eastAsiaTheme="minorEastAsia"/>
              <w:b w:val="0"/>
              <w:noProof/>
              <w:szCs w:val="24"/>
            </w:rPr>
          </w:pPr>
          <w:hyperlink w:history="1" w:anchor="_Toc216949289">
            <w:r w:rsidRPr="00502D09">
              <w:rPr>
                <w:rStyle w:val="Hyperlink"/>
                <w:noProof/>
              </w:rPr>
              <w:t>2.0. Background to the QGIS Primary Forest Finder</w:t>
            </w:r>
            <w:r>
              <w:rPr>
                <w:noProof/>
                <w:webHidden/>
              </w:rPr>
              <w:tab/>
            </w:r>
            <w:r>
              <w:rPr>
                <w:noProof/>
                <w:webHidden/>
              </w:rPr>
              <w:fldChar w:fldCharType="begin"/>
            </w:r>
            <w:r>
              <w:rPr>
                <w:noProof/>
                <w:webHidden/>
              </w:rPr>
              <w:instrText xml:space="preserve"> PAGEREF _Toc216949289 \h </w:instrText>
            </w:r>
            <w:r>
              <w:rPr>
                <w:noProof/>
                <w:webHidden/>
              </w:rPr>
            </w:r>
            <w:r>
              <w:rPr>
                <w:noProof/>
                <w:webHidden/>
              </w:rPr>
              <w:fldChar w:fldCharType="separate"/>
            </w:r>
            <w:r w:rsidR="004E7DF5">
              <w:rPr>
                <w:noProof/>
                <w:webHidden/>
              </w:rPr>
              <w:t>6</w:t>
            </w:r>
            <w:r>
              <w:rPr>
                <w:noProof/>
                <w:webHidden/>
              </w:rPr>
              <w:fldChar w:fldCharType="end"/>
            </w:r>
          </w:hyperlink>
        </w:p>
        <w:p w:rsidR="002867D0" w:rsidRDefault="002867D0" w14:paraId="55856D19" w14:textId="7174EB73">
          <w:pPr>
            <w:pStyle w:val="TOC1"/>
            <w:tabs>
              <w:tab w:val="right" w:leader="dot" w:pos="9350"/>
            </w:tabs>
            <w:rPr>
              <w:rFonts w:asciiTheme="minorHAnsi" w:hAnsiTheme="minorHAnsi" w:eastAsiaTheme="minorEastAsia"/>
              <w:b w:val="0"/>
              <w:noProof/>
              <w:szCs w:val="24"/>
            </w:rPr>
          </w:pPr>
          <w:hyperlink w:history="1" w:anchor="_Toc216949290">
            <w:r w:rsidRPr="00502D09">
              <w:rPr>
                <w:rStyle w:val="Hyperlink"/>
                <w:noProof/>
              </w:rPr>
              <w:t>2.1. Introduction to the QGIS Primary Forest Finder Workflow</w:t>
            </w:r>
            <w:r>
              <w:rPr>
                <w:noProof/>
                <w:webHidden/>
              </w:rPr>
              <w:tab/>
            </w:r>
            <w:r>
              <w:rPr>
                <w:noProof/>
                <w:webHidden/>
              </w:rPr>
              <w:fldChar w:fldCharType="begin"/>
            </w:r>
            <w:r>
              <w:rPr>
                <w:noProof/>
                <w:webHidden/>
              </w:rPr>
              <w:instrText xml:space="preserve"> PAGEREF _Toc216949290 \h </w:instrText>
            </w:r>
            <w:r>
              <w:rPr>
                <w:noProof/>
                <w:webHidden/>
              </w:rPr>
            </w:r>
            <w:r>
              <w:rPr>
                <w:noProof/>
                <w:webHidden/>
              </w:rPr>
              <w:fldChar w:fldCharType="separate"/>
            </w:r>
            <w:r w:rsidR="004E7DF5">
              <w:rPr>
                <w:noProof/>
                <w:webHidden/>
              </w:rPr>
              <w:t>7</w:t>
            </w:r>
            <w:r>
              <w:rPr>
                <w:noProof/>
                <w:webHidden/>
              </w:rPr>
              <w:fldChar w:fldCharType="end"/>
            </w:r>
          </w:hyperlink>
        </w:p>
        <w:p w:rsidR="002867D0" w:rsidRDefault="002867D0" w14:paraId="7AB734C4" w14:textId="37253DDE">
          <w:pPr>
            <w:pStyle w:val="TOC1"/>
            <w:tabs>
              <w:tab w:val="right" w:leader="dot" w:pos="9350"/>
            </w:tabs>
            <w:rPr>
              <w:rFonts w:asciiTheme="minorHAnsi" w:hAnsiTheme="minorHAnsi" w:eastAsiaTheme="minorEastAsia"/>
              <w:b w:val="0"/>
              <w:noProof/>
              <w:szCs w:val="24"/>
            </w:rPr>
          </w:pPr>
          <w:hyperlink w:history="1" w:anchor="_Toc216949291">
            <w:r w:rsidRPr="00502D09">
              <w:rPr>
                <w:rStyle w:val="Hyperlink"/>
                <w:noProof/>
              </w:rPr>
              <w:t>2.2. Purpose of the QGIS Primary Forest Finder</w:t>
            </w:r>
            <w:r>
              <w:rPr>
                <w:noProof/>
                <w:webHidden/>
              </w:rPr>
              <w:tab/>
            </w:r>
            <w:r>
              <w:rPr>
                <w:noProof/>
                <w:webHidden/>
              </w:rPr>
              <w:fldChar w:fldCharType="begin"/>
            </w:r>
            <w:r>
              <w:rPr>
                <w:noProof/>
                <w:webHidden/>
              </w:rPr>
              <w:instrText xml:space="preserve"> PAGEREF _Toc216949291 \h </w:instrText>
            </w:r>
            <w:r>
              <w:rPr>
                <w:noProof/>
                <w:webHidden/>
              </w:rPr>
            </w:r>
            <w:r>
              <w:rPr>
                <w:noProof/>
                <w:webHidden/>
              </w:rPr>
              <w:fldChar w:fldCharType="separate"/>
            </w:r>
            <w:r w:rsidR="004E7DF5">
              <w:rPr>
                <w:noProof/>
                <w:webHidden/>
              </w:rPr>
              <w:t>7</w:t>
            </w:r>
            <w:r>
              <w:rPr>
                <w:noProof/>
                <w:webHidden/>
              </w:rPr>
              <w:fldChar w:fldCharType="end"/>
            </w:r>
          </w:hyperlink>
        </w:p>
        <w:p w:rsidR="002867D0" w:rsidRDefault="002867D0" w14:paraId="6170377D" w14:textId="5020BE32">
          <w:pPr>
            <w:pStyle w:val="TOC1"/>
            <w:tabs>
              <w:tab w:val="right" w:leader="dot" w:pos="9350"/>
            </w:tabs>
            <w:rPr>
              <w:rFonts w:asciiTheme="minorHAnsi" w:hAnsiTheme="minorHAnsi" w:eastAsiaTheme="minorEastAsia"/>
              <w:b w:val="0"/>
              <w:noProof/>
              <w:szCs w:val="24"/>
            </w:rPr>
          </w:pPr>
          <w:hyperlink w:history="1" w:anchor="_Toc216949292">
            <w:r w:rsidRPr="00502D09">
              <w:rPr>
                <w:rStyle w:val="Hyperlink"/>
                <w:noProof/>
              </w:rPr>
              <w:t>3.0. Conceptual Framework</w:t>
            </w:r>
            <w:r>
              <w:rPr>
                <w:noProof/>
                <w:webHidden/>
              </w:rPr>
              <w:tab/>
            </w:r>
            <w:r>
              <w:rPr>
                <w:noProof/>
                <w:webHidden/>
              </w:rPr>
              <w:fldChar w:fldCharType="begin"/>
            </w:r>
            <w:r>
              <w:rPr>
                <w:noProof/>
                <w:webHidden/>
              </w:rPr>
              <w:instrText xml:space="preserve"> PAGEREF _Toc216949292 \h </w:instrText>
            </w:r>
            <w:r>
              <w:rPr>
                <w:noProof/>
                <w:webHidden/>
              </w:rPr>
            </w:r>
            <w:r>
              <w:rPr>
                <w:noProof/>
                <w:webHidden/>
              </w:rPr>
              <w:fldChar w:fldCharType="separate"/>
            </w:r>
            <w:r w:rsidR="004E7DF5">
              <w:rPr>
                <w:noProof/>
                <w:webHidden/>
              </w:rPr>
              <w:t>8</w:t>
            </w:r>
            <w:r>
              <w:rPr>
                <w:noProof/>
                <w:webHidden/>
              </w:rPr>
              <w:fldChar w:fldCharType="end"/>
            </w:r>
          </w:hyperlink>
        </w:p>
        <w:p w:rsidR="002867D0" w:rsidRDefault="002867D0" w14:paraId="290DB305" w14:textId="180918C6">
          <w:pPr>
            <w:pStyle w:val="TOC3"/>
            <w:tabs>
              <w:tab w:val="right" w:leader="dot" w:pos="9350"/>
            </w:tabs>
            <w:rPr>
              <w:rFonts w:asciiTheme="minorHAnsi" w:hAnsiTheme="minorHAnsi" w:eastAsiaTheme="minorEastAsia"/>
              <w:noProof/>
              <w:szCs w:val="24"/>
            </w:rPr>
          </w:pPr>
          <w:hyperlink w:history="1" w:anchor="_Toc216949293">
            <w:r w:rsidRPr="00502D09">
              <w:rPr>
                <w:rStyle w:val="Hyperlink"/>
                <w:noProof/>
              </w:rPr>
              <w:t>3.1. Concept and Logic</w:t>
            </w:r>
            <w:r>
              <w:rPr>
                <w:noProof/>
                <w:webHidden/>
              </w:rPr>
              <w:tab/>
            </w:r>
            <w:r>
              <w:rPr>
                <w:noProof/>
                <w:webHidden/>
              </w:rPr>
              <w:fldChar w:fldCharType="begin"/>
            </w:r>
            <w:r>
              <w:rPr>
                <w:noProof/>
                <w:webHidden/>
              </w:rPr>
              <w:instrText xml:space="preserve"> PAGEREF _Toc216949293 \h </w:instrText>
            </w:r>
            <w:r>
              <w:rPr>
                <w:noProof/>
                <w:webHidden/>
              </w:rPr>
            </w:r>
            <w:r>
              <w:rPr>
                <w:noProof/>
                <w:webHidden/>
              </w:rPr>
              <w:fldChar w:fldCharType="separate"/>
            </w:r>
            <w:r w:rsidR="004E7DF5">
              <w:rPr>
                <w:noProof/>
                <w:webHidden/>
              </w:rPr>
              <w:t>8</w:t>
            </w:r>
            <w:r>
              <w:rPr>
                <w:noProof/>
                <w:webHidden/>
              </w:rPr>
              <w:fldChar w:fldCharType="end"/>
            </w:r>
          </w:hyperlink>
        </w:p>
        <w:p w:rsidR="002867D0" w:rsidRDefault="002867D0" w14:paraId="0D997CEB" w14:textId="163FC4F3">
          <w:pPr>
            <w:pStyle w:val="TOC2"/>
            <w:tabs>
              <w:tab w:val="right" w:leader="dot" w:pos="9350"/>
            </w:tabs>
            <w:rPr>
              <w:rFonts w:asciiTheme="minorHAnsi" w:hAnsiTheme="minorHAnsi" w:eastAsiaTheme="minorEastAsia"/>
              <w:noProof/>
              <w:szCs w:val="24"/>
            </w:rPr>
          </w:pPr>
          <w:hyperlink w:history="1" w:anchor="_Toc216949294">
            <w:r w:rsidRPr="00502D09">
              <w:rPr>
                <w:rStyle w:val="Hyperlink"/>
                <w:noProof/>
              </w:rPr>
              <w:t>Potential Limitations</w:t>
            </w:r>
            <w:r>
              <w:rPr>
                <w:noProof/>
                <w:webHidden/>
              </w:rPr>
              <w:tab/>
            </w:r>
            <w:r>
              <w:rPr>
                <w:noProof/>
                <w:webHidden/>
              </w:rPr>
              <w:fldChar w:fldCharType="begin"/>
            </w:r>
            <w:r>
              <w:rPr>
                <w:noProof/>
                <w:webHidden/>
              </w:rPr>
              <w:instrText xml:space="preserve"> PAGEREF _Toc216949294 \h </w:instrText>
            </w:r>
            <w:r>
              <w:rPr>
                <w:noProof/>
                <w:webHidden/>
              </w:rPr>
            </w:r>
            <w:r>
              <w:rPr>
                <w:noProof/>
                <w:webHidden/>
              </w:rPr>
              <w:fldChar w:fldCharType="separate"/>
            </w:r>
            <w:r w:rsidR="004E7DF5">
              <w:rPr>
                <w:noProof/>
                <w:webHidden/>
              </w:rPr>
              <w:t>10</w:t>
            </w:r>
            <w:r>
              <w:rPr>
                <w:noProof/>
                <w:webHidden/>
              </w:rPr>
              <w:fldChar w:fldCharType="end"/>
            </w:r>
          </w:hyperlink>
        </w:p>
        <w:p w:rsidR="002867D0" w:rsidRDefault="002867D0" w14:paraId="5459FC64" w14:textId="4B9F7719">
          <w:pPr>
            <w:pStyle w:val="TOC1"/>
            <w:tabs>
              <w:tab w:val="right" w:leader="dot" w:pos="9350"/>
            </w:tabs>
            <w:rPr>
              <w:rFonts w:asciiTheme="minorHAnsi" w:hAnsiTheme="minorHAnsi" w:eastAsiaTheme="minorEastAsia"/>
              <w:b w:val="0"/>
              <w:noProof/>
              <w:szCs w:val="24"/>
            </w:rPr>
          </w:pPr>
          <w:hyperlink w:history="1" w:anchor="_Toc216949295">
            <w:r w:rsidRPr="00502D09">
              <w:rPr>
                <w:rStyle w:val="Hyperlink"/>
                <w:noProof/>
              </w:rPr>
              <w:t>4.0. Data Requirements</w:t>
            </w:r>
            <w:r>
              <w:rPr>
                <w:noProof/>
                <w:webHidden/>
              </w:rPr>
              <w:tab/>
            </w:r>
            <w:r>
              <w:rPr>
                <w:noProof/>
                <w:webHidden/>
              </w:rPr>
              <w:fldChar w:fldCharType="begin"/>
            </w:r>
            <w:r>
              <w:rPr>
                <w:noProof/>
                <w:webHidden/>
              </w:rPr>
              <w:instrText xml:space="preserve"> PAGEREF _Toc216949295 \h </w:instrText>
            </w:r>
            <w:r>
              <w:rPr>
                <w:noProof/>
                <w:webHidden/>
              </w:rPr>
            </w:r>
            <w:r>
              <w:rPr>
                <w:noProof/>
                <w:webHidden/>
              </w:rPr>
              <w:fldChar w:fldCharType="separate"/>
            </w:r>
            <w:r w:rsidR="004E7DF5">
              <w:rPr>
                <w:noProof/>
                <w:webHidden/>
              </w:rPr>
              <w:t>12</w:t>
            </w:r>
            <w:r>
              <w:rPr>
                <w:noProof/>
                <w:webHidden/>
              </w:rPr>
              <w:fldChar w:fldCharType="end"/>
            </w:r>
          </w:hyperlink>
        </w:p>
        <w:p w:rsidR="002867D0" w:rsidRDefault="002867D0" w14:paraId="1B346AF0" w14:textId="5688E13C">
          <w:pPr>
            <w:pStyle w:val="TOC1"/>
            <w:tabs>
              <w:tab w:val="right" w:leader="dot" w:pos="9350"/>
            </w:tabs>
            <w:rPr>
              <w:rFonts w:asciiTheme="minorHAnsi" w:hAnsiTheme="minorHAnsi" w:eastAsiaTheme="minorEastAsia"/>
              <w:b w:val="0"/>
              <w:noProof/>
              <w:szCs w:val="24"/>
            </w:rPr>
          </w:pPr>
          <w:hyperlink w:history="1" w:anchor="_Toc216949296">
            <w:r w:rsidRPr="00502D09">
              <w:rPr>
                <w:rStyle w:val="Hyperlink"/>
                <w:noProof/>
              </w:rPr>
              <w:t>4.2. Data Preparation</w:t>
            </w:r>
            <w:r>
              <w:rPr>
                <w:noProof/>
                <w:webHidden/>
              </w:rPr>
              <w:tab/>
            </w:r>
            <w:r>
              <w:rPr>
                <w:noProof/>
                <w:webHidden/>
              </w:rPr>
              <w:fldChar w:fldCharType="begin"/>
            </w:r>
            <w:r>
              <w:rPr>
                <w:noProof/>
                <w:webHidden/>
              </w:rPr>
              <w:instrText xml:space="preserve"> PAGEREF _Toc216949296 \h </w:instrText>
            </w:r>
            <w:r>
              <w:rPr>
                <w:noProof/>
                <w:webHidden/>
              </w:rPr>
            </w:r>
            <w:r>
              <w:rPr>
                <w:noProof/>
                <w:webHidden/>
              </w:rPr>
              <w:fldChar w:fldCharType="separate"/>
            </w:r>
            <w:r w:rsidR="004E7DF5">
              <w:rPr>
                <w:noProof/>
                <w:webHidden/>
              </w:rPr>
              <w:t>14</w:t>
            </w:r>
            <w:r>
              <w:rPr>
                <w:noProof/>
                <w:webHidden/>
              </w:rPr>
              <w:fldChar w:fldCharType="end"/>
            </w:r>
          </w:hyperlink>
        </w:p>
        <w:p w:rsidR="002867D0" w:rsidRDefault="002867D0" w14:paraId="44F72E29" w14:textId="6364C566">
          <w:pPr>
            <w:pStyle w:val="TOC3"/>
            <w:tabs>
              <w:tab w:val="right" w:leader="dot" w:pos="9350"/>
            </w:tabs>
            <w:rPr>
              <w:rFonts w:asciiTheme="minorHAnsi" w:hAnsiTheme="minorHAnsi" w:eastAsiaTheme="minorEastAsia"/>
              <w:noProof/>
              <w:szCs w:val="24"/>
            </w:rPr>
          </w:pPr>
          <w:hyperlink w:history="1" w:anchor="_Toc216949297">
            <w:r w:rsidRPr="00502D09">
              <w:rPr>
                <w:rStyle w:val="Hyperlink"/>
                <w:noProof/>
              </w:rPr>
              <w:t>Step 1: Coordinate Reference System Management (CRS)</w:t>
            </w:r>
            <w:r>
              <w:rPr>
                <w:noProof/>
                <w:webHidden/>
              </w:rPr>
              <w:tab/>
            </w:r>
            <w:r>
              <w:rPr>
                <w:noProof/>
                <w:webHidden/>
              </w:rPr>
              <w:fldChar w:fldCharType="begin"/>
            </w:r>
            <w:r>
              <w:rPr>
                <w:noProof/>
                <w:webHidden/>
              </w:rPr>
              <w:instrText xml:space="preserve"> PAGEREF _Toc216949297 \h </w:instrText>
            </w:r>
            <w:r>
              <w:rPr>
                <w:noProof/>
                <w:webHidden/>
              </w:rPr>
            </w:r>
            <w:r>
              <w:rPr>
                <w:noProof/>
                <w:webHidden/>
              </w:rPr>
              <w:fldChar w:fldCharType="separate"/>
            </w:r>
            <w:r w:rsidR="004E7DF5">
              <w:rPr>
                <w:noProof/>
                <w:webHidden/>
              </w:rPr>
              <w:t>16</w:t>
            </w:r>
            <w:r>
              <w:rPr>
                <w:noProof/>
                <w:webHidden/>
              </w:rPr>
              <w:fldChar w:fldCharType="end"/>
            </w:r>
          </w:hyperlink>
        </w:p>
        <w:p w:rsidR="002867D0" w:rsidRDefault="002867D0" w14:paraId="59B2C4D8" w14:textId="463C3F7B">
          <w:pPr>
            <w:pStyle w:val="TOC3"/>
            <w:tabs>
              <w:tab w:val="right" w:leader="dot" w:pos="9350"/>
            </w:tabs>
            <w:rPr>
              <w:rFonts w:asciiTheme="minorHAnsi" w:hAnsiTheme="minorHAnsi" w:eastAsiaTheme="minorEastAsia"/>
              <w:noProof/>
              <w:szCs w:val="24"/>
            </w:rPr>
          </w:pPr>
          <w:hyperlink w:history="1" w:anchor="_Toc216949298">
            <w:r w:rsidRPr="00502D09">
              <w:rPr>
                <w:rStyle w:val="Hyperlink"/>
                <w:noProof/>
              </w:rPr>
              <w:t>Step 2: Defining the Area of Interest (AOI)</w:t>
            </w:r>
            <w:r>
              <w:rPr>
                <w:noProof/>
                <w:webHidden/>
              </w:rPr>
              <w:tab/>
            </w:r>
            <w:r>
              <w:rPr>
                <w:noProof/>
                <w:webHidden/>
              </w:rPr>
              <w:fldChar w:fldCharType="begin"/>
            </w:r>
            <w:r>
              <w:rPr>
                <w:noProof/>
                <w:webHidden/>
              </w:rPr>
              <w:instrText xml:space="preserve"> PAGEREF _Toc216949298 \h </w:instrText>
            </w:r>
            <w:r>
              <w:rPr>
                <w:noProof/>
                <w:webHidden/>
              </w:rPr>
            </w:r>
            <w:r>
              <w:rPr>
                <w:noProof/>
                <w:webHidden/>
              </w:rPr>
              <w:fldChar w:fldCharType="separate"/>
            </w:r>
            <w:r w:rsidR="004E7DF5">
              <w:rPr>
                <w:noProof/>
                <w:webHidden/>
              </w:rPr>
              <w:t>17</w:t>
            </w:r>
            <w:r>
              <w:rPr>
                <w:noProof/>
                <w:webHidden/>
              </w:rPr>
              <w:fldChar w:fldCharType="end"/>
            </w:r>
          </w:hyperlink>
        </w:p>
        <w:p w:rsidR="002867D0" w:rsidRDefault="002867D0" w14:paraId="3A36662A" w14:textId="3DCE1CAA">
          <w:pPr>
            <w:pStyle w:val="TOC3"/>
            <w:tabs>
              <w:tab w:val="right" w:leader="dot" w:pos="9350"/>
            </w:tabs>
            <w:rPr>
              <w:rFonts w:asciiTheme="minorHAnsi" w:hAnsiTheme="minorHAnsi" w:eastAsiaTheme="minorEastAsia"/>
              <w:noProof/>
              <w:szCs w:val="24"/>
            </w:rPr>
          </w:pPr>
          <w:hyperlink w:history="1" w:anchor="_Toc216949299">
            <w:r w:rsidRPr="00502D09">
              <w:rPr>
                <w:rStyle w:val="Hyperlink"/>
                <w:noProof/>
              </w:rPr>
              <w:t>Step 3: Clip Datasets to the AOI buffer</w:t>
            </w:r>
            <w:r>
              <w:rPr>
                <w:noProof/>
                <w:webHidden/>
              </w:rPr>
              <w:tab/>
            </w:r>
            <w:r>
              <w:rPr>
                <w:noProof/>
                <w:webHidden/>
              </w:rPr>
              <w:fldChar w:fldCharType="begin"/>
            </w:r>
            <w:r>
              <w:rPr>
                <w:noProof/>
                <w:webHidden/>
              </w:rPr>
              <w:instrText xml:space="preserve"> PAGEREF _Toc216949299 \h </w:instrText>
            </w:r>
            <w:r>
              <w:rPr>
                <w:noProof/>
                <w:webHidden/>
              </w:rPr>
            </w:r>
            <w:r>
              <w:rPr>
                <w:noProof/>
                <w:webHidden/>
              </w:rPr>
              <w:fldChar w:fldCharType="separate"/>
            </w:r>
            <w:r w:rsidR="004E7DF5">
              <w:rPr>
                <w:noProof/>
                <w:webHidden/>
              </w:rPr>
              <w:t>19</w:t>
            </w:r>
            <w:r>
              <w:rPr>
                <w:noProof/>
                <w:webHidden/>
              </w:rPr>
              <w:fldChar w:fldCharType="end"/>
            </w:r>
          </w:hyperlink>
        </w:p>
        <w:p w:rsidR="002867D0" w:rsidRDefault="002867D0" w14:paraId="53FA2EFA" w14:textId="37AF00C7">
          <w:pPr>
            <w:pStyle w:val="TOC3"/>
            <w:tabs>
              <w:tab w:val="right" w:leader="dot" w:pos="9350"/>
            </w:tabs>
            <w:rPr>
              <w:rFonts w:asciiTheme="minorHAnsi" w:hAnsiTheme="minorHAnsi" w:eastAsiaTheme="minorEastAsia"/>
              <w:noProof/>
              <w:szCs w:val="24"/>
            </w:rPr>
          </w:pPr>
          <w:hyperlink w:history="1" w:anchor="_Toc216949300">
            <w:r w:rsidRPr="00502D09">
              <w:rPr>
                <w:rStyle w:val="Hyperlink"/>
                <w:noProof/>
              </w:rPr>
              <w:t>Step 4: Rasterize vector datasets (batchable)</w:t>
            </w:r>
            <w:r>
              <w:rPr>
                <w:noProof/>
                <w:webHidden/>
              </w:rPr>
              <w:tab/>
            </w:r>
            <w:r>
              <w:rPr>
                <w:noProof/>
                <w:webHidden/>
              </w:rPr>
              <w:fldChar w:fldCharType="begin"/>
            </w:r>
            <w:r>
              <w:rPr>
                <w:noProof/>
                <w:webHidden/>
              </w:rPr>
              <w:instrText xml:space="preserve"> PAGEREF _Toc216949300 \h </w:instrText>
            </w:r>
            <w:r>
              <w:rPr>
                <w:noProof/>
                <w:webHidden/>
              </w:rPr>
            </w:r>
            <w:r>
              <w:rPr>
                <w:noProof/>
                <w:webHidden/>
              </w:rPr>
              <w:fldChar w:fldCharType="separate"/>
            </w:r>
            <w:r w:rsidR="004E7DF5">
              <w:rPr>
                <w:noProof/>
                <w:webHidden/>
              </w:rPr>
              <w:t>19</w:t>
            </w:r>
            <w:r>
              <w:rPr>
                <w:noProof/>
                <w:webHidden/>
              </w:rPr>
              <w:fldChar w:fldCharType="end"/>
            </w:r>
          </w:hyperlink>
        </w:p>
        <w:p w:rsidR="002867D0" w:rsidRDefault="002867D0" w14:paraId="3FE8FEDE" w14:textId="0B622845">
          <w:pPr>
            <w:pStyle w:val="TOC3"/>
            <w:tabs>
              <w:tab w:val="right" w:leader="dot" w:pos="9350"/>
            </w:tabs>
            <w:rPr>
              <w:rFonts w:asciiTheme="minorHAnsi" w:hAnsiTheme="minorHAnsi" w:eastAsiaTheme="minorEastAsia"/>
              <w:noProof/>
              <w:szCs w:val="24"/>
            </w:rPr>
          </w:pPr>
          <w:hyperlink w:history="1" w:anchor="_Toc216949301">
            <w:r w:rsidRPr="00502D09">
              <w:rPr>
                <w:rStyle w:val="Hyperlink"/>
                <w:noProof/>
              </w:rPr>
              <w:t>Step 5: Aligning the resolution and extent of data layers (optional)</w:t>
            </w:r>
            <w:r>
              <w:rPr>
                <w:noProof/>
                <w:webHidden/>
              </w:rPr>
              <w:tab/>
            </w:r>
            <w:r>
              <w:rPr>
                <w:noProof/>
                <w:webHidden/>
              </w:rPr>
              <w:fldChar w:fldCharType="begin"/>
            </w:r>
            <w:r>
              <w:rPr>
                <w:noProof/>
                <w:webHidden/>
              </w:rPr>
              <w:instrText xml:space="preserve"> PAGEREF _Toc216949301 \h </w:instrText>
            </w:r>
            <w:r>
              <w:rPr>
                <w:noProof/>
                <w:webHidden/>
              </w:rPr>
            </w:r>
            <w:r>
              <w:rPr>
                <w:noProof/>
                <w:webHidden/>
              </w:rPr>
              <w:fldChar w:fldCharType="separate"/>
            </w:r>
            <w:r w:rsidR="004E7DF5">
              <w:rPr>
                <w:noProof/>
                <w:webHidden/>
              </w:rPr>
              <w:t>21</w:t>
            </w:r>
            <w:r>
              <w:rPr>
                <w:noProof/>
                <w:webHidden/>
              </w:rPr>
              <w:fldChar w:fldCharType="end"/>
            </w:r>
          </w:hyperlink>
        </w:p>
        <w:p w:rsidR="002867D0" w:rsidRDefault="002867D0" w14:paraId="68866084" w14:textId="6F9DCA31">
          <w:pPr>
            <w:pStyle w:val="TOC3"/>
            <w:tabs>
              <w:tab w:val="right" w:leader="dot" w:pos="9350"/>
            </w:tabs>
            <w:rPr>
              <w:rFonts w:asciiTheme="minorHAnsi" w:hAnsiTheme="minorHAnsi" w:eastAsiaTheme="minorEastAsia"/>
              <w:noProof/>
              <w:szCs w:val="24"/>
            </w:rPr>
          </w:pPr>
          <w:hyperlink w:history="1" w:anchor="_Toc216949302">
            <w:r w:rsidRPr="00502D09">
              <w:rPr>
                <w:rStyle w:val="Hyperlink"/>
                <w:noProof/>
              </w:rPr>
              <w:t>Step 6: Pre-validation (Optional)</w:t>
            </w:r>
            <w:r>
              <w:rPr>
                <w:noProof/>
                <w:webHidden/>
              </w:rPr>
              <w:tab/>
            </w:r>
            <w:r>
              <w:rPr>
                <w:noProof/>
                <w:webHidden/>
              </w:rPr>
              <w:fldChar w:fldCharType="begin"/>
            </w:r>
            <w:r>
              <w:rPr>
                <w:noProof/>
                <w:webHidden/>
              </w:rPr>
              <w:instrText xml:space="preserve"> PAGEREF _Toc216949302 \h </w:instrText>
            </w:r>
            <w:r>
              <w:rPr>
                <w:noProof/>
                <w:webHidden/>
              </w:rPr>
            </w:r>
            <w:r>
              <w:rPr>
                <w:noProof/>
                <w:webHidden/>
              </w:rPr>
              <w:fldChar w:fldCharType="separate"/>
            </w:r>
            <w:r w:rsidR="004E7DF5">
              <w:rPr>
                <w:noProof/>
                <w:webHidden/>
              </w:rPr>
              <w:t>21</w:t>
            </w:r>
            <w:r>
              <w:rPr>
                <w:noProof/>
                <w:webHidden/>
              </w:rPr>
              <w:fldChar w:fldCharType="end"/>
            </w:r>
          </w:hyperlink>
        </w:p>
        <w:p w:rsidR="002867D0" w:rsidRDefault="002867D0" w14:paraId="063187F1" w14:textId="68D38427">
          <w:pPr>
            <w:pStyle w:val="TOC3"/>
            <w:tabs>
              <w:tab w:val="right" w:leader="dot" w:pos="9350"/>
            </w:tabs>
            <w:rPr>
              <w:rFonts w:asciiTheme="minorHAnsi" w:hAnsiTheme="minorHAnsi" w:eastAsiaTheme="minorEastAsia"/>
              <w:noProof/>
              <w:szCs w:val="24"/>
            </w:rPr>
          </w:pPr>
          <w:hyperlink w:history="1" w:anchor="_Toc216949303">
            <w:r w:rsidRPr="00502D09">
              <w:rPr>
                <w:rStyle w:val="Hyperlink"/>
                <w:noProof/>
              </w:rPr>
              <w:t>Step 4: Preparation of Ancillary Data Layers</w:t>
            </w:r>
            <w:r>
              <w:rPr>
                <w:noProof/>
                <w:webHidden/>
              </w:rPr>
              <w:tab/>
            </w:r>
            <w:r>
              <w:rPr>
                <w:noProof/>
                <w:webHidden/>
              </w:rPr>
              <w:fldChar w:fldCharType="begin"/>
            </w:r>
            <w:r>
              <w:rPr>
                <w:noProof/>
                <w:webHidden/>
              </w:rPr>
              <w:instrText xml:space="preserve"> PAGEREF _Toc216949303 \h </w:instrText>
            </w:r>
            <w:r>
              <w:rPr>
                <w:noProof/>
                <w:webHidden/>
              </w:rPr>
            </w:r>
            <w:r>
              <w:rPr>
                <w:noProof/>
                <w:webHidden/>
              </w:rPr>
              <w:fldChar w:fldCharType="separate"/>
            </w:r>
            <w:r w:rsidR="004E7DF5">
              <w:rPr>
                <w:noProof/>
                <w:webHidden/>
              </w:rPr>
              <w:t>22</w:t>
            </w:r>
            <w:r>
              <w:rPr>
                <w:noProof/>
                <w:webHidden/>
              </w:rPr>
              <w:fldChar w:fldCharType="end"/>
            </w:r>
          </w:hyperlink>
        </w:p>
        <w:p w:rsidR="002867D0" w:rsidRDefault="002867D0" w14:paraId="3538CFD0" w14:textId="2196AAF3">
          <w:pPr>
            <w:pStyle w:val="TOC1"/>
            <w:tabs>
              <w:tab w:val="right" w:leader="dot" w:pos="9350"/>
            </w:tabs>
            <w:rPr>
              <w:rFonts w:asciiTheme="minorHAnsi" w:hAnsiTheme="minorHAnsi" w:eastAsiaTheme="minorEastAsia"/>
              <w:b w:val="0"/>
              <w:noProof/>
              <w:szCs w:val="24"/>
            </w:rPr>
          </w:pPr>
          <w:hyperlink w:history="1" w:anchor="_Toc216949304">
            <w:r w:rsidRPr="00502D09">
              <w:rPr>
                <w:rStyle w:val="Hyperlink"/>
                <w:noProof/>
              </w:rPr>
              <w:t>5.0. Analysis – Applying the Primary Forest Finder</w:t>
            </w:r>
            <w:r>
              <w:rPr>
                <w:noProof/>
                <w:webHidden/>
              </w:rPr>
              <w:tab/>
            </w:r>
            <w:r>
              <w:rPr>
                <w:noProof/>
                <w:webHidden/>
              </w:rPr>
              <w:fldChar w:fldCharType="begin"/>
            </w:r>
            <w:r>
              <w:rPr>
                <w:noProof/>
                <w:webHidden/>
              </w:rPr>
              <w:instrText xml:space="preserve"> PAGEREF _Toc216949304 \h </w:instrText>
            </w:r>
            <w:r>
              <w:rPr>
                <w:noProof/>
                <w:webHidden/>
              </w:rPr>
            </w:r>
            <w:r>
              <w:rPr>
                <w:noProof/>
                <w:webHidden/>
              </w:rPr>
              <w:fldChar w:fldCharType="separate"/>
            </w:r>
            <w:r w:rsidR="004E7DF5">
              <w:rPr>
                <w:noProof/>
                <w:webHidden/>
              </w:rPr>
              <w:t>25</w:t>
            </w:r>
            <w:r>
              <w:rPr>
                <w:noProof/>
                <w:webHidden/>
              </w:rPr>
              <w:fldChar w:fldCharType="end"/>
            </w:r>
          </w:hyperlink>
        </w:p>
        <w:p w:rsidR="002867D0" w:rsidRDefault="002867D0" w14:paraId="5F893F4B" w14:textId="065B47BD">
          <w:pPr>
            <w:pStyle w:val="TOC2"/>
            <w:tabs>
              <w:tab w:val="right" w:leader="dot" w:pos="9350"/>
            </w:tabs>
            <w:rPr>
              <w:rFonts w:asciiTheme="minorHAnsi" w:hAnsiTheme="minorHAnsi" w:eastAsiaTheme="minorEastAsia"/>
              <w:noProof/>
              <w:szCs w:val="24"/>
            </w:rPr>
          </w:pPr>
          <w:hyperlink w:history="1" w:anchor="_Toc216949305">
            <w:r w:rsidRPr="00502D09">
              <w:rPr>
                <w:rStyle w:val="Hyperlink"/>
                <w:noProof/>
              </w:rPr>
              <w:t>5.1. Building the Anthropogenic Influence Mask Layer</w:t>
            </w:r>
            <w:r>
              <w:rPr>
                <w:noProof/>
                <w:webHidden/>
              </w:rPr>
              <w:tab/>
            </w:r>
            <w:r>
              <w:rPr>
                <w:noProof/>
                <w:webHidden/>
              </w:rPr>
              <w:fldChar w:fldCharType="begin"/>
            </w:r>
            <w:r>
              <w:rPr>
                <w:noProof/>
                <w:webHidden/>
              </w:rPr>
              <w:instrText xml:space="preserve"> PAGEREF _Toc216949305 \h </w:instrText>
            </w:r>
            <w:r>
              <w:rPr>
                <w:noProof/>
                <w:webHidden/>
              </w:rPr>
            </w:r>
            <w:r>
              <w:rPr>
                <w:noProof/>
                <w:webHidden/>
              </w:rPr>
              <w:fldChar w:fldCharType="separate"/>
            </w:r>
            <w:r w:rsidR="004E7DF5">
              <w:rPr>
                <w:noProof/>
                <w:webHidden/>
              </w:rPr>
              <w:t>26</w:t>
            </w:r>
            <w:r>
              <w:rPr>
                <w:noProof/>
                <w:webHidden/>
              </w:rPr>
              <w:fldChar w:fldCharType="end"/>
            </w:r>
          </w:hyperlink>
        </w:p>
        <w:p w:rsidR="002867D0" w:rsidRDefault="002867D0" w14:paraId="2F4E0D31" w14:textId="50A157BC">
          <w:pPr>
            <w:pStyle w:val="TOC1"/>
            <w:tabs>
              <w:tab w:val="right" w:leader="dot" w:pos="9350"/>
            </w:tabs>
            <w:rPr>
              <w:rFonts w:asciiTheme="minorHAnsi" w:hAnsiTheme="minorHAnsi" w:eastAsiaTheme="minorEastAsia"/>
              <w:b w:val="0"/>
              <w:noProof/>
              <w:szCs w:val="24"/>
            </w:rPr>
          </w:pPr>
          <w:hyperlink w:history="1" w:anchor="_Toc216949306">
            <w:r w:rsidRPr="00502D09">
              <w:rPr>
                <w:rStyle w:val="Hyperlink"/>
                <w:noProof/>
              </w:rPr>
              <w:t>5.1. Building Forest Masks</w:t>
            </w:r>
            <w:r>
              <w:rPr>
                <w:noProof/>
                <w:webHidden/>
              </w:rPr>
              <w:tab/>
            </w:r>
            <w:r>
              <w:rPr>
                <w:noProof/>
                <w:webHidden/>
              </w:rPr>
              <w:fldChar w:fldCharType="begin"/>
            </w:r>
            <w:r>
              <w:rPr>
                <w:noProof/>
                <w:webHidden/>
              </w:rPr>
              <w:instrText xml:space="preserve"> PAGEREF _Toc216949306 \h </w:instrText>
            </w:r>
            <w:r>
              <w:rPr>
                <w:noProof/>
                <w:webHidden/>
              </w:rPr>
            </w:r>
            <w:r>
              <w:rPr>
                <w:noProof/>
                <w:webHidden/>
              </w:rPr>
              <w:fldChar w:fldCharType="separate"/>
            </w:r>
            <w:r w:rsidR="004E7DF5">
              <w:rPr>
                <w:noProof/>
                <w:webHidden/>
              </w:rPr>
              <w:t>33</w:t>
            </w:r>
            <w:r>
              <w:rPr>
                <w:noProof/>
                <w:webHidden/>
              </w:rPr>
              <w:fldChar w:fldCharType="end"/>
            </w:r>
          </w:hyperlink>
        </w:p>
        <w:p w:rsidR="002867D0" w:rsidRDefault="002867D0" w14:paraId="605CEEAF" w14:textId="56FAAAB8">
          <w:pPr>
            <w:pStyle w:val="TOC3"/>
            <w:tabs>
              <w:tab w:val="right" w:leader="dot" w:pos="9350"/>
            </w:tabs>
            <w:rPr>
              <w:rFonts w:asciiTheme="minorHAnsi" w:hAnsiTheme="minorHAnsi" w:eastAsiaTheme="minorEastAsia"/>
              <w:noProof/>
              <w:szCs w:val="24"/>
            </w:rPr>
          </w:pPr>
          <w:hyperlink w:history="1" w:anchor="_Toc216949307">
            <w:r w:rsidRPr="00502D09">
              <w:rPr>
                <w:rStyle w:val="Hyperlink"/>
                <w:noProof/>
              </w:rPr>
              <w:t>5.1.1. Forest Raster in the AOI Buffer</w:t>
            </w:r>
            <w:r>
              <w:rPr>
                <w:noProof/>
                <w:webHidden/>
              </w:rPr>
              <w:tab/>
            </w:r>
            <w:r>
              <w:rPr>
                <w:noProof/>
                <w:webHidden/>
              </w:rPr>
              <w:fldChar w:fldCharType="begin"/>
            </w:r>
            <w:r>
              <w:rPr>
                <w:noProof/>
                <w:webHidden/>
              </w:rPr>
              <w:instrText xml:space="preserve"> PAGEREF _Toc216949307 \h </w:instrText>
            </w:r>
            <w:r>
              <w:rPr>
                <w:noProof/>
                <w:webHidden/>
              </w:rPr>
            </w:r>
            <w:r>
              <w:rPr>
                <w:noProof/>
                <w:webHidden/>
              </w:rPr>
              <w:fldChar w:fldCharType="separate"/>
            </w:r>
            <w:r w:rsidR="004E7DF5">
              <w:rPr>
                <w:noProof/>
                <w:webHidden/>
              </w:rPr>
              <w:t>33</w:t>
            </w:r>
            <w:r>
              <w:rPr>
                <w:noProof/>
                <w:webHidden/>
              </w:rPr>
              <w:fldChar w:fldCharType="end"/>
            </w:r>
          </w:hyperlink>
        </w:p>
        <w:p w:rsidR="002867D0" w:rsidRDefault="002867D0" w14:paraId="683DA044" w14:textId="36D649AA">
          <w:pPr>
            <w:pStyle w:val="TOC3"/>
            <w:tabs>
              <w:tab w:val="right" w:leader="dot" w:pos="9350"/>
            </w:tabs>
            <w:rPr>
              <w:rFonts w:asciiTheme="minorHAnsi" w:hAnsiTheme="minorHAnsi" w:eastAsiaTheme="minorEastAsia"/>
              <w:noProof/>
              <w:szCs w:val="24"/>
            </w:rPr>
          </w:pPr>
          <w:hyperlink w:history="1" w:anchor="_Toc216949308">
            <w:r w:rsidRPr="00502D09">
              <w:rPr>
                <w:rStyle w:val="Hyperlink"/>
                <w:noProof/>
              </w:rPr>
              <w:t>5.1.2. Forest Outside Anthropogenic Influence</w:t>
            </w:r>
            <w:r>
              <w:rPr>
                <w:noProof/>
                <w:webHidden/>
              </w:rPr>
              <w:tab/>
            </w:r>
            <w:r>
              <w:rPr>
                <w:noProof/>
                <w:webHidden/>
              </w:rPr>
              <w:fldChar w:fldCharType="begin"/>
            </w:r>
            <w:r>
              <w:rPr>
                <w:noProof/>
                <w:webHidden/>
              </w:rPr>
              <w:instrText xml:space="preserve"> PAGEREF _Toc216949308 \h </w:instrText>
            </w:r>
            <w:r>
              <w:rPr>
                <w:noProof/>
                <w:webHidden/>
              </w:rPr>
            </w:r>
            <w:r>
              <w:rPr>
                <w:noProof/>
                <w:webHidden/>
              </w:rPr>
              <w:fldChar w:fldCharType="separate"/>
            </w:r>
            <w:r w:rsidR="004E7DF5">
              <w:rPr>
                <w:noProof/>
                <w:webHidden/>
              </w:rPr>
              <w:t>34</w:t>
            </w:r>
            <w:r>
              <w:rPr>
                <w:noProof/>
                <w:webHidden/>
              </w:rPr>
              <w:fldChar w:fldCharType="end"/>
            </w:r>
          </w:hyperlink>
        </w:p>
        <w:p w:rsidR="002867D0" w:rsidRDefault="002867D0" w14:paraId="1F3A31BD" w14:textId="151DF81A">
          <w:pPr>
            <w:pStyle w:val="TOC3"/>
            <w:tabs>
              <w:tab w:val="right" w:leader="dot" w:pos="9350"/>
            </w:tabs>
            <w:rPr>
              <w:rFonts w:asciiTheme="minorHAnsi" w:hAnsiTheme="minorHAnsi" w:eastAsiaTheme="minorEastAsia"/>
              <w:noProof/>
              <w:szCs w:val="24"/>
            </w:rPr>
          </w:pPr>
          <w:hyperlink w:history="1" w:anchor="_Toc216949309">
            <w:r w:rsidRPr="00502D09">
              <w:rPr>
                <w:rStyle w:val="Hyperlink"/>
                <w:noProof/>
              </w:rPr>
              <w:t>5.1.3. Forests inside Anthropogenic Influence</w:t>
            </w:r>
            <w:r>
              <w:rPr>
                <w:noProof/>
                <w:webHidden/>
              </w:rPr>
              <w:tab/>
            </w:r>
            <w:r>
              <w:rPr>
                <w:noProof/>
                <w:webHidden/>
              </w:rPr>
              <w:fldChar w:fldCharType="begin"/>
            </w:r>
            <w:r>
              <w:rPr>
                <w:noProof/>
                <w:webHidden/>
              </w:rPr>
              <w:instrText xml:space="preserve"> PAGEREF _Toc216949309 \h </w:instrText>
            </w:r>
            <w:r>
              <w:rPr>
                <w:noProof/>
                <w:webHidden/>
              </w:rPr>
            </w:r>
            <w:r>
              <w:rPr>
                <w:noProof/>
                <w:webHidden/>
              </w:rPr>
              <w:fldChar w:fldCharType="separate"/>
            </w:r>
            <w:r w:rsidR="004E7DF5">
              <w:rPr>
                <w:noProof/>
                <w:webHidden/>
              </w:rPr>
              <w:t>36</w:t>
            </w:r>
            <w:r>
              <w:rPr>
                <w:noProof/>
                <w:webHidden/>
              </w:rPr>
              <w:fldChar w:fldCharType="end"/>
            </w:r>
          </w:hyperlink>
        </w:p>
        <w:p w:rsidR="002867D0" w:rsidRDefault="002867D0" w14:paraId="1692DBC1" w14:textId="7EC78B6A">
          <w:pPr>
            <w:pStyle w:val="TOC2"/>
            <w:tabs>
              <w:tab w:val="right" w:leader="dot" w:pos="9350"/>
            </w:tabs>
            <w:rPr>
              <w:rFonts w:asciiTheme="minorHAnsi" w:hAnsiTheme="minorHAnsi" w:eastAsiaTheme="minorEastAsia"/>
              <w:noProof/>
              <w:szCs w:val="24"/>
            </w:rPr>
          </w:pPr>
          <w:hyperlink w:history="1" w:anchor="_Toc216949310">
            <w:r w:rsidRPr="00502D09">
              <w:rPr>
                <w:rStyle w:val="Hyperlink"/>
                <w:noProof/>
              </w:rPr>
              <w:t>5.2 Intergrating Ancillary Layers</w:t>
            </w:r>
            <w:r>
              <w:rPr>
                <w:noProof/>
                <w:webHidden/>
              </w:rPr>
              <w:tab/>
            </w:r>
            <w:r>
              <w:rPr>
                <w:noProof/>
                <w:webHidden/>
              </w:rPr>
              <w:fldChar w:fldCharType="begin"/>
            </w:r>
            <w:r>
              <w:rPr>
                <w:noProof/>
                <w:webHidden/>
              </w:rPr>
              <w:instrText xml:space="preserve"> PAGEREF _Toc216949310 \h </w:instrText>
            </w:r>
            <w:r>
              <w:rPr>
                <w:noProof/>
                <w:webHidden/>
              </w:rPr>
            </w:r>
            <w:r>
              <w:rPr>
                <w:noProof/>
                <w:webHidden/>
              </w:rPr>
              <w:fldChar w:fldCharType="separate"/>
            </w:r>
            <w:r w:rsidR="004E7DF5">
              <w:rPr>
                <w:noProof/>
                <w:webHidden/>
              </w:rPr>
              <w:t>38</w:t>
            </w:r>
            <w:r>
              <w:rPr>
                <w:noProof/>
                <w:webHidden/>
              </w:rPr>
              <w:fldChar w:fldCharType="end"/>
            </w:r>
          </w:hyperlink>
        </w:p>
        <w:p w:rsidR="002867D0" w:rsidRDefault="002867D0" w14:paraId="1B054884" w14:textId="48BE2C34">
          <w:pPr>
            <w:pStyle w:val="TOC3"/>
            <w:tabs>
              <w:tab w:val="right" w:leader="dot" w:pos="9350"/>
            </w:tabs>
            <w:rPr>
              <w:rFonts w:asciiTheme="minorHAnsi" w:hAnsiTheme="minorHAnsi" w:eastAsiaTheme="minorEastAsia"/>
              <w:noProof/>
              <w:szCs w:val="24"/>
            </w:rPr>
          </w:pPr>
          <w:hyperlink w:history="1" w:anchor="_Toc216949311">
            <w:r w:rsidRPr="00502D09">
              <w:rPr>
                <w:rStyle w:val="Hyperlink"/>
                <w:noProof/>
              </w:rPr>
              <w:t>5.2.1. Forest in Anthropogenic zone and steep slopes</w:t>
            </w:r>
            <w:r>
              <w:rPr>
                <w:noProof/>
                <w:webHidden/>
              </w:rPr>
              <w:tab/>
            </w:r>
            <w:r>
              <w:rPr>
                <w:noProof/>
                <w:webHidden/>
              </w:rPr>
              <w:fldChar w:fldCharType="begin"/>
            </w:r>
            <w:r>
              <w:rPr>
                <w:noProof/>
                <w:webHidden/>
              </w:rPr>
              <w:instrText xml:space="preserve"> PAGEREF _Toc216949311 \h </w:instrText>
            </w:r>
            <w:r>
              <w:rPr>
                <w:noProof/>
                <w:webHidden/>
              </w:rPr>
            </w:r>
            <w:r>
              <w:rPr>
                <w:noProof/>
                <w:webHidden/>
              </w:rPr>
              <w:fldChar w:fldCharType="separate"/>
            </w:r>
            <w:r w:rsidR="004E7DF5">
              <w:rPr>
                <w:noProof/>
                <w:webHidden/>
              </w:rPr>
              <w:t>38</w:t>
            </w:r>
            <w:r>
              <w:rPr>
                <w:noProof/>
                <w:webHidden/>
              </w:rPr>
              <w:fldChar w:fldCharType="end"/>
            </w:r>
          </w:hyperlink>
        </w:p>
        <w:p w:rsidR="002867D0" w:rsidRDefault="002867D0" w14:paraId="34BBBBC8" w14:textId="17BCAA42">
          <w:pPr>
            <w:pStyle w:val="TOC3"/>
            <w:tabs>
              <w:tab w:val="right" w:leader="dot" w:pos="9350"/>
            </w:tabs>
            <w:rPr>
              <w:rFonts w:asciiTheme="minorHAnsi" w:hAnsiTheme="minorHAnsi" w:eastAsiaTheme="minorEastAsia"/>
              <w:noProof/>
              <w:szCs w:val="24"/>
            </w:rPr>
          </w:pPr>
          <w:hyperlink w:history="1" w:anchor="_Toc216949312">
            <w:r w:rsidRPr="00502D09">
              <w:rPr>
                <w:rStyle w:val="Hyperlink"/>
                <w:noProof/>
              </w:rPr>
              <w:t>5.2.2. Incorporating Protected Areas</w:t>
            </w:r>
            <w:r>
              <w:rPr>
                <w:noProof/>
                <w:webHidden/>
              </w:rPr>
              <w:tab/>
            </w:r>
            <w:r>
              <w:rPr>
                <w:noProof/>
                <w:webHidden/>
              </w:rPr>
              <w:fldChar w:fldCharType="begin"/>
            </w:r>
            <w:r>
              <w:rPr>
                <w:noProof/>
                <w:webHidden/>
              </w:rPr>
              <w:instrText xml:space="preserve"> PAGEREF _Toc216949312 \h </w:instrText>
            </w:r>
            <w:r>
              <w:rPr>
                <w:noProof/>
                <w:webHidden/>
              </w:rPr>
            </w:r>
            <w:r>
              <w:rPr>
                <w:noProof/>
                <w:webHidden/>
              </w:rPr>
              <w:fldChar w:fldCharType="separate"/>
            </w:r>
            <w:r w:rsidR="004E7DF5">
              <w:rPr>
                <w:noProof/>
                <w:webHidden/>
              </w:rPr>
              <w:t>40</w:t>
            </w:r>
            <w:r>
              <w:rPr>
                <w:noProof/>
                <w:webHidden/>
              </w:rPr>
              <w:fldChar w:fldCharType="end"/>
            </w:r>
          </w:hyperlink>
        </w:p>
        <w:p w:rsidR="002867D0" w:rsidRDefault="002867D0" w14:paraId="211FBA9B" w14:textId="54EF79BE">
          <w:pPr>
            <w:pStyle w:val="TOC2"/>
            <w:tabs>
              <w:tab w:val="right" w:leader="dot" w:pos="9350"/>
            </w:tabs>
            <w:rPr>
              <w:rFonts w:asciiTheme="minorHAnsi" w:hAnsiTheme="minorHAnsi" w:eastAsiaTheme="minorEastAsia"/>
              <w:noProof/>
              <w:szCs w:val="24"/>
            </w:rPr>
          </w:pPr>
          <w:hyperlink w:history="1" w:anchor="_Toc216949313">
            <w:r w:rsidRPr="00502D09">
              <w:rPr>
                <w:rStyle w:val="Hyperlink"/>
                <w:bCs/>
                <w:noProof/>
              </w:rPr>
              <w:t xml:space="preserve">5.3. </w:t>
            </w:r>
            <w:r w:rsidRPr="00502D09">
              <w:rPr>
                <w:rStyle w:val="Hyperlink"/>
                <w:noProof/>
              </w:rPr>
              <w:t>Building the Primary Forest Layer</w:t>
            </w:r>
            <w:r>
              <w:rPr>
                <w:noProof/>
                <w:webHidden/>
              </w:rPr>
              <w:tab/>
            </w:r>
            <w:r>
              <w:rPr>
                <w:noProof/>
                <w:webHidden/>
              </w:rPr>
              <w:fldChar w:fldCharType="begin"/>
            </w:r>
            <w:r>
              <w:rPr>
                <w:noProof/>
                <w:webHidden/>
              </w:rPr>
              <w:instrText xml:space="preserve"> PAGEREF _Toc216949313 \h </w:instrText>
            </w:r>
            <w:r>
              <w:rPr>
                <w:noProof/>
                <w:webHidden/>
              </w:rPr>
            </w:r>
            <w:r>
              <w:rPr>
                <w:noProof/>
                <w:webHidden/>
              </w:rPr>
              <w:fldChar w:fldCharType="separate"/>
            </w:r>
            <w:r w:rsidR="004E7DF5">
              <w:rPr>
                <w:noProof/>
                <w:webHidden/>
              </w:rPr>
              <w:t>41</w:t>
            </w:r>
            <w:r>
              <w:rPr>
                <w:noProof/>
                <w:webHidden/>
              </w:rPr>
              <w:fldChar w:fldCharType="end"/>
            </w:r>
          </w:hyperlink>
        </w:p>
        <w:p w:rsidR="002867D0" w:rsidRDefault="002867D0" w14:paraId="594682B5" w14:textId="1F702A04">
          <w:pPr>
            <w:pStyle w:val="TOC2"/>
            <w:tabs>
              <w:tab w:val="right" w:leader="dot" w:pos="9350"/>
            </w:tabs>
            <w:rPr>
              <w:rFonts w:asciiTheme="minorHAnsi" w:hAnsiTheme="minorHAnsi" w:eastAsiaTheme="minorEastAsia"/>
              <w:noProof/>
              <w:szCs w:val="24"/>
            </w:rPr>
          </w:pPr>
          <w:hyperlink w:history="1" w:anchor="_Toc216949314">
            <w:r w:rsidRPr="00502D09">
              <w:rPr>
                <w:rStyle w:val="Hyperlink"/>
                <w:noProof/>
              </w:rPr>
              <w:t>5.4. Assessing Spatial Continuity</w:t>
            </w:r>
            <w:r>
              <w:rPr>
                <w:noProof/>
                <w:webHidden/>
              </w:rPr>
              <w:tab/>
            </w:r>
            <w:r>
              <w:rPr>
                <w:noProof/>
                <w:webHidden/>
              </w:rPr>
              <w:fldChar w:fldCharType="begin"/>
            </w:r>
            <w:r>
              <w:rPr>
                <w:noProof/>
                <w:webHidden/>
              </w:rPr>
              <w:instrText xml:space="preserve"> PAGEREF _Toc216949314 \h </w:instrText>
            </w:r>
            <w:r>
              <w:rPr>
                <w:noProof/>
                <w:webHidden/>
              </w:rPr>
            </w:r>
            <w:r>
              <w:rPr>
                <w:noProof/>
                <w:webHidden/>
              </w:rPr>
              <w:fldChar w:fldCharType="separate"/>
            </w:r>
            <w:r w:rsidR="004E7DF5">
              <w:rPr>
                <w:noProof/>
                <w:webHidden/>
              </w:rPr>
              <w:t>43</w:t>
            </w:r>
            <w:r>
              <w:rPr>
                <w:noProof/>
                <w:webHidden/>
              </w:rPr>
              <w:fldChar w:fldCharType="end"/>
            </w:r>
          </w:hyperlink>
        </w:p>
        <w:p w:rsidR="002867D0" w:rsidRDefault="002867D0" w14:paraId="01112EA7" w14:textId="359833D1">
          <w:pPr>
            <w:pStyle w:val="TOC1"/>
            <w:tabs>
              <w:tab w:val="right" w:leader="dot" w:pos="9350"/>
            </w:tabs>
            <w:rPr>
              <w:rFonts w:asciiTheme="minorHAnsi" w:hAnsiTheme="minorHAnsi" w:eastAsiaTheme="minorEastAsia"/>
              <w:b w:val="0"/>
              <w:noProof/>
              <w:szCs w:val="24"/>
            </w:rPr>
          </w:pPr>
          <w:hyperlink w:history="1" w:anchor="_Toc216949315">
            <w:r w:rsidRPr="00502D09">
              <w:rPr>
                <w:rStyle w:val="Hyperlink"/>
                <w:noProof/>
              </w:rPr>
              <w:t>Annex A</w:t>
            </w:r>
            <w:r>
              <w:rPr>
                <w:noProof/>
                <w:webHidden/>
              </w:rPr>
              <w:tab/>
            </w:r>
            <w:r>
              <w:rPr>
                <w:noProof/>
                <w:webHidden/>
              </w:rPr>
              <w:fldChar w:fldCharType="begin"/>
            </w:r>
            <w:r>
              <w:rPr>
                <w:noProof/>
                <w:webHidden/>
              </w:rPr>
              <w:instrText xml:space="preserve"> PAGEREF _Toc216949315 \h </w:instrText>
            </w:r>
            <w:r>
              <w:rPr>
                <w:noProof/>
                <w:webHidden/>
              </w:rPr>
            </w:r>
            <w:r>
              <w:rPr>
                <w:noProof/>
                <w:webHidden/>
              </w:rPr>
              <w:fldChar w:fldCharType="separate"/>
            </w:r>
            <w:r w:rsidR="004E7DF5">
              <w:rPr>
                <w:noProof/>
                <w:webHidden/>
              </w:rPr>
              <w:t>44</w:t>
            </w:r>
            <w:r>
              <w:rPr>
                <w:noProof/>
                <w:webHidden/>
              </w:rPr>
              <w:fldChar w:fldCharType="end"/>
            </w:r>
          </w:hyperlink>
        </w:p>
        <w:p w:rsidR="002867D0" w:rsidRDefault="002867D0" w14:paraId="0B37686E" w14:textId="40033DDA">
          <w:pPr>
            <w:pStyle w:val="TOC2"/>
            <w:tabs>
              <w:tab w:val="right" w:leader="dot" w:pos="9350"/>
            </w:tabs>
            <w:rPr>
              <w:rFonts w:asciiTheme="minorHAnsi" w:hAnsiTheme="minorHAnsi" w:eastAsiaTheme="minorEastAsia"/>
              <w:noProof/>
              <w:szCs w:val="24"/>
            </w:rPr>
          </w:pPr>
          <w:hyperlink w:history="1" w:anchor="_Toc216949316">
            <w:r w:rsidRPr="00502D09">
              <w:rPr>
                <w:rStyle w:val="Hyperlink"/>
                <w:noProof/>
              </w:rPr>
              <w:t>A.1. Best practices for Working with Raster Data</w:t>
            </w:r>
            <w:r>
              <w:rPr>
                <w:noProof/>
                <w:webHidden/>
              </w:rPr>
              <w:tab/>
            </w:r>
            <w:r>
              <w:rPr>
                <w:noProof/>
                <w:webHidden/>
              </w:rPr>
              <w:fldChar w:fldCharType="begin"/>
            </w:r>
            <w:r>
              <w:rPr>
                <w:noProof/>
                <w:webHidden/>
              </w:rPr>
              <w:instrText xml:space="preserve"> PAGEREF _Toc216949316 \h </w:instrText>
            </w:r>
            <w:r>
              <w:rPr>
                <w:noProof/>
                <w:webHidden/>
              </w:rPr>
            </w:r>
            <w:r>
              <w:rPr>
                <w:noProof/>
                <w:webHidden/>
              </w:rPr>
              <w:fldChar w:fldCharType="separate"/>
            </w:r>
            <w:r w:rsidR="004E7DF5">
              <w:rPr>
                <w:noProof/>
                <w:webHidden/>
              </w:rPr>
              <w:t>44</w:t>
            </w:r>
            <w:r>
              <w:rPr>
                <w:noProof/>
                <w:webHidden/>
              </w:rPr>
              <w:fldChar w:fldCharType="end"/>
            </w:r>
          </w:hyperlink>
        </w:p>
        <w:p w:rsidR="002867D0" w:rsidRDefault="002867D0" w14:paraId="67ADFA6F" w14:textId="767D75F0">
          <w:pPr>
            <w:pStyle w:val="TOC2"/>
            <w:tabs>
              <w:tab w:val="right" w:leader="dot" w:pos="9350"/>
            </w:tabs>
            <w:rPr>
              <w:rFonts w:asciiTheme="minorHAnsi" w:hAnsiTheme="minorHAnsi" w:eastAsiaTheme="minorEastAsia"/>
              <w:noProof/>
              <w:szCs w:val="24"/>
            </w:rPr>
          </w:pPr>
          <w:hyperlink w:history="1" w:anchor="_Toc216949317">
            <w:r w:rsidRPr="00502D09">
              <w:rPr>
                <w:rStyle w:val="Hyperlink"/>
                <w:noProof/>
              </w:rPr>
              <w:t>A.2. Default Global Datasets</w:t>
            </w:r>
            <w:r>
              <w:rPr>
                <w:noProof/>
                <w:webHidden/>
              </w:rPr>
              <w:tab/>
            </w:r>
            <w:r>
              <w:rPr>
                <w:noProof/>
                <w:webHidden/>
              </w:rPr>
              <w:fldChar w:fldCharType="begin"/>
            </w:r>
            <w:r>
              <w:rPr>
                <w:noProof/>
                <w:webHidden/>
              </w:rPr>
              <w:instrText xml:space="preserve"> PAGEREF _Toc216949317 \h </w:instrText>
            </w:r>
            <w:r>
              <w:rPr>
                <w:noProof/>
                <w:webHidden/>
              </w:rPr>
            </w:r>
            <w:r>
              <w:rPr>
                <w:noProof/>
                <w:webHidden/>
              </w:rPr>
              <w:fldChar w:fldCharType="separate"/>
            </w:r>
            <w:r w:rsidR="004E7DF5">
              <w:rPr>
                <w:noProof/>
                <w:webHidden/>
              </w:rPr>
              <w:t>50</w:t>
            </w:r>
            <w:r>
              <w:rPr>
                <w:noProof/>
                <w:webHidden/>
              </w:rPr>
              <w:fldChar w:fldCharType="end"/>
            </w:r>
          </w:hyperlink>
        </w:p>
        <w:p w:rsidRPr="00196AB3" w:rsidR="009E74D1" w:rsidRDefault="009E74D1" w14:paraId="038A4A48" w14:textId="186D5BB1">
          <w:pPr>
            <w:rPr>
              <w:rFonts w:cs="Times New Roman"/>
            </w:rPr>
          </w:pPr>
          <w:r w:rsidRPr="00196AB3">
            <w:rPr>
              <w:rFonts w:cs="Times New Roman"/>
              <w:b/>
              <w:bCs/>
            </w:rPr>
            <w:fldChar w:fldCharType="end"/>
          </w:r>
        </w:p>
      </w:sdtContent>
    </w:sdt>
    <w:p w:rsidRPr="00196AB3" w:rsidR="00387D80" w:rsidRDefault="00387D80" w14:paraId="225B86E7" w14:textId="77777777">
      <w:pPr>
        <w:rPr>
          <w:rFonts w:cs="Times New Roman"/>
        </w:rPr>
      </w:pPr>
    </w:p>
    <w:p w:rsidRPr="00196AB3" w:rsidR="009E74D1" w:rsidRDefault="009E74D1" w14:paraId="1DBD3F06" w14:textId="77777777">
      <w:pPr>
        <w:rPr>
          <w:rFonts w:cs="Times New Roman"/>
        </w:rPr>
      </w:pPr>
    </w:p>
    <w:p w:rsidRPr="00196AB3" w:rsidR="009E74D1" w:rsidRDefault="009E74D1" w14:paraId="09B19EFF" w14:textId="77777777">
      <w:pPr>
        <w:rPr>
          <w:rFonts w:cs="Times New Roman"/>
        </w:rPr>
      </w:pPr>
    </w:p>
    <w:p w:rsidRPr="00196AB3" w:rsidR="009E74D1" w:rsidRDefault="009E74D1" w14:paraId="298FDDCC" w14:textId="77777777">
      <w:pPr>
        <w:rPr>
          <w:rFonts w:cs="Times New Roman"/>
        </w:rPr>
      </w:pPr>
    </w:p>
    <w:p w:rsidRPr="00196AB3" w:rsidR="009E74D1" w:rsidRDefault="009E74D1" w14:paraId="21B55C7A" w14:textId="77777777">
      <w:pPr>
        <w:rPr>
          <w:rFonts w:cs="Times New Roman"/>
        </w:rPr>
      </w:pPr>
    </w:p>
    <w:p w:rsidRPr="00196AB3" w:rsidR="009E74D1" w:rsidRDefault="009E74D1" w14:paraId="1080FD74" w14:textId="77777777">
      <w:pPr>
        <w:rPr>
          <w:rFonts w:cs="Times New Roman"/>
        </w:rPr>
      </w:pPr>
    </w:p>
    <w:p w:rsidRPr="00196AB3" w:rsidR="009E74D1" w:rsidRDefault="009E74D1" w14:paraId="62A99DC1" w14:textId="77777777">
      <w:pPr>
        <w:rPr>
          <w:rFonts w:cs="Times New Roman"/>
        </w:rPr>
      </w:pPr>
    </w:p>
    <w:p w:rsidR="009E74D1" w:rsidRDefault="009E74D1" w14:paraId="0199E255" w14:textId="77777777">
      <w:pPr>
        <w:rPr>
          <w:rFonts w:cs="Times New Roman"/>
        </w:rPr>
      </w:pPr>
    </w:p>
    <w:p w:rsidR="003A2D1F" w:rsidRDefault="003A2D1F" w14:paraId="7D895F44" w14:textId="77777777">
      <w:pPr>
        <w:rPr>
          <w:rFonts w:cs="Times New Roman"/>
        </w:rPr>
      </w:pPr>
    </w:p>
    <w:p w:rsidR="003A2D1F" w:rsidRDefault="003A2D1F" w14:paraId="3F254F57" w14:textId="77777777">
      <w:pPr>
        <w:rPr>
          <w:rFonts w:cs="Times New Roman"/>
        </w:rPr>
      </w:pPr>
    </w:p>
    <w:p w:rsidR="003A2D1F" w:rsidRDefault="003A2D1F" w14:paraId="58F2A652" w14:textId="77777777">
      <w:pPr>
        <w:rPr>
          <w:rFonts w:cs="Times New Roman"/>
        </w:rPr>
      </w:pPr>
    </w:p>
    <w:p w:rsidR="003A2D1F" w:rsidRDefault="003A2D1F" w14:paraId="06F7B7B8" w14:textId="77777777">
      <w:pPr>
        <w:rPr>
          <w:rFonts w:cs="Times New Roman"/>
        </w:rPr>
      </w:pPr>
    </w:p>
    <w:p w:rsidR="003A2D1F" w:rsidRDefault="003A2D1F" w14:paraId="5805A975" w14:textId="77777777">
      <w:pPr>
        <w:rPr>
          <w:rFonts w:cs="Times New Roman"/>
        </w:rPr>
      </w:pPr>
    </w:p>
    <w:p w:rsidR="003A2D1F" w:rsidRDefault="003A2D1F" w14:paraId="5BEE69B9" w14:textId="77777777">
      <w:pPr>
        <w:rPr>
          <w:rFonts w:cs="Times New Roman"/>
        </w:rPr>
      </w:pPr>
    </w:p>
    <w:p w:rsidR="003A2D1F" w:rsidRDefault="003A2D1F" w14:paraId="073C7712" w14:textId="77777777">
      <w:pPr>
        <w:rPr>
          <w:rFonts w:cs="Times New Roman"/>
        </w:rPr>
      </w:pPr>
    </w:p>
    <w:p w:rsidR="003A2D1F" w:rsidRDefault="003A2D1F" w14:paraId="533DB236" w14:textId="77777777">
      <w:pPr>
        <w:rPr>
          <w:rFonts w:cs="Times New Roman"/>
        </w:rPr>
      </w:pPr>
    </w:p>
    <w:p w:rsidR="003A2D1F" w:rsidRDefault="003A2D1F" w14:paraId="457710DD" w14:textId="77777777">
      <w:pPr>
        <w:rPr>
          <w:rFonts w:cs="Times New Roman"/>
        </w:rPr>
      </w:pPr>
    </w:p>
    <w:p w:rsidRPr="00196AB3" w:rsidR="003A2D1F" w:rsidRDefault="003A2D1F" w14:paraId="2DAF9E79" w14:textId="77777777">
      <w:pPr>
        <w:rPr>
          <w:rFonts w:cs="Times New Roman"/>
        </w:rPr>
      </w:pPr>
    </w:p>
    <w:p w:rsidRPr="00196AB3" w:rsidR="009E74D1" w:rsidRDefault="009E74D1" w14:paraId="621FF7F0" w14:textId="77777777">
      <w:pPr>
        <w:rPr>
          <w:rFonts w:cs="Times New Roman"/>
        </w:rPr>
      </w:pPr>
    </w:p>
    <w:p w:rsidRPr="00196AB3" w:rsidR="009E74D1" w:rsidRDefault="009E74D1" w14:paraId="407CB1CA" w14:textId="77777777">
      <w:pPr>
        <w:rPr>
          <w:rFonts w:cs="Times New Roman"/>
        </w:rPr>
      </w:pPr>
    </w:p>
    <w:p w:rsidRPr="00196AB3" w:rsidR="009E74D1" w:rsidRDefault="009E74D1" w14:paraId="1F24616F" w14:textId="77777777">
      <w:pPr>
        <w:rPr>
          <w:rFonts w:cs="Times New Roman"/>
        </w:rPr>
      </w:pPr>
    </w:p>
    <w:p w:rsidRPr="00196AB3" w:rsidR="00B33299" w:rsidP="00151EF7" w:rsidRDefault="00E5293F" w14:paraId="59D8BFC2" w14:textId="3881BD01">
      <w:pPr>
        <w:pStyle w:val="Heading1"/>
        <w:numPr>
          <w:ilvl w:val="0"/>
          <w:numId w:val="8"/>
        </w:numPr>
      </w:pPr>
      <w:bookmarkStart w:name="_Toc216949280" w:id="1"/>
      <w:r w:rsidRPr="00196AB3">
        <w:t>Document Information</w:t>
      </w:r>
      <w:r w:rsidR="004B4C32">
        <w:t xml:space="preserve"> and S</w:t>
      </w:r>
      <w:r w:rsidR="00B95BCD">
        <w:t>tructure</w:t>
      </w:r>
      <w:bookmarkEnd w:id="1"/>
    </w:p>
    <w:p w:rsidRPr="00196AB3" w:rsidR="004A1703" w:rsidP="004A1703" w:rsidRDefault="004A1703" w14:paraId="19F0ABC8" w14:textId="77777777">
      <w:pPr>
        <w:rPr>
          <w:rFonts w:cs="Times New Roman"/>
        </w:rPr>
      </w:pPr>
    </w:p>
    <w:p w:rsidRPr="004313BD" w:rsidR="004A1703" w:rsidP="000C4A28" w:rsidRDefault="004A1703" w14:paraId="7104C0E0" w14:textId="4E20776A">
      <w:pPr>
        <w:pStyle w:val="Heading2"/>
      </w:pPr>
      <w:bookmarkStart w:name="_Toc216949281" w:id="2"/>
      <w:r w:rsidRPr="004313BD">
        <w:t>1.1</w:t>
      </w:r>
      <w:r w:rsidR="00FC1B37">
        <w:t>.</w:t>
      </w:r>
      <w:r w:rsidRPr="004313BD">
        <w:t xml:space="preserve"> About this </w:t>
      </w:r>
      <w:r w:rsidRPr="004313BD" w:rsidR="00314BD4">
        <w:t>guide</w:t>
      </w:r>
      <w:bookmarkEnd w:id="2"/>
    </w:p>
    <w:tbl>
      <w:tblPr>
        <w:tblpPr w:leftFromText="180" w:rightFromText="180" w:vertAnchor="text" w:horzAnchor="margin" w:tblpY="368"/>
        <w:tblW w:w="96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442"/>
        <w:gridCol w:w="6237"/>
      </w:tblGrid>
      <w:tr w:rsidR="000061EB" w:rsidTr="005F7552" w14:paraId="1B55530B" w14:textId="77777777">
        <w:trPr>
          <w:trHeight w:val="710"/>
        </w:trPr>
        <w:tc>
          <w:tcPr>
            <w:tcW w:w="3442" w:type="dxa"/>
          </w:tcPr>
          <w:p w:rsidRPr="005F7552" w:rsidR="00EF398C" w:rsidP="000061EB" w:rsidRDefault="00EF398C" w14:paraId="79C1BD31" w14:textId="15B9761D">
            <w:pPr>
              <w:rPr>
                <w:rFonts w:cs="Times New Roman"/>
                <w:b/>
                <w:bCs/>
              </w:rPr>
            </w:pPr>
            <w:r w:rsidRPr="00EF398C">
              <w:rPr>
                <w:rFonts w:cs="Times New Roman"/>
                <w:b/>
                <w:bCs/>
              </w:rPr>
              <w:t>Version:</w:t>
            </w:r>
          </w:p>
        </w:tc>
        <w:tc>
          <w:tcPr>
            <w:tcW w:w="6237" w:type="dxa"/>
          </w:tcPr>
          <w:p w:rsidR="00EF398C" w:rsidP="000061EB" w:rsidRDefault="002E055A" w14:paraId="18840234" w14:textId="3269199A">
            <w:pPr>
              <w:rPr>
                <w:rFonts w:cs="Times New Roman"/>
              </w:rPr>
            </w:pPr>
            <w:r>
              <w:rPr>
                <w:rFonts w:cs="Times New Roman"/>
              </w:rPr>
              <w:t>1.0</w:t>
            </w:r>
          </w:p>
        </w:tc>
      </w:tr>
      <w:tr w:rsidR="000061EB" w:rsidTr="005F7552" w14:paraId="7D00A4CD" w14:textId="77777777">
        <w:trPr>
          <w:trHeight w:val="13"/>
        </w:trPr>
        <w:tc>
          <w:tcPr>
            <w:tcW w:w="3442" w:type="dxa"/>
          </w:tcPr>
          <w:p w:rsidRPr="005F7552" w:rsidR="00EF398C" w:rsidP="000061EB" w:rsidRDefault="00EF398C" w14:paraId="746875C0" w14:textId="3C0F7A0C">
            <w:pPr>
              <w:rPr>
                <w:rFonts w:cs="Times New Roman"/>
                <w:b/>
                <w:bCs/>
              </w:rPr>
            </w:pPr>
            <w:r w:rsidRPr="00EF398C">
              <w:rPr>
                <w:rFonts w:cs="Times New Roman"/>
                <w:b/>
                <w:bCs/>
              </w:rPr>
              <w:t>Release Date:</w:t>
            </w:r>
          </w:p>
        </w:tc>
        <w:tc>
          <w:tcPr>
            <w:tcW w:w="6237" w:type="dxa"/>
          </w:tcPr>
          <w:p w:rsidR="00EF398C" w:rsidP="000061EB" w:rsidRDefault="00070834" w14:paraId="667A4D9E" w14:textId="482D8292">
            <w:pPr>
              <w:rPr>
                <w:rFonts w:cs="Times New Roman"/>
              </w:rPr>
            </w:pPr>
            <w:r>
              <w:rPr>
                <w:rFonts w:cs="Times New Roman"/>
              </w:rPr>
              <w:t>TBD</w:t>
            </w:r>
          </w:p>
        </w:tc>
      </w:tr>
      <w:tr w:rsidR="000061EB" w:rsidTr="005F7552" w14:paraId="3E9CEB80" w14:textId="77777777">
        <w:trPr>
          <w:trHeight w:val="405"/>
        </w:trPr>
        <w:tc>
          <w:tcPr>
            <w:tcW w:w="3442" w:type="dxa"/>
          </w:tcPr>
          <w:p w:rsidRPr="005F7552" w:rsidR="00EF398C" w:rsidP="000061EB" w:rsidRDefault="00EF398C" w14:paraId="6EA3208F" w14:textId="72D8BDD1">
            <w:pPr>
              <w:rPr>
                <w:rFonts w:cs="Times New Roman"/>
                <w:b/>
                <w:bCs/>
              </w:rPr>
            </w:pPr>
            <w:r w:rsidRPr="00EF398C">
              <w:rPr>
                <w:rFonts w:cs="Times New Roman"/>
                <w:b/>
                <w:bCs/>
              </w:rPr>
              <w:t xml:space="preserve">Compatible QGIS </w:t>
            </w:r>
            <w:commentRangeStart w:id="3"/>
            <w:r w:rsidRPr="00EF398C">
              <w:rPr>
                <w:rFonts w:cs="Times New Roman"/>
                <w:b/>
                <w:bCs/>
              </w:rPr>
              <w:t>Versions</w:t>
            </w:r>
            <w:commentRangeEnd w:id="3"/>
            <w:r>
              <w:rPr>
                <w:rStyle w:val="CommentReference"/>
              </w:rPr>
              <w:commentReference w:id="3"/>
            </w:r>
            <w:r w:rsidRPr="00EF398C">
              <w:rPr>
                <w:rFonts w:cs="Times New Roman"/>
                <w:b/>
                <w:bCs/>
              </w:rPr>
              <w:t>:</w:t>
            </w:r>
          </w:p>
        </w:tc>
        <w:tc>
          <w:tcPr>
            <w:tcW w:w="6237" w:type="dxa"/>
          </w:tcPr>
          <w:p w:rsidR="00EF398C" w:rsidP="000061EB" w:rsidRDefault="00070834" w14:paraId="0325077D" w14:textId="02180F1A">
            <w:pPr>
              <w:rPr>
                <w:rFonts w:cs="Times New Roman"/>
              </w:rPr>
            </w:pPr>
            <w:r>
              <w:rPr>
                <w:rFonts w:cs="Times New Roman"/>
              </w:rPr>
              <w:t>TBD</w:t>
            </w:r>
          </w:p>
        </w:tc>
      </w:tr>
    </w:tbl>
    <w:p w:rsidRPr="00196AB3" w:rsidR="0046017E" w:rsidP="00314BD4" w:rsidRDefault="0046017E" w14:paraId="1D2FDED8" w14:textId="77777777">
      <w:pPr>
        <w:rPr>
          <w:rFonts w:cs="Times New Roman"/>
        </w:rPr>
      </w:pPr>
    </w:p>
    <w:p w:rsidR="00EF398C" w:rsidP="004A1703" w:rsidRDefault="00EF398C" w14:paraId="3E00124D" w14:textId="77777777">
      <w:pPr>
        <w:rPr>
          <w:rFonts w:cs="Times New Roman"/>
        </w:rPr>
      </w:pPr>
    </w:p>
    <w:p w:rsidRPr="00196AB3" w:rsidR="00EF398C" w:rsidP="004A1703" w:rsidRDefault="00EF398C" w14:paraId="0AEE1815" w14:textId="77777777">
      <w:pPr>
        <w:rPr>
          <w:rFonts w:cs="Times New Roman"/>
        </w:rPr>
      </w:pPr>
    </w:p>
    <w:p w:rsidRPr="000C4A28" w:rsidR="00A83DF7" w:rsidP="000C4A28" w:rsidRDefault="00EF398C" w14:paraId="483D0C2A" w14:textId="47C3CEFB">
      <w:pPr>
        <w:pStyle w:val="Heading2"/>
      </w:pPr>
      <w:bookmarkStart w:name="_Toc216949282" w:id="4"/>
      <w:r w:rsidRPr="000C4A28">
        <w:t>1.</w:t>
      </w:r>
      <w:r w:rsidRPr="000C4A28" w:rsidR="00A83DF7">
        <w:t>2. Structure</w:t>
      </w:r>
      <w:r w:rsidRPr="000C4A28" w:rsidR="003201A1">
        <w:t xml:space="preserve"> of the Manual</w:t>
      </w:r>
      <w:bookmarkEnd w:id="4"/>
    </w:p>
    <w:p w:rsidRPr="00196AB3" w:rsidR="00F55157" w:rsidP="00F55157" w:rsidRDefault="00F55157" w14:paraId="4A0A5856" w14:textId="76D0B1BB">
      <w:pPr>
        <w:rPr>
          <w:rFonts w:cs="Times New Roman"/>
        </w:rPr>
      </w:pPr>
      <w:r w:rsidRPr="00196AB3">
        <w:rPr>
          <w:rFonts w:cs="Times New Roman"/>
        </w:rPr>
        <w:t>The gui</w:t>
      </w:r>
      <w:r w:rsidRPr="00196AB3" w:rsidR="00D23A05">
        <w:rPr>
          <w:rFonts w:cs="Times New Roman"/>
        </w:rPr>
        <w:t>de is organized into the following modules;</w:t>
      </w:r>
    </w:p>
    <w:p w:rsidR="00CA4FEC" w:rsidP="00CA4FEC" w:rsidRDefault="00A0701A" w14:paraId="4ABEE3B4" w14:textId="1802C2A1">
      <w:pPr>
        <w:ind w:left="720"/>
        <w:jc w:val="both"/>
        <w:rPr>
          <w:rFonts w:cs="Times New Roman"/>
        </w:rPr>
      </w:pPr>
      <w:r w:rsidRPr="00A83DF7">
        <w:rPr>
          <w:rFonts w:cs="Times New Roman"/>
          <w:b/>
          <w:bCs/>
        </w:rPr>
        <w:t xml:space="preserve">Module </w:t>
      </w:r>
      <w:r w:rsidRPr="00A83DF7" w:rsidR="00A83DF7">
        <w:rPr>
          <w:rFonts w:cs="Times New Roman"/>
          <w:b/>
          <w:bCs/>
        </w:rPr>
        <w:t>1</w:t>
      </w:r>
      <w:r w:rsidRPr="00196AB3" w:rsidR="00A83DF7">
        <w:rPr>
          <w:rFonts w:cs="Times New Roman"/>
        </w:rPr>
        <w:t>:</w:t>
      </w:r>
      <w:r w:rsidRPr="00196AB3">
        <w:rPr>
          <w:rFonts w:cs="Times New Roman"/>
        </w:rPr>
        <w:t xml:space="preserve"> </w:t>
      </w:r>
      <w:r w:rsidR="00CA4FEC">
        <w:rPr>
          <w:rFonts w:cs="Times New Roman"/>
        </w:rPr>
        <w:t>Document Information and structure</w:t>
      </w:r>
      <w:r w:rsidR="004F0AF0">
        <w:rPr>
          <w:rFonts w:cs="Times New Roman"/>
        </w:rPr>
        <w:t>.</w:t>
      </w:r>
    </w:p>
    <w:p w:rsidRPr="00196AB3" w:rsidR="00CA4FEC" w:rsidP="00CA4FEC" w:rsidRDefault="009B622C" w14:paraId="78342F64" w14:textId="02C9EFD7">
      <w:pPr>
        <w:ind w:left="720"/>
        <w:jc w:val="both"/>
        <w:rPr>
          <w:rFonts w:cs="Times New Roman"/>
        </w:rPr>
      </w:pPr>
      <w:r>
        <w:rPr>
          <w:rFonts w:cs="Times New Roman"/>
          <w:b/>
          <w:bCs/>
        </w:rPr>
        <w:t>Module 2</w:t>
      </w:r>
      <w:r w:rsidRPr="009B622C">
        <w:rPr>
          <w:rFonts w:cs="Times New Roman"/>
        </w:rPr>
        <w:t>:</w:t>
      </w:r>
      <w:r w:rsidR="00E11795">
        <w:rPr>
          <w:rFonts w:cs="Times New Roman"/>
        </w:rPr>
        <w:t xml:space="preserve"> </w:t>
      </w:r>
      <w:r w:rsidR="004F0AF0">
        <w:rPr>
          <w:rFonts w:cs="Times New Roman"/>
        </w:rPr>
        <w:t>Background of the methodology.</w:t>
      </w:r>
    </w:p>
    <w:p w:rsidRPr="00196AB3" w:rsidR="003201A1" w:rsidP="00A83DF7" w:rsidRDefault="008A5E2E" w14:paraId="0823412A" w14:textId="06C81F81">
      <w:pPr>
        <w:ind w:left="720"/>
        <w:jc w:val="both"/>
        <w:rPr>
          <w:rFonts w:cs="Times New Roman"/>
        </w:rPr>
      </w:pPr>
      <w:r w:rsidRPr="00A83DF7">
        <w:rPr>
          <w:rFonts w:cs="Times New Roman"/>
          <w:b/>
          <w:bCs/>
        </w:rPr>
        <w:t xml:space="preserve">Module </w:t>
      </w:r>
      <w:r w:rsidR="009B622C">
        <w:rPr>
          <w:rFonts w:cs="Times New Roman"/>
          <w:b/>
          <w:bCs/>
        </w:rPr>
        <w:t>3</w:t>
      </w:r>
      <w:r w:rsidRPr="00196AB3" w:rsidR="00A83DF7">
        <w:rPr>
          <w:rFonts w:cs="Times New Roman"/>
        </w:rPr>
        <w:t xml:space="preserve">: </w:t>
      </w:r>
      <w:r w:rsidR="0063601D">
        <w:rPr>
          <w:rFonts w:cs="Times New Roman"/>
        </w:rPr>
        <w:t xml:space="preserve">Conceptual </w:t>
      </w:r>
      <w:r w:rsidR="00FC1147">
        <w:rPr>
          <w:rFonts w:cs="Times New Roman"/>
        </w:rPr>
        <w:t>Framework.</w:t>
      </w:r>
    </w:p>
    <w:p w:rsidRPr="00196AB3" w:rsidR="003201A1" w:rsidP="00A83DF7" w:rsidRDefault="009B484F" w14:paraId="4B87AAB8" w14:textId="466D4AD1">
      <w:pPr>
        <w:ind w:left="720"/>
        <w:jc w:val="both"/>
        <w:rPr>
          <w:rFonts w:cs="Times New Roman"/>
        </w:rPr>
      </w:pPr>
      <w:r w:rsidRPr="00A83DF7">
        <w:rPr>
          <w:rFonts w:cs="Times New Roman"/>
          <w:b/>
          <w:bCs/>
        </w:rPr>
        <w:t xml:space="preserve">Module </w:t>
      </w:r>
      <w:r w:rsidR="009B622C">
        <w:rPr>
          <w:rFonts w:cs="Times New Roman"/>
          <w:b/>
          <w:bCs/>
        </w:rPr>
        <w:t>4</w:t>
      </w:r>
      <w:r w:rsidRPr="00196AB3" w:rsidR="00A83DF7">
        <w:rPr>
          <w:rFonts w:cs="Times New Roman"/>
        </w:rPr>
        <w:t>:</w:t>
      </w:r>
      <w:r w:rsidRPr="00196AB3" w:rsidR="00561400">
        <w:rPr>
          <w:rFonts w:cs="Times New Roman"/>
        </w:rPr>
        <w:t xml:space="preserve"> </w:t>
      </w:r>
      <w:r w:rsidRPr="00196AB3" w:rsidR="003201A1">
        <w:rPr>
          <w:rFonts w:cs="Times New Roman"/>
        </w:rPr>
        <w:t>Data Requirement</w:t>
      </w:r>
      <w:r w:rsidRPr="00196AB3" w:rsidR="00561400">
        <w:rPr>
          <w:rFonts w:cs="Times New Roman"/>
        </w:rPr>
        <w:t>s and Preparation</w:t>
      </w:r>
      <w:r w:rsidR="00FC1147">
        <w:rPr>
          <w:rFonts w:cs="Times New Roman"/>
        </w:rPr>
        <w:t>.</w:t>
      </w:r>
    </w:p>
    <w:p w:rsidRPr="00196AB3" w:rsidR="003201A1" w:rsidP="00A83DF7" w:rsidRDefault="00561400" w14:paraId="458E599E" w14:textId="12C7BFC2">
      <w:pPr>
        <w:ind w:left="720"/>
        <w:jc w:val="both"/>
        <w:rPr>
          <w:rFonts w:cs="Times New Roman"/>
        </w:rPr>
      </w:pPr>
      <w:r w:rsidRPr="00A83DF7">
        <w:rPr>
          <w:rFonts w:cs="Times New Roman"/>
          <w:b/>
          <w:bCs/>
        </w:rPr>
        <w:t xml:space="preserve">Module </w:t>
      </w:r>
      <w:r w:rsidR="009B622C">
        <w:rPr>
          <w:rFonts w:cs="Times New Roman"/>
          <w:b/>
          <w:bCs/>
        </w:rPr>
        <w:t>5</w:t>
      </w:r>
      <w:r w:rsidRPr="00196AB3" w:rsidR="00A83DF7">
        <w:rPr>
          <w:rFonts w:cs="Times New Roman"/>
        </w:rPr>
        <w:t>: Analysis</w:t>
      </w:r>
    </w:p>
    <w:p w:rsidR="003201A1" w:rsidP="00A83DF7" w:rsidRDefault="00DB723E" w14:paraId="0110CED4" w14:textId="648AE947">
      <w:pPr>
        <w:ind w:left="720"/>
        <w:jc w:val="both"/>
        <w:rPr>
          <w:rFonts w:cs="Times New Roman"/>
        </w:rPr>
      </w:pPr>
      <w:r w:rsidRPr="00A83DF7">
        <w:rPr>
          <w:rFonts w:cs="Times New Roman"/>
          <w:b/>
          <w:bCs/>
        </w:rPr>
        <w:t xml:space="preserve">Module </w:t>
      </w:r>
      <w:r w:rsidR="009B622C">
        <w:rPr>
          <w:rFonts w:cs="Times New Roman"/>
          <w:b/>
          <w:bCs/>
        </w:rPr>
        <w:t>6</w:t>
      </w:r>
      <w:r w:rsidRPr="00196AB3" w:rsidR="00A83DF7">
        <w:rPr>
          <w:rFonts w:cs="Times New Roman"/>
        </w:rPr>
        <w:t>: Quality</w:t>
      </w:r>
      <w:r w:rsidRPr="00196AB3" w:rsidR="003201A1">
        <w:rPr>
          <w:rFonts w:cs="Times New Roman"/>
        </w:rPr>
        <w:t xml:space="preserve"> Control</w:t>
      </w:r>
    </w:p>
    <w:p w:rsidRPr="00196AB3" w:rsidR="00AD7419" w:rsidP="00A83DF7" w:rsidRDefault="00AD7419" w14:paraId="5FAAEFC2" w14:textId="491658D6">
      <w:pPr>
        <w:ind w:left="720"/>
        <w:jc w:val="both"/>
        <w:rPr>
          <w:rFonts w:cs="Times New Roman"/>
        </w:rPr>
      </w:pPr>
      <w:r w:rsidRPr="00A83DF7">
        <w:rPr>
          <w:rFonts w:cs="Times New Roman"/>
          <w:b/>
          <w:bCs/>
        </w:rPr>
        <w:t xml:space="preserve">Module </w:t>
      </w:r>
      <w:r w:rsidR="009B622C">
        <w:rPr>
          <w:rFonts w:cs="Times New Roman"/>
          <w:b/>
          <w:bCs/>
        </w:rPr>
        <w:t>7</w:t>
      </w:r>
      <w:r>
        <w:rPr>
          <w:rFonts w:cs="Times New Roman"/>
        </w:rPr>
        <w:t xml:space="preserve">: </w:t>
      </w:r>
      <w:r w:rsidR="00771352">
        <w:rPr>
          <w:rFonts w:cs="Times New Roman"/>
        </w:rPr>
        <w:t>Output</w:t>
      </w:r>
      <w:r w:rsidR="00A8566C">
        <w:rPr>
          <w:rFonts w:cs="Times New Roman"/>
        </w:rPr>
        <w:t xml:space="preserve"> Production</w:t>
      </w:r>
      <w:r w:rsidR="00771352">
        <w:rPr>
          <w:rFonts w:cs="Times New Roman"/>
        </w:rPr>
        <w:t xml:space="preserve"> and Reporting</w:t>
      </w:r>
    </w:p>
    <w:p w:rsidRPr="00196AB3" w:rsidR="003201A1" w:rsidP="00A83DF7" w:rsidRDefault="00DB723E" w14:paraId="7CDB58FA" w14:textId="4F232625">
      <w:pPr>
        <w:ind w:left="720"/>
        <w:jc w:val="both"/>
        <w:rPr>
          <w:rFonts w:cs="Times New Roman"/>
        </w:rPr>
      </w:pPr>
      <w:r w:rsidRPr="00A83DF7">
        <w:rPr>
          <w:rFonts w:cs="Times New Roman"/>
          <w:b/>
          <w:bCs/>
        </w:rPr>
        <w:t xml:space="preserve">Module </w:t>
      </w:r>
      <w:r w:rsidR="009B622C">
        <w:rPr>
          <w:rFonts w:cs="Times New Roman"/>
          <w:b/>
          <w:bCs/>
        </w:rPr>
        <w:t>8</w:t>
      </w:r>
      <w:r w:rsidRPr="00196AB3" w:rsidR="00A83DF7">
        <w:rPr>
          <w:rFonts w:cs="Times New Roman"/>
        </w:rPr>
        <w:t>:</w:t>
      </w:r>
      <w:r w:rsidRPr="00196AB3">
        <w:rPr>
          <w:rFonts w:cs="Times New Roman"/>
        </w:rPr>
        <w:t xml:space="preserve"> </w:t>
      </w:r>
      <w:r w:rsidRPr="00196AB3" w:rsidR="003201A1">
        <w:rPr>
          <w:rFonts w:cs="Times New Roman"/>
        </w:rPr>
        <w:t>Appendices</w:t>
      </w:r>
    </w:p>
    <w:p w:rsidR="0084756A" w:rsidRDefault="0084756A" w14:paraId="1D80F926" w14:textId="77777777">
      <w:pPr>
        <w:rPr>
          <w:rFonts w:cs="Times New Roman"/>
        </w:rPr>
      </w:pPr>
    </w:p>
    <w:p w:rsidR="002E055A" w:rsidRDefault="002E055A" w14:paraId="2401AB35" w14:textId="77777777">
      <w:pPr>
        <w:rPr>
          <w:rFonts w:cs="Times New Roman"/>
        </w:rPr>
      </w:pPr>
    </w:p>
    <w:p w:rsidR="002E055A" w:rsidRDefault="002E055A" w14:paraId="1A29909B" w14:textId="77777777">
      <w:pPr>
        <w:rPr>
          <w:rFonts w:cs="Times New Roman"/>
        </w:rPr>
      </w:pPr>
    </w:p>
    <w:p w:rsidR="003E295B" w:rsidRDefault="003E295B" w14:paraId="5353FF1D" w14:textId="77777777">
      <w:pPr>
        <w:rPr>
          <w:rFonts w:cs="Times New Roman"/>
        </w:rPr>
      </w:pPr>
    </w:p>
    <w:p w:rsidR="002E055A" w:rsidRDefault="002E055A" w14:paraId="1E9673BF" w14:textId="77777777">
      <w:pPr>
        <w:rPr>
          <w:rFonts w:cs="Times New Roman"/>
        </w:rPr>
      </w:pPr>
    </w:p>
    <w:p w:rsidR="002E055A" w:rsidRDefault="002E055A" w14:paraId="024F6356" w14:textId="77777777">
      <w:pPr>
        <w:rPr>
          <w:rFonts w:cs="Times New Roman"/>
        </w:rPr>
      </w:pPr>
    </w:p>
    <w:p w:rsidRPr="00196AB3" w:rsidR="003E295B" w:rsidRDefault="003E295B" w14:paraId="2DA3A511" w14:textId="77777777">
      <w:pPr>
        <w:rPr>
          <w:rFonts w:cs="Times New Roman"/>
        </w:rPr>
      </w:pPr>
    </w:p>
    <w:p w:rsidR="0042148E" w:rsidP="000C4A28" w:rsidRDefault="0042148E" w14:paraId="5C4D306C" w14:textId="10DBA9E4">
      <w:pPr>
        <w:pStyle w:val="Heading2"/>
      </w:pPr>
      <w:bookmarkStart w:name="_Toc216949283" w:id="5"/>
      <w:r>
        <w:t>1.3. Who Should Use this Manual?</w:t>
      </w:r>
      <w:bookmarkEnd w:id="5"/>
    </w:p>
    <w:p w:rsidRPr="0026178F" w:rsidR="0042148E" w:rsidP="0051035F" w:rsidRDefault="0042148E" w14:paraId="18478969" w14:textId="0554AE7E">
      <w:pPr>
        <w:ind w:left="360"/>
        <w:rPr>
          <w:rFonts w:cs="Times New Roman"/>
        </w:rPr>
      </w:pPr>
      <w:r w:rsidRPr="0026178F">
        <w:rPr>
          <w:rFonts w:cs="Times New Roman"/>
        </w:rPr>
        <w:t xml:space="preserve">The PFF workflow is designed for </w:t>
      </w:r>
      <w:r w:rsidRPr="00D61C6B">
        <w:rPr>
          <w:rFonts w:cs="Times New Roman"/>
          <w:b/>
          <w:bCs/>
        </w:rPr>
        <w:t>national authorities</w:t>
      </w:r>
      <w:r w:rsidRPr="0026178F">
        <w:rPr>
          <w:rFonts w:cs="Times New Roman"/>
        </w:rPr>
        <w:t xml:space="preserve"> to compute and report primary forests in their jurisdiction. We assume </w:t>
      </w:r>
      <w:r>
        <w:rPr>
          <w:rFonts w:cs="Times New Roman"/>
        </w:rPr>
        <w:t>users</w:t>
      </w:r>
      <w:r w:rsidRPr="0026178F">
        <w:rPr>
          <w:rFonts w:cs="Times New Roman"/>
        </w:rPr>
        <w:t xml:space="preserve"> have basic</w:t>
      </w:r>
      <w:r>
        <w:rPr>
          <w:rFonts w:cs="Times New Roman"/>
        </w:rPr>
        <w:t xml:space="preserve"> GIS</w:t>
      </w:r>
      <w:r w:rsidRPr="0026178F">
        <w:rPr>
          <w:rFonts w:cs="Times New Roman"/>
        </w:rPr>
        <w:t xml:space="preserve"> knowledge including familiarity with GIS software</w:t>
      </w:r>
      <w:r w:rsidR="002E0A3C">
        <w:rPr>
          <w:rFonts w:cs="Times New Roman"/>
        </w:rPr>
        <w:t xml:space="preserve"> (QGIS)</w:t>
      </w:r>
      <w:r w:rsidRPr="0026178F">
        <w:rPr>
          <w:rFonts w:cs="Times New Roman"/>
        </w:rPr>
        <w:t xml:space="preserve"> and common workflows. No programming experience is required.</w:t>
      </w:r>
    </w:p>
    <w:p w:rsidRPr="00681A6E" w:rsidR="0042148E" w:rsidP="0051035F" w:rsidRDefault="0042148E" w14:paraId="0B6F4362" w14:textId="77777777">
      <w:pPr>
        <w:ind w:left="360"/>
        <w:rPr>
          <w:rFonts w:cs="Times New Roman"/>
        </w:rPr>
      </w:pPr>
      <w:r>
        <w:rPr>
          <w:rFonts w:cs="Times New Roman"/>
          <w:b/>
          <w:bCs/>
        </w:rPr>
        <w:t xml:space="preserve">Prerequisites: </w:t>
      </w:r>
      <w:r w:rsidRPr="00681A6E">
        <w:rPr>
          <w:rFonts w:cs="Times New Roman"/>
        </w:rPr>
        <w:t xml:space="preserve">Before using the manual, ensure you have QGIS </w:t>
      </w:r>
      <w:commentRangeStart w:id="6"/>
      <w:commentRangeStart w:id="7"/>
      <w:r w:rsidRPr="00681A6E">
        <w:rPr>
          <w:rFonts w:cs="Times New Roman"/>
        </w:rPr>
        <w:t>installed</w:t>
      </w:r>
      <w:commentRangeEnd w:id="6"/>
      <w:r>
        <w:rPr>
          <w:rStyle w:val="CommentReference"/>
        </w:rPr>
        <w:commentReference w:id="6"/>
      </w:r>
      <w:commentRangeEnd w:id="7"/>
      <w:r>
        <w:rPr>
          <w:rStyle w:val="CommentReference"/>
        </w:rPr>
        <w:commentReference w:id="7"/>
      </w:r>
      <w:r w:rsidRPr="00681A6E">
        <w:rPr>
          <w:rFonts w:cs="Times New Roman"/>
        </w:rPr>
        <w:t xml:space="preserve"> </w:t>
      </w:r>
    </w:p>
    <w:p w:rsidR="0042148E" w:rsidP="00685563" w:rsidRDefault="0042148E" w14:paraId="3AF6794F" w14:textId="77777777"/>
    <w:p w:rsidRPr="00196AB3" w:rsidR="0084756A" w:rsidP="000C4A28" w:rsidRDefault="003E295B" w14:paraId="340607AC" w14:textId="6E7842B4">
      <w:pPr>
        <w:pStyle w:val="Heading2"/>
      </w:pPr>
      <w:bookmarkStart w:name="_Toc216949284" w:id="8"/>
      <w:r>
        <w:t>1.</w:t>
      </w:r>
      <w:r w:rsidR="0042148E">
        <w:t>4</w:t>
      </w:r>
      <w:r>
        <w:t xml:space="preserve">. </w:t>
      </w:r>
      <w:r w:rsidRPr="00196AB3" w:rsidR="0084756A">
        <w:t>Document Conventions</w:t>
      </w:r>
      <w:bookmarkEnd w:id="8"/>
    </w:p>
    <w:p w:rsidRPr="000248C8" w:rsidR="00464525" w:rsidP="00254073" w:rsidRDefault="00464525" w14:paraId="598B5293" w14:textId="6BBEA329">
      <w:pPr>
        <w:ind w:left="360"/>
        <w:rPr>
          <w:rFonts w:cs="Times New Roman"/>
        </w:rPr>
      </w:pPr>
      <w:r w:rsidRPr="000248C8">
        <w:rPr>
          <w:rFonts w:cs="Times New Roman"/>
        </w:rPr>
        <w:t xml:space="preserve">To navigate the workflow </w:t>
      </w:r>
      <w:r w:rsidRPr="000248C8" w:rsidR="003E295B">
        <w:rPr>
          <w:rFonts w:cs="Times New Roman"/>
        </w:rPr>
        <w:t>efficiently,</w:t>
      </w:r>
      <w:r w:rsidRPr="000248C8">
        <w:rPr>
          <w:rFonts w:cs="Times New Roman"/>
        </w:rPr>
        <w:t xml:space="preserve"> the </w:t>
      </w:r>
      <w:r w:rsidR="00EC1DE9">
        <w:rPr>
          <w:rFonts w:cs="Times New Roman"/>
        </w:rPr>
        <w:t>specific text</w:t>
      </w:r>
      <w:r w:rsidRPr="000248C8">
        <w:rPr>
          <w:rFonts w:cs="Times New Roman"/>
        </w:rPr>
        <w:t xml:space="preserve"> formatting</w:t>
      </w:r>
      <w:r w:rsidR="00EC1DE9">
        <w:rPr>
          <w:rFonts w:cs="Times New Roman"/>
        </w:rPr>
        <w:t xml:space="preserve"> and visual elements</w:t>
      </w:r>
      <w:r w:rsidRPr="000248C8">
        <w:rPr>
          <w:rFonts w:cs="Times New Roman"/>
        </w:rPr>
        <w:t xml:space="preserve"> </w:t>
      </w:r>
      <w:r w:rsidR="00EC1DE9">
        <w:rPr>
          <w:rFonts w:cs="Times New Roman"/>
        </w:rPr>
        <w:t xml:space="preserve">have </w:t>
      </w:r>
      <w:r w:rsidRPr="000248C8">
        <w:rPr>
          <w:rFonts w:cs="Times New Roman"/>
        </w:rPr>
        <w:t>been used</w:t>
      </w:r>
      <w:r w:rsidR="00552A06">
        <w:rPr>
          <w:rFonts w:cs="Times New Roman"/>
        </w:rPr>
        <w:t xml:space="preserve"> as follows;</w:t>
      </w:r>
    </w:p>
    <w:p w:rsidRPr="00715F47" w:rsidR="00FE34B6" w:rsidP="00151EF7" w:rsidRDefault="00092324" w14:paraId="75E5FD3C" w14:textId="62C3E556">
      <w:pPr>
        <w:pStyle w:val="ListParagraph"/>
        <w:numPr>
          <w:ilvl w:val="0"/>
          <w:numId w:val="10"/>
        </w:numPr>
        <w:rPr>
          <w:rFonts w:cs="Times New Roman"/>
        </w:rPr>
      </w:pPr>
      <w:r w:rsidRPr="00715F47">
        <w:rPr>
          <w:rFonts w:cs="Times New Roman"/>
          <w:b/>
          <w:bCs/>
        </w:rPr>
        <w:t xml:space="preserve">Bold </w:t>
      </w:r>
      <w:r w:rsidRPr="00715F47" w:rsidR="00F51E69">
        <w:rPr>
          <w:rFonts w:cs="Times New Roman"/>
          <w:b/>
          <w:bCs/>
        </w:rPr>
        <w:t>Text</w:t>
      </w:r>
      <w:r w:rsidRPr="00715F47" w:rsidR="00F51E69">
        <w:rPr>
          <w:rFonts w:cs="Times New Roman"/>
        </w:rPr>
        <w:t xml:space="preserve"> indicates</w:t>
      </w:r>
      <w:r w:rsidRPr="00715F47">
        <w:rPr>
          <w:rFonts w:cs="Times New Roman"/>
        </w:rPr>
        <w:t xml:space="preserve"> UI elements, </w:t>
      </w:r>
      <w:r w:rsidRPr="00715F47" w:rsidR="00EC43F4">
        <w:rPr>
          <w:rFonts w:cs="Times New Roman"/>
        </w:rPr>
        <w:t>menus,</w:t>
      </w:r>
      <w:r w:rsidRPr="00715F47">
        <w:rPr>
          <w:rFonts w:cs="Times New Roman"/>
        </w:rPr>
        <w:t xml:space="preserve"> and buttons </w:t>
      </w:r>
      <w:r w:rsidRPr="00715F47" w:rsidR="00EC43F4">
        <w:rPr>
          <w:rFonts w:cs="Times New Roman"/>
        </w:rPr>
        <w:t>e.g.,</w:t>
      </w:r>
      <w:r w:rsidRPr="00715F47">
        <w:rPr>
          <w:rFonts w:cs="Times New Roman"/>
        </w:rPr>
        <w:t xml:space="preserve"> </w:t>
      </w:r>
      <w:r w:rsidRPr="00715F47" w:rsidR="00F51E69">
        <w:rPr>
          <w:rFonts w:cs="Times New Roman"/>
        </w:rPr>
        <w:t>“Click</w:t>
      </w:r>
      <w:r w:rsidRPr="00715F47">
        <w:rPr>
          <w:rFonts w:cs="Times New Roman"/>
        </w:rPr>
        <w:t xml:space="preserve"> </w:t>
      </w:r>
      <w:r w:rsidRPr="00715F47">
        <w:rPr>
          <w:rFonts w:cs="Times New Roman"/>
          <w:b/>
          <w:bCs/>
        </w:rPr>
        <w:t>Processing</w:t>
      </w:r>
      <w:r w:rsidR="005037ED">
        <w:rPr>
          <w:rFonts w:cs="Times New Roman"/>
          <w:b/>
          <w:bCs/>
        </w:rPr>
        <w:t xml:space="preserve"> </w:t>
      </w:r>
      <w:r w:rsidR="00D60631">
        <w:rPr>
          <w:rFonts w:cs="Times New Roman"/>
          <w:b/>
          <w:bCs/>
        </w:rPr>
        <w:t>→</w:t>
      </w:r>
      <w:r w:rsidRPr="00715F47">
        <w:rPr>
          <w:rFonts w:cs="Times New Roman"/>
          <w:b/>
          <w:bCs/>
        </w:rPr>
        <w:t xml:space="preserve"> Toolbox</w:t>
      </w:r>
      <w:r w:rsidRPr="00715F47">
        <w:rPr>
          <w:rFonts w:cs="Times New Roman"/>
        </w:rPr>
        <w:t xml:space="preserve"> </w:t>
      </w:r>
      <w:r w:rsidR="00D60631">
        <w:rPr>
          <w:rFonts w:cs="Times New Roman"/>
        </w:rPr>
        <w:t>→</w:t>
      </w:r>
      <w:r w:rsidRPr="00715F47">
        <w:rPr>
          <w:rFonts w:cs="Times New Roman"/>
        </w:rPr>
        <w:t xml:space="preserve"> </w:t>
      </w:r>
      <w:r w:rsidRPr="00715F47">
        <w:rPr>
          <w:rFonts w:cs="Times New Roman"/>
          <w:b/>
          <w:bCs/>
        </w:rPr>
        <w:t xml:space="preserve">Raster </w:t>
      </w:r>
      <w:r w:rsidRPr="00715F47" w:rsidR="00F51E69">
        <w:rPr>
          <w:rFonts w:cs="Times New Roman"/>
          <w:b/>
          <w:bCs/>
        </w:rPr>
        <w:t>Calculator</w:t>
      </w:r>
      <w:r w:rsidRPr="00715F47" w:rsidR="00F51E69">
        <w:rPr>
          <w:rFonts w:cs="Times New Roman"/>
        </w:rPr>
        <w:t>.</w:t>
      </w:r>
      <w:r w:rsidRPr="00715F47">
        <w:rPr>
          <w:rFonts w:cs="Times New Roman"/>
        </w:rPr>
        <w:t>”</w:t>
      </w:r>
    </w:p>
    <w:p w:rsidRPr="00715F47" w:rsidR="00467132" w:rsidP="00151EF7" w:rsidRDefault="00FE34B6" w14:paraId="035873DF" w14:textId="257B93E6">
      <w:pPr>
        <w:pStyle w:val="ListParagraph"/>
        <w:numPr>
          <w:ilvl w:val="0"/>
          <w:numId w:val="10"/>
        </w:numPr>
        <w:rPr>
          <w:rFonts w:cs="Times New Roman"/>
          <w:i/>
          <w:iCs/>
        </w:rPr>
      </w:pPr>
      <w:r w:rsidRPr="00715F47">
        <w:rPr>
          <w:rFonts w:cs="Times New Roman"/>
          <w:i/>
          <w:iCs/>
        </w:rPr>
        <w:t>Italics</w:t>
      </w:r>
      <w:r w:rsidRPr="00715F47">
        <w:rPr>
          <w:rFonts w:cs="Times New Roman"/>
        </w:rPr>
        <w:t xml:space="preserve"> represent important concepts </w:t>
      </w:r>
      <w:r w:rsidRPr="00715F47" w:rsidR="00512859">
        <w:rPr>
          <w:rFonts w:cs="Times New Roman"/>
        </w:rPr>
        <w:t>e.g.,</w:t>
      </w:r>
      <w:r w:rsidRPr="00715F47" w:rsidR="00767050">
        <w:rPr>
          <w:rFonts w:cs="Times New Roman"/>
        </w:rPr>
        <w:t xml:space="preserve"> </w:t>
      </w:r>
      <w:r w:rsidRPr="00715F47" w:rsidR="00767050">
        <w:rPr>
          <w:rFonts w:cs="Times New Roman"/>
          <w:i/>
          <w:iCs/>
        </w:rPr>
        <w:t>Primary Forest</w:t>
      </w:r>
    </w:p>
    <w:p w:rsidR="00245E5E" w:rsidP="00151EF7" w:rsidRDefault="00512859" w14:paraId="5562AA47" w14:textId="773FFFFE">
      <w:pPr>
        <w:pStyle w:val="ListParagraph"/>
        <w:numPr>
          <w:ilvl w:val="0"/>
          <w:numId w:val="10"/>
        </w:numPr>
        <w:rPr>
          <w:rFonts w:cs="Times New Roman"/>
        </w:rPr>
      </w:pPr>
      <w:r>
        <w:rPr>
          <w:rStyle w:val="HTMLCode"/>
          <w:rFonts w:eastAsiaTheme="majorEastAsia"/>
        </w:rPr>
        <w:t>Monospace text</w:t>
      </w:r>
      <w:r>
        <w:t xml:space="preserve"> </w:t>
      </w:r>
      <w:r w:rsidRPr="00715F47">
        <w:rPr>
          <w:rFonts w:cs="Times New Roman"/>
        </w:rPr>
        <w:t>represents</w:t>
      </w:r>
      <w:r w:rsidRPr="00715F47" w:rsidR="00245E5E">
        <w:rPr>
          <w:rFonts w:cs="Times New Roman"/>
        </w:rPr>
        <w:t xml:space="preserve"> expressions, file </w:t>
      </w:r>
      <w:r w:rsidRPr="00715F47" w:rsidR="00EC43F4">
        <w:rPr>
          <w:rFonts w:cs="Times New Roman"/>
        </w:rPr>
        <w:t>paths,</w:t>
      </w:r>
      <w:r w:rsidRPr="00715F47" w:rsidR="00245E5E">
        <w:rPr>
          <w:rFonts w:cs="Times New Roman"/>
        </w:rPr>
        <w:t xml:space="preserve"> or field names</w:t>
      </w:r>
      <w:r>
        <w:rPr>
          <w:rFonts w:cs="Times New Roman"/>
        </w:rPr>
        <w:t xml:space="preserve"> e.g. </w:t>
      </w:r>
    </w:p>
    <w:p w:rsidRPr="00715F47" w:rsidR="00887057" w:rsidP="00151EF7" w:rsidRDefault="00887057" w14:paraId="2C44B1F2" w14:textId="1BA6310A">
      <w:pPr>
        <w:pStyle w:val="ListParagraph"/>
        <w:numPr>
          <w:ilvl w:val="0"/>
          <w:numId w:val="10"/>
        </w:numPr>
        <w:rPr>
          <w:rFonts w:cs="Times New Roman"/>
        </w:rPr>
      </w:pPr>
      <w:r>
        <w:rPr>
          <w:rFonts w:cs="Times New Roman"/>
        </w:rPr>
        <w:t xml:space="preserve">Internal references appear as </w:t>
      </w:r>
      <w:r w:rsidRPr="00887057">
        <w:rPr>
          <w:rFonts w:cs="Times New Roman"/>
          <w:color w:val="4472C4" w:themeColor="accent1"/>
          <w:u w:val="single"/>
        </w:rPr>
        <w:t>hyperlinks.</w:t>
      </w:r>
    </w:p>
    <w:p w:rsidRPr="000248C8" w:rsidR="00467132" w:rsidRDefault="00467132" w14:paraId="0FBBC66B" w14:textId="77777777">
      <w:pPr>
        <w:rPr>
          <w:rFonts w:cs="Times New Roman"/>
        </w:rPr>
      </w:pPr>
    </w:p>
    <w:p w:rsidRPr="004E71C1" w:rsidR="00467132" w:rsidP="005037ED" w:rsidRDefault="00467132" w14:paraId="38BFED85" w14:textId="77777777">
      <w:pPr>
        <w:ind w:left="360"/>
        <w:rPr>
          <w:rFonts w:cs="Times New Roman"/>
          <w:b/>
          <w:bCs/>
        </w:rPr>
      </w:pPr>
      <w:r w:rsidRPr="004E71C1">
        <w:rPr>
          <w:rFonts w:cs="Times New Roman"/>
          <w:b/>
          <w:bCs/>
        </w:rPr>
        <w:t>Visual Indicators</w:t>
      </w:r>
    </w:p>
    <w:p w:rsidRPr="00254073" w:rsidR="002107BD" w:rsidP="005037ED" w:rsidRDefault="00FA389F" w14:paraId="0246A142" w14:textId="04D25AB7">
      <w:pPr>
        <w:ind w:left="360"/>
        <w:rPr>
          <w:rFonts w:cs="Times New Roman"/>
        </w:rPr>
      </w:pPr>
      <w:r w:rsidRPr="00254073">
        <w:rPr>
          <w:rFonts w:cs="Times New Roman"/>
        </w:rPr>
        <w:t>Screenshots</w:t>
      </w:r>
      <w:r w:rsidRPr="00254073" w:rsidR="0084605C">
        <w:rPr>
          <w:rFonts w:cs="Times New Roman"/>
        </w:rPr>
        <w:t xml:space="preserve">, </w:t>
      </w:r>
      <w:r w:rsidRPr="00254073">
        <w:rPr>
          <w:rFonts w:cs="Times New Roman"/>
        </w:rPr>
        <w:t>diagrams</w:t>
      </w:r>
      <w:r w:rsidRPr="00254073" w:rsidR="00254073">
        <w:rPr>
          <w:rFonts w:cs="Times New Roman"/>
        </w:rPr>
        <w:t>, and videos</w:t>
      </w:r>
      <w:r w:rsidRPr="00254073" w:rsidR="0084605C">
        <w:rPr>
          <w:rFonts w:cs="Times New Roman"/>
        </w:rPr>
        <w:t xml:space="preserve"> </w:t>
      </w:r>
      <w:r w:rsidRPr="00254073" w:rsidR="00E33EFC">
        <w:rPr>
          <w:rFonts w:cs="Times New Roman"/>
        </w:rPr>
        <w:t>are used to provide practical demonstrations</w:t>
      </w:r>
      <w:r w:rsidRPr="00254073" w:rsidR="00254073">
        <w:rPr>
          <w:rFonts w:cs="Times New Roman"/>
        </w:rPr>
        <w:t>. Throughout this manual, you will encounter these icons:</w:t>
      </w:r>
    </w:p>
    <w:tbl>
      <w:tblPr>
        <w:tblStyle w:val="TableGrid"/>
        <w:tblW w:w="9787" w:type="dxa"/>
        <w:tblInd w:w="355" w:type="dxa"/>
        <w:tblLook w:val="04A0" w:firstRow="1" w:lastRow="0" w:firstColumn="1" w:lastColumn="0" w:noHBand="0" w:noVBand="1"/>
      </w:tblPr>
      <w:tblGrid>
        <w:gridCol w:w="1737"/>
        <w:gridCol w:w="12"/>
        <w:gridCol w:w="560"/>
        <w:gridCol w:w="2363"/>
        <w:gridCol w:w="5115"/>
      </w:tblGrid>
      <w:tr w:rsidRPr="00196AB3" w:rsidR="00807FDD" w:rsidTr="00B869CC" w14:paraId="7CDE0EB8" w14:textId="77777777">
        <w:trPr>
          <w:trHeight w:val="692"/>
        </w:trPr>
        <w:tc>
          <w:tcPr>
            <w:tcW w:w="1608" w:type="dxa"/>
            <w:gridSpan w:val="2"/>
          </w:tcPr>
          <w:p w:rsidR="00B869CC" w:rsidRDefault="00B869CC" w14:paraId="3BCF2A24" w14:textId="77777777">
            <w:pPr>
              <w:rPr>
                <w:rFonts w:cs="Times New Roman"/>
                <w:b/>
                <w:bCs/>
              </w:rPr>
            </w:pPr>
          </w:p>
          <w:p w:rsidRPr="00196AB3" w:rsidR="00807FDD" w:rsidRDefault="00807FDD" w14:paraId="459AE23D" w14:textId="242508CB">
            <w:pPr>
              <w:rPr>
                <w:rFonts w:cs="Times New Roman"/>
                <w:b/>
                <w:bCs/>
              </w:rPr>
            </w:pPr>
            <w:r w:rsidRPr="00196AB3">
              <w:rPr>
                <w:rFonts w:cs="Times New Roman"/>
                <w:b/>
                <w:bCs/>
              </w:rPr>
              <w:t>Icon</w:t>
            </w:r>
          </w:p>
        </w:tc>
        <w:tc>
          <w:tcPr>
            <w:tcW w:w="560" w:type="dxa"/>
          </w:tcPr>
          <w:p w:rsidRPr="00196AB3" w:rsidR="00807FDD" w:rsidP="00807FDD" w:rsidRDefault="00807FDD" w14:paraId="4B4BB6D4" w14:textId="77777777">
            <w:pPr>
              <w:rPr>
                <w:rFonts w:cs="Times New Roman"/>
                <w:b/>
                <w:bCs/>
              </w:rPr>
            </w:pPr>
          </w:p>
        </w:tc>
        <w:tc>
          <w:tcPr>
            <w:tcW w:w="0" w:type="auto"/>
          </w:tcPr>
          <w:p w:rsidR="00B869CC" w:rsidRDefault="00B869CC" w14:paraId="606A0EAD" w14:textId="77777777">
            <w:pPr>
              <w:rPr>
                <w:rFonts w:cs="Times New Roman"/>
                <w:b/>
                <w:bCs/>
              </w:rPr>
            </w:pPr>
          </w:p>
          <w:p w:rsidRPr="00196AB3" w:rsidR="00807FDD" w:rsidRDefault="00807FDD" w14:paraId="61E6246F" w14:textId="15906B1E">
            <w:pPr>
              <w:rPr>
                <w:rFonts w:cs="Times New Roman"/>
                <w:b/>
                <w:bCs/>
              </w:rPr>
            </w:pPr>
            <w:r w:rsidRPr="00196AB3">
              <w:rPr>
                <w:rFonts w:cs="Times New Roman"/>
                <w:b/>
                <w:bCs/>
              </w:rPr>
              <w:t xml:space="preserve">Meaning </w:t>
            </w:r>
          </w:p>
        </w:tc>
        <w:tc>
          <w:tcPr>
            <w:tcW w:w="0" w:type="auto"/>
          </w:tcPr>
          <w:p w:rsidR="00B869CC" w:rsidRDefault="00B869CC" w14:paraId="2CA92D30" w14:textId="77777777">
            <w:pPr>
              <w:rPr>
                <w:rFonts w:cs="Times New Roman"/>
                <w:b/>
                <w:bCs/>
              </w:rPr>
            </w:pPr>
          </w:p>
          <w:p w:rsidRPr="00196AB3" w:rsidR="00807FDD" w:rsidRDefault="00807FDD" w14:paraId="5510B434" w14:textId="5FC1E633">
            <w:pPr>
              <w:rPr>
                <w:rFonts w:cs="Times New Roman"/>
                <w:b/>
                <w:bCs/>
              </w:rPr>
            </w:pPr>
            <w:r w:rsidRPr="00196AB3">
              <w:rPr>
                <w:rFonts w:cs="Times New Roman"/>
                <w:b/>
                <w:bCs/>
              </w:rPr>
              <w:t>Usage</w:t>
            </w:r>
          </w:p>
        </w:tc>
      </w:tr>
      <w:tr w:rsidRPr="00196AB3" w:rsidR="00807FDD" w:rsidTr="0042148E" w14:paraId="5C09C8C2" w14:textId="77777777">
        <w:trPr>
          <w:trHeight w:val="574"/>
        </w:trPr>
        <w:tc>
          <w:tcPr>
            <w:tcW w:w="1596" w:type="dxa"/>
          </w:tcPr>
          <w:p w:rsidRPr="00FA389F" w:rsidR="00807FDD" w:rsidRDefault="009B2D33" w14:paraId="45996379" w14:textId="170A9BE4">
            <w:pPr>
              <w:rPr>
                <w:rFonts w:cs="Times New Roman"/>
              </w:rPr>
            </w:pPr>
            <w:r>
              <w:rPr>
                <w:rFonts w:cs="Times New Roman"/>
              </w:rPr>
              <w:t xml:space="preserve">  NOTE </w:t>
            </w:r>
          </w:p>
        </w:tc>
        <w:tc>
          <w:tcPr>
            <w:tcW w:w="572" w:type="dxa"/>
            <w:gridSpan w:val="2"/>
          </w:tcPr>
          <w:p w:rsidRPr="00FA389F" w:rsidR="00807FDD" w:rsidP="00807FDD" w:rsidRDefault="00DB4109" w14:paraId="7FE3DCA0" w14:textId="7808418D">
            <w:pPr>
              <w:rPr>
                <w:rFonts w:cs="Times New Roman"/>
              </w:rPr>
            </w:pPr>
            <w:r w:rsidRPr="00FA389F">
              <w:t xml:space="preserve"> ℹ️</w:t>
            </w:r>
          </w:p>
        </w:tc>
        <w:tc>
          <w:tcPr>
            <w:tcW w:w="0" w:type="auto"/>
          </w:tcPr>
          <w:p w:rsidRPr="00FA389F" w:rsidR="00807FDD" w:rsidRDefault="00807FDD" w14:paraId="2889E6A9" w14:textId="2FD0FF6E">
            <w:pPr>
              <w:rPr>
                <w:rFonts w:cs="Times New Roman"/>
              </w:rPr>
            </w:pPr>
            <w:r w:rsidRPr="00FA389F">
              <w:rPr>
                <w:rFonts w:cs="Times New Roman"/>
              </w:rPr>
              <w:t>Additional Information</w:t>
            </w:r>
          </w:p>
        </w:tc>
        <w:tc>
          <w:tcPr>
            <w:tcW w:w="0" w:type="auto"/>
          </w:tcPr>
          <w:p w:rsidRPr="00FA389F" w:rsidR="00807FDD" w:rsidRDefault="00807FDD" w14:paraId="4D62A2BB" w14:textId="06F8A184">
            <w:pPr>
              <w:rPr>
                <w:rFonts w:cs="Times New Roman"/>
              </w:rPr>
            </w:pPr>
            <w:r w:rsidRPr="00FA389F">
              <w:rPr>
                <w:rFonts w:cs="Times New Roman"/>
              </w:rPr>
              <w:t>Context, alternative or background</w:t>
            </w:r>
          </w:p>
        </w:tc>
      </w:tr>
      <w:tr w:rsidRPr="00196AB3" w:rsidR="00807FDD" w:rsidTr="0042148E" w14:paraId="076EC505" w14:textId="77777777">
        <w:trPr>
          <w:trHeight w:val="327"/>
        </w:trPr>
        <w:tc>
          <w:tcPr>
            <w:tcW w:w="1596" w:type="dxa"/>
          </w:tcPr>
          <w:p w:rsidRPr="00FA389F" w:rsidR="00807FDD" w:rsidRDefault="002D4D9F" w14:paraId="7E6798BC" w14:textId="19611DEE">
            <w:pPr>
              <w:rPr>
                <w:rFonts w:cs="Times New Roman"/>
              </w:rPr>
            </w:pPr>
            <w:r>
              <w:rPr>
                <w:rFonts w:cs="Times New Roman"/>
              </w:rPr>
              <w:t xml:space="preserve"> WARNING</w:t>
            </w:r>
          </w:p>
        </w:tc>
        <w:tc>
          <w:tcPr>
            <w:tcW w:w="572" w:type="dxa"/>
            <w:gridSpan w:val="2"/>
          </w:tcPr>
          <w:p w:rsidRPr="00FA389F" w:rsidR="00807FDD" w:rsidP="00807FDD" w:rsidRDefault="00F47EE6" w14:paraId="5E77A3B2" w14:textId="5986A9DE">
            <w:pPr>
              <w:rPr>
                <w:rFonts w:cs="Times New Roman"/>
              </w:rPr>
            </w:pPr>
            <w:r w:rsidRPr="00FA389F">
              <w:rPr>
                <w:rFonts w:ascii="Segoe UI Emoji" w:hAnsi="Segoe UI Emoji" w:cs="Segoe UI Emoji"/>
              </w:rPr>
              <w:t>⚠️</w:t>
            </w:r>
          </w:p>
        </w:tc>
        <w:tc>
          <w:tcPr>
            <w:tcW w:w="0" w:type="auto"/>
          </w:tcPr>
          <w:p w:rsidRPr="00FA389F" w:rsidR="00807FDD" w:rsidRDefault="00807FDD" w14:paraId="675B5177" w14:textId="362C59A3">
            <w:pPr>
              <w:rPr>
                <w:rFonts w:cs="Times New Roman"/>
              </w:rPr>
            </w:pPr>
            <w:r w:rsidRPr="00FA389F">
              <w:rPr>
                <w:rFonts w:cs="Times New Roman"/>
              </w:rPr>
              <w:t>Attention</w:t>
            </w:r>
          </w:p>
        </w:tc>
        <w:tc>
          <w:tcPr>
            <w:tcW w:w="0" w:type="auto"/>
          </w:tcPr>
          <w:p w:rsidRPr="00FA389F" w:rsidR="00807FDD" w:rsidRDefault="00807FDD" w14:paraId="35513519" w14:textId="1ECF42A8">
            <w:pPr>
              <w:rPr>
                <w:rFonts w:cs="Times New Roman"/>
              </w:rPr>
            </w:pPr>
            <w:r w:rsidRPr="00FA389F">
              <w:rPr>
                <w:rFonts w:cs="Times New Roman"/>
              </w:rPr>
              <w:t>Actions that can cause incorrect results</w:t>
            </w:r>
          </w:p>
        </w:tc>
      </w:tr>
      <w:tr w:rsidRPr="00196AB3" w:rsidR="00807FDD" w:rsidTr="0042148E" w14:paraId="65B7746B" w14:textId="77777777">
        <w:trPr>
          <w:trHeight w:val="574"/>
        </w:trPr>
        <w:tc>
          <w:tcPr>
            <w:tcW w:w="1596" w:type="dxa"/>
          </w:tcPr>
          <w:p w:rsidRPr="00FA389F" w:rsidR="00807FDD" w:rsidRDefault="002D4D9F" w14:paraId="3F89087D" w14:textId="3DC5F22D">
            <w:pPr>
              <w:rPr>
                <w:rFonts w:cs="Times New Roman"/>
              </w:rPr>
            </w:pPr>
            <w:r>
              <w:rPr>
                <w:rFonts w:cs="Times New Roman"/>
              </w:rPr>
              <w:t>CHECKPOINT</w:t>
            </w:r>
          </w:p>
        </w:tc>
        <w:tc>
          <w:tcPr>
            <w:tcW w:w="572" w:type="dxa"/>
            <w:gridSpan w:val="2"/>
          </w:tcPr>
          <w:p w:rsidRPr="00FA389F" w:rsidR="00807FDD" w:rsidP="00807FDD" w:rsidRDefault="00F47EE6" w14:paraId="510ABD74" w14:textId="2519900C">
            <w:pPr>
              <w:rPr>
                <w:rFonts w:cs="Times New Roman"/>
              </w:rPr>
            </w:pPr>
            <w:r w:rsidRPr="00FA389F">
              <w:rPr>
                <w:rFonts w:ascii="Segoe UI Emoji" w:hAnsi="Segoe UI Emoji" w:cs="Segoe UI Emoji"/>
              </w:rPr>
              <w:t>✅</w:t>
            </w:r>
          </w:p>
        </w:tc>
        <w:tc>
          <w:tcPr>
            <w:tcW w:w="0" w:type="auto"/>
          </w:tcPr>
          <w:p w:rsidRPr="00FA389F" w:rsidR="00807FDD" w:rsidRDefault="00807FDD" w14:paraId="07177BAE" w14:textId="39C18B53">
            <w:pPr>
              <w:rPr>
                <w:rFonts w:cs="Times New Roman"/>
              </w:rPr>
            </w:pPr>
            <w:r w:rsidRPr="00FA389F">
              <w:rPr>
                <w:rFonts w:cs="Times New Roman"/>
              </w:rPr>
              <w:t>Verify your progress</w:t>
            </w:r>
          </w:p>
        </w:tc>
        <w:tc>
          <w:tcPr>
            <w:tcW w:w="0" w:type="auto"/>
          </w:tcPr>
          <w:p w:rsidRPr="00FA389F" w:rsidR="00807FDD" w:rsidRDefault="00807FDD" w14:paraId="2AF074A4" w14:textId="114B7850">
            <w:pPr>
              <w:rPr>
                <w:rFonts w:cs="Times New Roman"/>
              </w:rPr>
            </w:pPr>
            <w:r w:rsidRPr="00FA389F">
              <w:rPr>
                <w:rFonts w:cs="Times New Roman"/>
              </w:rPr>
              <w:t>Describes what your results should look like at a stage</w:t>
            </w:r>
          </w:p>
        </w:tc>
      </w:tr>
      <w:tr w:rsidRPr="00196AB3" w:rsidR="00807FDD" w:rsidTr="0042148E" w14:paraId="6C6E8040" w14:textId="77777777">
        <w:trPr>
          <w:trHeight w:val="327"/>
        </w:trPr>
        <w:tc>
          <w:tcPr>
            <w:tcW w:w="1596" w:type="dxa"/>
          </w:tcPr>
          <w:p w:rsidRPr="00FA389F" w:rsidR="00807FDD" w:rsidRDefault="009B2D33" w14:paraId="49FA1997" w14:textId="2797B5C1">
            <w:pPr>
              <w:rPr>
                <w:rFonts w:cs="Times New Roman"/>
              </w:rPr>
            </w:pPr>
            <w:r>
              <w:rPr>
                <w:rFonts w:cs="Times New Roman"/>
              </w:rPr>
              <w:t>TIP</w:t>
            </w:r>
            <w:r w:rsidRPr="00FA389F" w:rsidR="00807FDD">
              <w:rPr>
                <w:rFonts w:cs="Times New Roman"/>
              </w:rPr>
              <w:t xml:space="preserve"> </w:t>
            </w:r>
          </w:p>
        </w:tc>
        <w:tc>
          <w:tcPr>
            <w:tcW w:w="572" w:type="dxa"/>
            <w:gridSpan w:val="2"/>
          </w:tcPr>
          <w:p w:rsidRPr="00FA389F" w:rsidR="00807FDD" w:rsidP="00807FDD" w:rsidRDefault="00DB4109" w14:paraId="234798B8" w14:textId="6EF89AF4">
            <w:pPr>
              <w:rPr>
                <w:rFonts w:cs="Times New Roman"/>
              </w:rPr>
            </w:pPr>
            <w:r w:rsidRPr="00FA389F">
              <w:rPr>
                <w:rFonts w:ascii="Segoe UI Emoji" w:hAnsi="Segoe UI Emoji" w:cs="Segoe UI Emoji"/>
              </w:rPr>
              <w:t>💡</w:t>
            </w:r>
          </w:p>
        </w:tc>
        <w:tc>
          <w:tcPr>
            <w:tcW w:w="0" w:type="auto"/>
          </w:tcPr>
          <w:p w:rsidRPr="00FA389F" w:rsidR="00807FDD" w:rsidRDefault="00807FDD" w14:paraId="1AB4A534" w14:textId="079CBE92">
            <w:pPr>
              <w:rPr>
                <w:rFonts w:cs="Times New Roman"/>
              </w:rPr>
            </w:pPr>
            <w:r w:rsidRPr="00FA389F">
              <w:rPr>
                <w:rFonts w:cs="Times New Roman"/>
              </w:rPr>
              <w:t xml:space="preserve">Workflow efficiency </w:t>
            </w:r>
          </w:p>
        </w:tc>
        <w:tc>
          <w:tcPr>
            <w:tcW w:w="0" w:type="auto"/>
          </w:tcPr>
          <w:p w:rsidRPr="00FA389F" w:rsidR="00807FDD" w:rsidRDefault="00807FDD" w14:paraId="1F326C39" w14:textId="70510DF4">
            <w:pPr>
              <w:rPr>
                <w:rFonts w:cs="Times New Roman"/>
              </w:rPr>
            </w:pPr>
            <w:r w:rsidRPr="00FA389F">
              <w:rPr>
                <w:rFonts w:cs="Times New Roman"/>
              </w:rPr>
              <w:t>Shortcuts/ best practices</w:t>
            </w:r>
          </w:p>
        </w:tc>
      </w:tr>
      <w:tr w:rsidRPr="00196AB3" w:rsidR="00807FDD" w:rsidTr="00B869CC" w14:paraId="663986D9" w14:textId="77777777">
        <w:trPr>
          <w:trHeight w:val="845"/>
        </w:trPr>
        <w:tc>
          <w:tcPr>
            <w:tcW w:w="1596" w:type="dxa"/>
          </w:tcPr>
          <w:p w:rsidRPr="00FA389F" w:rsidR="00807FDD" w:rsidRDefault="002D4D9F" w14:paraId="663B0445" w14:textId="0C081AEA">
            <w:pPr>
              <w:rPr>
                <w:rFonts w:cs="Times New Roman"/>
              </w:rPr>
            </w:pPr>
            <w:r w:rsidRPr="00FA389F">
              <w:rPr>
                <w:rFonts w:cs="Times New Roman"/>
              </w:rPr>
              <w:t>TROUBLE SHOOTING</w:t>
            </w:r>
          </w:p>
        </w:tc>
        <w:tc>
          <w:tcPr>
            <w:tcW w:w="572" w:type="dxa"/>
            <w:gridSpan w:val="2"/>
          </w:tcPr>
          <w:p w:rsidRPr="00FA389F" w:rsidR="00807FDD" w:rsidRDefault="002579DE" w14:paraId="55090F56" w14:textId="244353DE">
            <w:pPr>
              <w:rPr>
                <w:rFonts w:cs="Times New Roman"/>
              </w:rPr>
            </w:pPr>
            <w:r w:rsidRPr="00FA389F">
              <w:rPr>
                <w:rFonts w:ascii="Segoe UI Emoji" w:hAnsi="Segoe UI Emoji" w:cs="Segoe UI Emoji"/>
              </w:rPr>
              <w:t>🔧</w:t>
            </w:r>
          </w:p>
        </w:tc>
        <w:tc>
          <w:tcPr>
            <w:tcW w:w="0" w:type="auto"/>
          </w:tcPr>
          <w:p w:rsidRPr="00FA389F" w:rsidR="00807FDD" w:rsidRDefault="00807FDD" w14:paraId="011FB000" w14:textId="42ABD4A1">
            <w:pPr>
              <w:rPr>
                <w:rFonts w:cs="Times New Roman"/>
              </w:rPr>
            </w:pPr>
            <w:r w:rsidRPr="00FA389F">
              <w:rPr>
                <w:rFonts w:cs="Times New Roman"/>
              </w:rPr>
              <w:t>Common Issues</w:t>
            </w:r>
          </w:p>
        </w:tc>
        <w:tc>
          <w:tcPr>
            <w:tcW w:w="0" w:type="auto"/>
          </w:tcPr>
          <w:p w:rsidRPr="00FA389F" w:rsidR="00807FDD" w:rsidRDefault="00807FDD" w14:paraId="37AF96D0" w14:textId="0D0CD712">
            <w:pPr>
              <w:rPr>
                <w:rFonts w:cs="Times New Roman"/>
              </w:rPr>
            </w:pPr>
            <w:r w:rsidRPr="00FA389F">
              <w:rPr>
                <w:rFonts w:cs="Times New Roman"/>
              </w:rPr>
              <w:t>Solutions to problems others have encountered</w:t>
            </w:r>
          </w:p>
        </w:tc>
      </w:tr>
    </w:tbl>
    <w:p w:rsidRPr="00196AB3" w:rsidR="005B7110" w:rsidP="0042148E" w:rsidRDefault="005B7110" w14:paraId="21A0A394" w14:textId="77777777">
      <w:pPr>
        <w:ind w:left="360"/>
        <w:rPr>
          <w:rFonts w:cs="Times New Roman"/>
          <w:b/>
          <w:bCs/>
        </w:rPr>
      </w:pPr>
    </w:p>
    <w:p w:rsidRPr="00196AB3" w:rsidR="00AA47F5" w:rsidRDefault="00AA47F5" w14:paraId="1997562B" w14:textId="77777777">
      <w:pPr>
        <w:rPr>
          <w:rFonts w:cs="Times New Roman"/>
          <w:b/>
          <w:bCs/>
        </w:rPr>
      </w:pPr>
    </w:p>
    <w:p w:rsidRPr="00681A6E" w:rsidR="001A2E9A" w:rsidRDefault="001A2E9A" w14:paraId="57855D5D" w14:textId="77777777">
      <w:pPr>
        <w:rPr>
          <w:rFonts w:cs="Times New Roman"/>
        </w:rPr>
      </w:pPr>
    </w:p>
    <w:p w:rsidRPr="009358EF" w:rsidR="001A2E9A" w:rsidP="009358EF" w:rsidRDefault="00920BEC" w14:paraId="120FC4C4" w14:textId="56A825BC">
      <w:pPr>
        <w:pStyle w:val="Heading2"/>
      </w:pPr>
      <w:bookmarkStart w:name="_Toc216949285" w:id="9"/>
      <w:r>
        <w:t>1.5.</w:t>
      </w:r>
      <w:r w:rsidRPr="009358EF">
        <w:t xml:space="preserve"> Help</w:t>
      </w:r>
      <w:r w:rsidRPr="009358EF" w:rsidR="00A21CEE">
        <w:t xml:space="preserve"> and Support</w:t>
      </w:r>
      <w:bookmarkEnd w:id="9"/>
    </w:p>
    <w:p w:rsidR="001A2E9A" w:rsidP="0030279B" w:rsidRDefault="001A2E9A" w14:paraId="472D4781" w14:textId="000F3CF1">
      <w:pPr>
        <w:ind w:left="360"/>
        <w:rPr>
          <w:rFonts w:cs="Times New Roman"/>
        </w:rPr>
      </w:pPr>
      <w:r>
        <w:t xml:space="preserve">The Primary Forest Finder is still </w:t>
      </w:r>
      <w:r w:rsidR="00AD2E0A">
        <w:t>on</w:t>
      </w:r>
      <w:r>
        <w:t xml:space="preserve"> its beta stage </w:t>
      </w:r>
      <w:r w:rsidR="00310912">
        <w:t>-</w:t>
      </w:r>
      <w:r w:rsidR="00AD2E0A">
        <w:t xml:space="preserve"> therefore still under </w:t>
      </w:r>
      <w:r w:rsidR="0062686F">
        <w:t xml:space="preserve">development. Please contact the </w:t>
      </w:r>
      <w:r w:rsidR="000D16D3">
        <w:t xml:space="preserve">development </w:t>
      </w:r>
      <w:commentRangeStart w:id="10"/>
      <w:r w:rsidR="000D16D3">
        <w:t>team</w:t>
      </w:r>
      <w:commentRangeEnd w:id="10"/>
      <w:r w:rsidR="006E738D">
        <w:rPr>
          <w:rStyle w:val="CommentReference"/>
        </w:rPr>
        <w:commentReference w:id="10"/>
      </w:r>
      <w:r w:rsidR="000D16D3">
        <w:t xml:space="preserve"> with any </w:t>
      </w:r>
      <w:r w:rsidRPr="00DB3DB9" w:rsidR="000D16D3">
        <w:rPr>
          <w:rFonts w:cs="Times New Roman"/>
        </w:rPr>
        <w:t>feedback, improvement to the workflow or</w:t>
      </w:r>
      <w:r w:rsidRPr="00DB3DB9" w:rsidR="00DB3DB9">
        <w:rPr>
          <w:rFonts w:cs="Times New Roman"/>
        </w:rPr>
        <w:t xml:space="preserve"> for</w:t>
      </w:r>
      <w:r w:rsidRPr="00DB3DB9" w:rsidR="000D16D3">
        <w:rPr>
          <w:rFonts w:cs="Times New Roman"/>
        </w:rPr>
        <w:t xml:space="preserve"> technical support</w:t>
      </w:r>
      <w:r w:rsidR="00DB3DB9">
        <w:rPr>
          <w:rFonts w:cs="Times New Roman"/>
        </w:rPr>
        <w:t xml:space="preserve"> using the workflow.</w:t>
      </w:r>
      <w:r w:rsidR="00310912">
        <w:rPr>
          <w:rFonts w:cs="Times New Roman"/>
        </w:rPr>
        <w:t xml:space="preserve"> </w:t>
      </w:r>
    </w:p>
    <w:p w:rsidRPr="003A7AFB" w:rsidR="006E738D" w:rsidP="00151EF7" w:rsidRDefault="006E738D" w14:paraId="148E8653" w14:textId="5D421112">
      <w:pPr>
        <w:pStyle w:val="ListParagraph"/>
        <w:numPr>
          <w:ilvl w:val="0"/>
          <w:numId w:val="11"/>
        </w:numPr>
        <w:rPr>
          <w:rFonts w:cs="Times New Roman"/>
        </w:rPr>
      </w:pPr>
      <w:r w:rsidRPr="003A7AFB">
        <w:rPr>
          <w:rFonts w:cs="Times New Roman"/>
        </w:rPr>
        <w:t xml:space="preserve">For questions on </w:t>
      </w:r>
      <w:r w:rsidRPr="003A7AFB" w:rsidR="008160E2">
        <w:rPr>
          <w:rFonts w:cs="Times New Roman"/>
        </w:rPr>
        <w:t xml:space="preserve">QGIS, consult the </w:t>
      </w:r>
      <w:hyperlink w:history="1" r:id="rId12">
        <w:r w:rsidRPr="003A7AFB" w:rsidR="008160E2">
          <w:rPr>
            <w:rStyle w:val="Hyperlink"/>
            <w:rFonts w:cs="Times New Roman"/>
          </w:rPr>
          <w:t>QGIS documentation</w:t>
        </w:r>
      </w:hyperlink>
      <w:r w:rsidRPr="003A7AFB" w:rsidR="0030279B">
        <w:rPr>
          <w:rFonts w:cs="Times New Roman"/>
        </w:rPr>
        <w:t>.</w:t>
      </w:r>
    </w:p>
    <w:p w:rsidRPr="003A7AFB" w:rsidR="0030279B" w:rsidP="00151EF7" w:rsidRDefault="00FE2C02" w14:paraId="34442FB5" w14:textId="41A2F264">
      <w:pPr>
        <w:pStyle w:val="ListParagraph"/>
        <w:numPr>
          <w:ilvl w:val="0"/>
          <w:numId w:val="11"/>
        </w:numPr>
        <w:rPr>
          <w:rFonts w:cs="Times New Roman"/>
        </w:rPr>
      </w:pPr>
      <w:r w:rsidRPr="003A7AFB">
        <w:rPr>
          <w:rFonts w:cs="Times New Roman"/>
        </w:rPr>
        <w:t>Video tutorials</w:t>
      </w:r>
      <w:r w:rsidRPr="003A7AFB" w:rsidR="007D6DE5">
        <w:rPr>
          <w:rFonts w:cs="Times New Roman"/>
        </w:rPr>
        <w:t xml:space="preserve"> are included in </w:t>
      </w:r>
      <w:r w:rsidRPr="003A7AFB" w:rsidR="00545B7B">
        <w:rPr>
          <w:rFonts w:cs="Times New Roman"/>
        </w:rPr>
        <w:t xml:space="preserve">the </w:t>
      </w:r>
      <w:commentRangeStart w:id="11"/>
      <w:r w:rsidRPr="003A7AFB" w:rsidR="00545B7B">
        <w:rPr>
          <w:rFonts w:cs="Times New Roman"/>
        </w:rPr>
        <w:t>Annex</w:t>
      </w:r>
      <w:r w:rsidR="00A17D53">
        <w:rPr>
          <w:rFonts w:cs="Times New Roman"/>
        </w:rPr>
        <w:t xml:space="preserve"> B</w:t>
      </w:r>
      <w:r w:rsidRPr="003A7AFB" w:rsidR="00545B7B">
        <w:rPr>
          <w:rFonts w:cs="Times New Roman"/>
        </w:rPr>
        <w:t xml:space="preserve"> / Tutorials </w:t>
      </w:r>
      <w:commentRangeEnd w:id="11"/>
      <w:r w:rsidR="00545B7B">
        <w:rPr>
          <w:rStyle w:val="CommentReference"/>
        </w:rPr>
        <w:commentReference w:id="11"/>
      </w:r>
      <w:r w:rsidRPr="003A7AFB" w:rsidR="00545B7B">
        <w:rPr>
          <w:rFonts w:cs="Times New Roman"/>
        </w:rPr>
        <w:t>section for step-by-step screencasts.</w:t>
      </w:r>
    </w:p>
    <w:p w:rsidRPr="00683FA1" w:rsidR="00D309E3" w:rsidP="00151EF7" w:rsidRDefault="00B36C55" w14:paraId="48BAD935" w14:textId="31DF634A">
      <w:pPr>
        <w:pStyle w:val="ListParagraph"/>
        <w:numPr>
          <w:ilvl w:val="0"/>
          <w:numId w:val="11"/>
        </w:numPr>
        <w:rPr>
          <w:rFonts w:cs="Times New Roman"/>
          <w:b/>
          <w:bCs/>
        </w:rPr>
      </w:pPr>
      <w:r w:rsidRPr="00CD0E6F">
        <w:rPr>
          <w:rFonts w:cs="Times New Roman"/>
        </w:rPr>
        <w:t xml:space="preserve">The Primary Forest Finder </w:t>
      </w:r>
      <w:r w:rsidRPr="00CD0E6F" w:rsidR="005B78D8">
        <w:rPr>
          <w:rFonts w:cs="Times New Roman"/>
        </w:rPr>
        <w:t>is raster intensive.</w:t>
      </w:r>
      <w:r w:rsidR="00806B63">
        <w:rPr>
          <w:rFonts w:cs="Times New Roman"/>
        </w:rPr>
        <w:t xml:space="preserve"> A c</w:t>
      </w:r>
      <w:r w:rsidRPr="00CD0E6F" w:rsidR="00806B63">
        <w:rPr>
          <w:rFonts w:cs="Times New Roman"/>
        </w:rPr>
        <w:t>omprehensive</w:t>
      </w:r>
      <w:r w:rsidRPr="00CD0E6F" w:rsidR="00913681">
        <w:rPr>
          <w:rFonts w:cs="Times New Roman"/>
        </w:rPr>
        <w:t xml:space="preserve"> </w:t>
      </w:r>
      <w:r w:rsidRPr="00CD0E6F" w:rsidR="00913681">
        <w:rPr>
          <w:rFonts w:cs="Times New Roman"/>
          <w:i/>
          <w:iCs/>
        </w:rPr>
        <w:t>Best Practices</w:t>
      </w:r>
      <w:r w:rsidRPr="00CD0E6F" w:rsidR="006A3E81">
        <w:rPr>
          <w:rFonts w:cs="Times New Roman"/>
          <w:i/>
          <w:iCs/>
        </w:rPr>
        <w:t xml:space="preserve"> when working with Rasters</w:t>
      </w:r>
      <w:r w:rsidRPr="00535E79" w:rsidR="00913681">
        <w:rPr>
          <w:rFonts w:cs="Times New Roman"/>
        </w:rPr>
        <w:t xml:space="preserve"> section</w:t>
      </w:r>
      <w:r w:rsidRPr="00CD0E6F" w:rsidR="00913681">
        <w:rPr>
          <w:rFonts w:cs="Times New Roman"/>
        </w:rPr>
        <w:t xml:space="preserve"> has been included in the </w:t>
      </w:r>
      <w:hyperlink w:history="1" w:anchor="_A.1._Best_practices">
        <w:r w:rsidRPr="00DB7784" w:rsidR="00683FA1">
          <w:rPr>
            <w:rStyle w:val="Hyperlink"/>
            <w:rFonts w:cs="Times New Roman"/>
          </w:rPr>
          <w:t>Annex.</w:t>
        </w:r>
      </w:hyperlink>
    </w:p>
    <w:p w:rsidRPr="00683FA1" w:rsidR="00683FA1" w:rsidP="00683FA1" w:rsidRDefault="00683FA1" w14:paraId="42A1A85C" w14:textId="77777777">
      <w:pPr>
        <w:pStyle w:val="ListParagraph"/>
        <w:ind w:left="1080"/>
        <w:rPr>
          <w:rFonts w:cs="Times New Roman"/>
          <w:b/>
          <w:bCs/>
        </w:rPr>
      </w:pPr>
    </w:p>
    <w:p w:rsidRPr="00196AB3" w:rsidR="00BC56DA" w:rsidP="009358EF" w:rsidRDefault="00920BEC" w14:paraId="4C81EAC7" w14:textId="441A734B">
      <w:pPr>
        <w:pStyle w:val="Heading2"/>
      </w:pPr>
      <w:bookmarkStart w:name="_Toc216949286" w:id="12"/>
      <w:r>
        <w:t>1.6.</w:t>
      </w:r>
      <w:r w:rsidRPr="00196AB3">
        <w:t xml:space="preserve"> Acknowledgements</w:t>
      </w:r>
      <w:bookmarkEnd w:id="12"/>
    </w:p>
    <w:p w:rsidRPr="00893E1A" w:rsidR="00BC56DA" w:rsidP="00893E1A" w:rsidRDefault="00BC56DA" w14:paraId="156DADD3" w14:textId="7F0A7361">
      <w:pPr>
        <w:ind w:left="360"/>
        <w:rPr>
          <w:rFonts w:cs="Times New Roman"/>
        </w:rPr>
      </w:pPr>
      <w:r w:rsidRPr="00893E1A">
        <w:rPr>
          <w:rFonts w:cs="Times New Roman"/>
        </w:rPr>
        <w:t xml:space="preserve">This guide was </w:t>
      </w:r>
      <w:r w:rsidRPr="00893E1A" w:rsidR="00F51E69">
        <w:rPr>
          <w:rFonts w:cs="Times New Roman"/>
        </w:rPr>
        <w:t>developed with</w:t>
      </w:r>
      <w:r w:rsidRPr="00893E1A" w:rsidR="00042B83">
        <w:rPr>
          <w:rFonts w:cs="Times New Roman"/>
        </w:rPr>
        <w:t xml:space="preserve"> </w:t>
      </w:r>
      <w:commentRangeStart w:id="13"/>
      <w:commentRangeStart w:id="14"/>
      <w:r w:rsidRPr="00893E1A" w:rsidR="00042B83">
        <w:rPr>
          <w:rFonts w:cs="Times New Roman"/>
        </w:rPr>
        <w:t xml:space="preserve">contributions </w:t>
      </w:r>
      <w:r w:rsidRPr="00893E1A" w:rsidR="00893E1A">
        <w:rPr>
          <w:rFonts w:cs="Times New Roman"/>
        </w:rPr>
        <w:t>from</w:t>
      </w:r>
      <w:commentRangeEnd w:id="13"/>
      <w:r w:rsidR="00713B32">
        <w:rPr>
          <w:rStyle w:val="CommentReference"/>
        </w:rPr>
        <w:commentReference w:id="13"/>
      </w:r>
      <w:commentRangeEnd w:id="14"/>
      <w:r>
        <w:rPr>
          <w:rStyle w:val="CommentReference"/>
        </w:rPr>
        <w:commentReference w:id="14"/>
      </w:r>
      <w:r w:rsidRPr="00893E1A" w:rsidR="00893E1A">
        <w:rPr>
          <w:rFonts w:cs="Times New Roman"/>
        </w:rPr>
        <w:t>:</w:t>
      </w:r>
      <w:r w:rsidRPr="00282A9A" w:rsidR="00282A9A">
        <w:rPr>
          <w:rFonts w:cs="Times New Roman"/>
        </w:rPr>
        <w:t xml:space="preserve"> </w:t>
      </w:r>
    </w:p>
    <w:p w:rsidRPr="00893E1A" w:rsidR="00BC56DA" w:rsidRDefault="00BC56DA" w14:paraId="6F49CA58" w14:textId="77777777">
      <w:pPr>
        <w:rPr>
          <w:rFonts w:cs="Times New Roman"/>
        </w:rPr>
      </w:pPr>
    </w:p>
    <w:p w:rsidRPr="00196AB3" w:rsidR="00607476" w:rsidP="009358EF" w:rsidRDefault="00920BEC" w14:paraId="050F6EF7" w14:textId="4DCF782A">
      <w:pPr>
        <w:pStyle w:val="Heading2"/>
      </w:pPr>
      <w:bookmarkStart w:name="_Toc216949287" w:id="15"/>
      <w:r>
        <w:t>1.7.</w:t>
      </w:r>
      <w:r w:rsidRPr="00196AB3">
        <w:t xml:space="preserve"> Authors</w:t>
      </w:r>
      <w:bookmarkEnd w:id="15"/>
    </w:p>
    <w:p w:rsidR="004313BD" w:rsidP="00856397" w:rsidRDefault="00323FAC" w14:paraId="1CAB6595" w14:textId="4D8BBA30">
      <w:pPr>
        <w:ind w:left="360"/>
        <w:rPr>
          <w:rFonts w:cs="Times New Roman"/>
        </w:rPr>
      </w:pPr>
      <w:r w:rsidRPr="00BA0ACA">
        <w:rPr>
          <w:rFonts w:cs="Times New Roman"/>
        </w:rPr>
        <w:t>The QGIS PFF</w:t>
      </w:r>
      <w:r w:rsidRPr="00BA0ACA" w:rsidR="000C64E7">
        <w:rPr>
          <w:rFonts w:cs="Times New Roman"/>
        </w:rPr>
        <w:t xml:space="preserve"> has been developed by the Food and Agriculture Organization of the United Nations </w:t>
      </w:r>
      <w:commentRangeStart w:id="16"/>
      <w:r w:rsidRPr="00BA0ACA" w:rsidR="000C64E7">
        <w:rPr>
          <w:rFonts w:cs="Times New Roman"/>
        </w:rPr>
        <w:t>(FAO)</w:t>
      </w:r>
      <w:r w:rsidRPr="00BA0ACA" w:rsidR="00041F1E">
        <w:rPr>
          <w:rFonts w:cs="Times New Roman"/>
        </w:rPr>
        <w:t>.</w:t>
      </w:r>
      <w:r w:rsidRPr="00BA0ACA">
        <w:rPr>
          <w:rFonts w:cs="Times New Roman"/>
        </w:rPr>
        <w:t xml:space="preserve"> </w:t>
      </w:r>
      <w:commentRangeEnd w:id="16"/>
      <w:r w:rsidRPr="00BA0ACA" w:rsidR="00041F1E">
        <w:rPr>
          <w:rStyle w:val="CommentReference"/>
        </w:rPr>
        <w:commentReference w:id="16"/>
      </w:r>
      <w:r w:rsidRPr="00BA0ACA" w:rsidR="00041F1E">
        <w:rPr>
          <w:rFonts w:cs="Times New Roman"/>
        </w:rPr>
        <w:t xml:space="preserve">The workflow </w:t>
      </w:r>
      <w:r w:rsidRPr="00BA0ACA">
        <w:rPr>
          <w:rFonts w:cs="Times New Roman"/>
        </w:rPr>
        <w:t xml:space="preserve">is based on the GEE -based tool developed by </w:t>
      </w:r>
      <w:del w:author="Arnell, Andrew (NFOA)" w:date="2026-01-13T11:04:00Z" w16du:dateUtc="2026-01-13T10:04:00Z" w:id="17">
        <w:r w:rsidRPr="00BA0ACA" w:rsidDel="00936A66">
          <w:rPr>
            <w:rFonts w:cs="Times New Roman"/>
          </w:rPr>
          <w:delText xml:space="preserve">Arnell </w:delText>
        </w:r>
      </w:del>
      <w:r w:rsidRPr="00BA0ACA" w:rsidR="0032371A">
        <w:rPr>
          <w:rFonts w:cs="Times New Roman"/>
        </w:rPr>
        <w:t>Andy</w:t>
      </w:r>
      <w:ins w:author="Arnell, Andrew (NFOA)" w:date="2026-01-13T11:04:00Z" w16du:dateUtc="2026-01-13T10:04:00Z" w:id="18">
        <w:r w:rsidR="00936A66">
          <w:rPr>
            <w:rFonts w:cs="Times New Roman"/>
          </w:rPr>
          <w:t xml:space="preserve"> </w:t>
        </w:r>
        <w:r w:rsidRPr="00BA0ACA" w:rsidR="00936A66">
          <w:rPr>
            <w:rFonts w:cs="Times New Roman"/>
          </w:rPr>
          <w:t>Arnell</w:t>
        </w:r>
      </w:ins>
      <w:r w:rsidRPr="00BA0ACA" w:rsidR="0032371A">
        <w:rPr>
          <w:rFonts w:cs="Times New Roman"/>
        </w:rPr>
        <w:t>.</w:t>
      </w:r>
      <w:r w:rsidRPr="00BA0ACA" w:rsidR="00380378">
        <w:rPr>
          <w:rFonts w:cs="Times New Roman"/>
        </w:rPr>
        <w:t xml:space="preserve"> The QGIS workflow and its documentation </w:t>
      </w:r>
      <w:r w:rsidRPr="00BA0ACA" w:rsidR="004313BD">
        <w:rPr>
          <w:rFonts w:cs="Times New Roman"/>
        </w:rPr>
        <w:t>were</w:t>
      </w:r>
      <w:r w:rsidRPr="00BA0ACA" w:rsidR="0032371A">
        <w:rPr>
          <w:rFonts w:cs="Times New Roman"/>
        </w:rPr>
        <w:t xml:space="preserve"> developed by Ann Cheptoo Rotich. </w:t>
      </w:r>
      <w:r w:rsidRPr="00BA0ACA" w:rsidR="00005C7F">
        <w:rPr>
          <w:rFonts w:cs="Times New Roman"/>
        </w:rPr>
        <w:t>Xavier deLamo</w:t>
      </w:r>
      <w:r w:rsidR="00241ED0">
        <w:rPr>
          <w:rFonts w:cs="Times New Roman"/>
        </w:rPr>
        <w:t xml:space="preserve"> </w:t>
      </w:r>
      <w:r w:rsidR="00856397">
        <w:rPr>
          <w:rFonts w:cs="Times New Roman"/>
        </w:rPr>
        <w:t xml:space="preserve">supervised the production of both products with the leadership of </w:t>
      </w:r>
      <w:r w:rsidRPr="00BA0ACA" w:rsidR="00005C7F">
        <w:rPr>
          <w:rFonts w:cs="Times New Roman"/>
        </w:rPr>
        <w:t>Ann</w:t>
      </w:r>
      <w:r w:rsidRPr="00BA0ACA" w:rsidR="009C253B">
        <w:rPr>
          <w:rFonts w:cs="Times New Roman"/>
        </w:rPr>
        <w:t>e</w:t>
      </w:r>
      <w:r w:rsidRPr="00BA0ACA" w:rsidR="00005C7F">
        <w:rPr>
          <w:rFonts w:cs="Times New Roman"/>
        </w:rPr>
        <w:t xml:space="preserve"> Branth</w:t>
      </w:r>
      <w:r w:rsidRPr="00BA0ACA" w:rsidR="009C253B">
        <w:rPr>
          <w:rFonts w:cs="Times New Roman"/>
        </w:rPr>
        <w:t>rome</w:t>
      </w:r>
      <w:r w:rsidR="002B3659">
        <w:rPr>
          <w:rFonts w:cs="Times New Roman"/>
        </w:rPr>
        <w:t>.</w:t>
      </w:r>
    </w:p>
    <w:p w:rsidR="004313BD" w:rsidP="00856397" w:rsidRDefault="004313BD" w14:paraId="1526F4A6" w14:textId="77777777">
      <w:pPr>
        <w:ind w:left="360"/>
        <w:rPr>
          <w:rFonts w:cs="Times New Roman"/>
        </w:rPr>
      </w:pPr>
    </w:p>
    <w:p w:rsidR="00607476" w:rsidP="009358EF" w:rsidRDefault="00920BEC" w14:paraId="116520F7" w14:textId="720B2813">
      <w:pPr>
        <w:pStyle w:val="Heading2"/>
      </w:pPr>
      <w:bookmarkStart w:name="_Toc216949288" w:id="19"/>
      <w:r>
        <w:t>1.8.</w:t>
      </w:r>
      <w:r w:rsidRPr="00196AB3">
        <w:t xml:space="preserve"> License</w:t>
      </w:r>
      <w:r w:rsidRPr="00196AB3" w:rsidR="00607476">
        <w:t xml:space="preserve"> and Usage Terms</w:t>
      </w:r>
      <w:bookmarkEnd w:id="19"/>
      <w:r w:rsidRPr="00196AB3" w:rsidR="00607476">
        <w:t xml:space="preserve"> </w:t>
      </w:r>
    </w:p>
    <w:p w:rsidRPr="00713B32" w:rsidR="00893E1A" w:rsidP="004313BD" w:rsidRDefault="00893E1A" w14:paraId="6AA14DAB" w14:textId="1D8B534E">
      <w:pPr>
        <w:ind w:left="360"/>
        <w:rPr>
          <w:rFonts w:cs="Times New Roman"/>
        </w:rPr>
      </w:pPr>
      <w:r w:rsidRPr="00713B32">
        <w:rPr>
          <w:rFonts w:cs="Times New Roman"/>
        </w:rPr>
        <w:t>The Primary Forest Finder</w:t>
      </w:r>
      <w:r w:rsidRPr="00713B32" w:rsidR="00F51F4C">
        <w:rPr>
          <w:rFonts w:cs="Times New Roman"/>
        </w:rPr>
        <w:t xml:space="preserve"> Workflow and its associated </w:t>
      </w:r>
      <w:r w:rsidRPr="00713B32" w:rsidR="00A609E6">
        <w:rPr>
          <w:rFonts w:cs="Times New Roman"/>
        </w:rPr>
        <w:t>documentation is</w:t>
      </w:r>
      <w:r w:rsidRPr="00713B32" w:rsidR="00BC3F3B">
        <w:rPr>
          <w:rFonts w:cs="Times New Roman"/>
        </w:rPr>
        <w:t xml:space="preserve"> free</w:t>
      </w:r>
      <w:r w:rsidRPr="00713B32" w:rsidR="00F51F4C">
        <w:rPr>
          <w:rFonts w:cs="Times New Roman"/>
        </w:rPr>
        <w:t xml:space="preserve"> and </w:t>
      </w:r>
      <w:r w:rsidRPr="00713B32" w:rsidR="00BC3F3B">
        <w:rPr>
          <w:rFonts w:cs="Times New Roman"/>
        </w:rPr>
        <w:t>open</w:t>
      </w:r>
      <w:r w:rsidRPr="00713B32" w:rsidR="00412BDF">
        <w:rPr>
          <w:rFonts w:cs="Times New Roman"/>
        </w:rPr>
        <w:t>-source made available under the terms of the</w:t>
      </w:r>
      <w:r w:rsidRPr="00713B32" w:rsidR="00713B32">
        <w:t xml:space="preserve"> </w:t>
      </w:r>
      <w:hyperlink w:history="1" r:id="rId13">
        <w:r w:rsidRPr="00713B32" w:rsidR="00713B32">
          <w:rPr>
            <w:rStyle w:val="Hyperlink"/>
            <w:rFonts w:cs="Times New Roman"/>
          </w:rPr>
          <w:t>Creative Commons Attribution 4.0 International License (CC BY 4.0)</w:t>
        </w:r>
      </w:hyperlink>
      <w:r w:rsidRPr="00713B32" w:rsidR="00412BDF">
        <w:rPr>
          <w:rFonts w:cs="Times New Roman"/>
        </w:rPr>
        <w:t xml:space="preserve"> </w:t>
      </w:r>
    </w:p>
    <w:p w:rsidRPr="00196AB3" w:rsidR="00B33299" w:rsidRDefault="00B33299" w14:paraId="46330994" w14:textId="3C01A139">
      <w:pPr>
        <w:rPr>
          <w:rFonts w:cs="Times New Roman" w:eastAsiaTheme="majorEastAsia"/>
          <w:b/>
          <w:bCs/>
          <w:color w:val="2F5496" w:themeColor="accent1" w:themeShade="BF"/>
          <w:sz w:val="40"/>
          <w:szCs w:val="40"/>
        </w:rPr>
      </w:pPr>
      <w:r w:rsidRPr="00196AB3">
        <w:rPr>
          <w:rFonts w:cs="Times New Roman"/>
          <w:b/>
          <w:bCs/>
        </w:rPr>
        <w:br w:type="page"/>
      </w:r>
    </w:p>
    <w:p w:rsidRPr="00FC1B37" w:rsidR="009E74D1" w:rsidP="00FC1B37" w:rsidRDefault="00920BEC" w14:paraId="0089F286" w14:textId="6202A699">
      <w:pPr>
        <w:pStyle w:val="Heading1"/>
      </w:pPr>
      <w:bookmarkStart w:name="_Toc216949289" w:id="20"/>
      <w:r w:rsidRPr="00FC1B37">
        <w:t xml:space="preserve">2.0. </w:t>
      </w:r>
      <w:r w:rsidRPr="00FC1B37" w:rsidR="00C54BF6">
        <w:t>Background to the QGIS Primary Forest Finder</w:t>
      </w:r>
      <w:bookmarkEnd w:id="20"/>
    </w:p>
    <w:p w:rsidRPr="00196AB3" w:rsidR="00F3167A" w:rsidP="00F3167A" w:rsidRDefault="00F3167A" w14:paraId="1B2505F2" w14:textId="77777777">
      <w:pPr>
        <w:rPr>
          <w:rFonts w:cs="Times New Roman"/>
        </w:rPr>
      </w:pPr>
    </w:p>
    <w:p w:rsidRPr="00196AB3" w:rsidR="000F0D98" w:rsidP="000F0D98" w:rsidRDefault="000F0D98" w14:paraId="40880107" w14:textId="77777777">
      <w:pPr>
        <w:rPr>
          <w:rFonts w:cs="Times New Roman"/>
        </w:rPr>
      </w:pPr>
    </w:p>
    <w:p w:rsidRPr="00196AB3" w:rsidR="000F0D98" w:rsidP="000F0D98" w:rsidRDefault="000F0D98" w14:paraId="0FFEE34D" w14:textId="77777777">
      <w:pPr>
        <w:rPr>
          <w:rFonts w:cs="Times New Roman"/>
        </w:rPr>
      </w:pPr>
    </w:p>
    <w:p w:rsidRPr="00196AB3" w:rsidR="000F0D98" w:rsidP="000F0D98" w:rsidRDefault="000F0D98" w14:paraId="264F8A57" w14:textId="77777777">
      <w:pPr>
        <w:rPr>
          <w:rFonts w:cs="Times New Roman"/>
        </w:rPr>
      </w:pPr>
    </w:p>
    <w:p w:rsidRPr="00196AB3" w:rsidR="000F0D98" w:rsidP="000F0D98" w:rsidRDefault="000F0D98" w14:paraId="0942D501" w14:textId="77777777">
      <w:pPr>
        <w:rPr>
          <w:rFonts w:cs="Times New Roman"/>
        </w:rPr>
      </w:pPr>
    </w:p>
    <w:p w:rsidRPr="00196AB3" w:rsidR="000F0D98" w:rsidP="000F0D98" w:rsidRDefault="000F0D98" w14:paraId="5C63D753" w14:textId="77777777">
      <w:pPr>
        <w:rPr>
          <w:rFonts w:cs="Times New Roman"/>
        </w:rPr>
      </w:pPr>
    </w:p>
    <w:p w:rsidRPr="00196AB3" w:rsidR="000F0D98" w:rsidP="000F0D98" w:rsidRDefault="000F0D98" w14:paraId="5C969E9C" w14:textId="77777777">
      <w:pPr>
        <w:rPr>
          <w:rFonts w:cs="Times New Roman"/>
        </w:rPr>
      </w:pPr>
    </w:p>
    <w:p w:rsidRPr="00196AB3" w:rsidR="000F0D98" w:rsidP="000F0D98" w:rsidRDefault="000F0D98" w14:paraId="1FE186D9" w14:textId="77777777">
      <w:pPr>
        <w:rPr>
          <w:rFonts w:cs="Times New Roman"/>
        </w:rPr>
      </w:pPr>
    </w:p>
    <w:p w:rsidRPr="00196AB3" w:rsidR="000F0D98" w:rsidP="000F0D98" w:rsidRDefault="000F0D98" w14:paraId="36B8C9A0" w14:textId="77777777">
      <w:pPr>
        <w:rPr>
          <w:rFonts w:cs="Times New Roman"/>
        </w:rPr>
      </w:pPr>
    </w:p>
    <w:p w:rsidRPr="00196AB3" w:rsidR="000F0D98" w:rsidP="000F0D98" w:rsidRDefault="000F0D98" w14:paraId="4856D94D" w14:textId="77777777">
      <w:pPr>
        <w:rPr>
          <w:rFonts w:cs="Times New Roman"/>
        </w:rPr>
      </w:pPr>
    </w:p>
    <w:p w:rsidRPr="00196AB3" w:rsidR="000F0D98" w:rsidP="000F0D98" w:rsidRDefault="000F0D98" w14:paraId="62619DC5" w14:textId="77777777">
      <w:pPr>
        <w:rPr>
          <w:rFonts w:cs="Times New Roman"/>
        </w:rPr>
      </w:pPr>
    </w:p>
    <w:p w:rsidRPr="00196AB3" w:rsidR="000F0D98" w:rsidP="000F0D98" w:rsidRDefault="000F0D98" w14:paraId="369B2A48" w14:textId="77777777">
      <w:pPr>
        <w:rPr>
          <w:rFonts w:cs="Times New Roman"/>
        </w:rPr>
      </w:pPr>
    </w:p>
    <w:p w:rsidRPr="00196AB3" w:rsidR="000F0D98" w:rsidP="000F0D98" w:rsidRDefault="000F0D98" w14:paraId="370B0DBE" w14:textId="77777777">
      <w:pPr>
        <w:rPr>
          <w:rFonts w:cs="Times New Roman"/>
        </w:rPr>
      </w:pPr>
    </w:p>
    <w:p w:rsidRPr="00196AB3" w:rsidR="000F0D98" w:rsidP="000F0D98" w:rsidRDefault="000F0D98" w14:paraId="2E69718B" w14:textId="77777777">
      <w:pPr>
        <w:rPr>
          <w:rFonts w:cs="Times New Roman"/>
        </w:rPr>
      </w:pPr>
    </w:p>
    <w:p w:rsidRPr="00196AB3" w:rsidR="000F0D98" w:rsidP="000F0D98" w:rsidRDefault="000F0D98" w14:paraId="0F29DADD" w14:textId="77777777">
      <w:pPr>
        <w:rPr>
          <w:rFonts w:cs="Times New Roman"/>
        </w:rPr>
      </w:pPr>
    </w:p>
    <w:p w:rsidRPr="00196AB3" w:rsidR="000F0D98" w:rsidP="000F0D98" w:rsidRDefault="000F0D98" w14:paraId="3E550279" w14:textId="77777777">
      <w:pPr>
        <w:rPr>
          <w:rFonts w:cs="Times New Roman"/>
        </w:rPr>
      </w:pPr>
    </w:p>
    <w:p w:rsidRPr="00196AB3" w:rsidR="000F0D98" w:rsidP="000F0D98" w:rsidRDefault="000F0D98" w14:paraId="4117D713" w14:textId="77777777">
      <w:pPr>
        <w:rPr>
          <w:rFonts w:cs="Times New Roman"/>
        </w:rPr>
      </w:pPr>
    </w:p>
    <w:p w:rsidRPr="00196AB3" w:rsidR="000F0D98" w:rsidP="000F0D98" w:rsidRDefault="000F0D98" w14:paraId="60715E13" w14:textId="77777777">
      <w:pPr>
        <w:rPr>
          <w:rFonts w:cs="Times New Roman"/>
        </w:rPr>
      </w:pPr>
    </w:p>
    <w:p w:rsidRPr="00196AB3" w:rsidR="000F0D98" w:rsidP="000F0D98" w:rsidRDefault="000F0D98" w14:paraId="56E1C6F2" w14:textId="77777777">
      <w:pPr>
        <w:rPr>
          <w:rFonts w:cs="Times New Roman"/>
        </w:rPr>
      </w:pPr>
    </w:p>
    <w:p w:rsidRPr="00196AB3" w:rsidR="000F0D98" w:rsidP="000F0D98" w:rsidRDefault="000F0D98" w14:paraId="2A48A978" w14:textId="77777777">
      <w:pPr>
        <w:rPr>
          <w:rFonts w:cs="Times New Roman"/>
        </w:rPr>
      </w:pPr>
    </w:p>
    <w:p w:rsidRPr="00196AB3" w:rsidR="000F0D98" w:rsidP="000F0D98" w:rsidRDefault="000F0D98" w14:paraId="72F7FD16" w14:textId="77777777">
      <w:pPr>
        <w:rPr>
          <w:rFonts w:cs="Times New Roman"/>
        </w:rPr>
      </w:pPr>
    </w:p>
    <w:p w:rsidRPr="00196AB3" w:rsidR="000F0D98" w:rsidP="000F0D98" w:rsidRDefault="000F0D98" w14:paraId="7756A176" w14:textId="77777777">
      <w:pPr>
        <w:rPr>
          <w:rFonts w:cs="Times New Roman"/>
        </w:rPr>
      </w:pPr>
    </w:p>
    <w:p w:rsidRPr="00196AB3" w:rsidR="000F0D98" w:rsidP="000F0D98" w:rsidRDefault="000F0D98" w14:paraId="499AA5AA" w14:textId="77777777">
      <w:pPr>
        <w:rPr>
          <w:rFonts w:cs="Times New Roman"/>
        </w:rPr>
      </w:pPr>
    </w:p>
    <w:p w:rsidRPr="00196AB3" w:rsidR="000F0D98" w:rsidP="000F0D98" w:rsidRDefault="000F0D98" w14:paraId="3837236C" w14:textId="77777777">
      <w:pPr>
        <w:rPr>
          <w:rFonts w:cs="Times New Roman"/>
        </w:rPr>
      </w:pPr>
    </w:p>
    <w:p w:rsidRPr="00196AB3" w:rsidR="000F0D98" w:rsidP="000F0D98" w:rsidRDefault="000F0D98" w14:paraId="68D2A4FD" w14:textId="77777777">
      <w:pPr>
        <w:rPr>
          <w:rFonts w:cs="Times New Roman"/>
        </w:rPr>
      </w:pPr>
    </w:p>
    <w:p w:rsidRPr="00196AB3" w:rsidR="000F0D98" w:rsidP="000F0D98" w:rsidRDefault="000F0D98" w14:paraId="334AE3AE" w14:textId="77777777">
      <w:pPr>
        <w:rPr>
          <w:rFonts w:cs="Times New Roman"/>
        </w:rPr>
      </w:pPr>
    </w:p>
    <w:p w:rsidR="00C34F7B" w:rsidP="007D5F1D" w:rsidRDefault="00DF6886" w14:paraId="0918BCB8" w14:textId="7D402926">
      <w:pPr>
        <w:pStyle w:val="Heading1"/>
      </w:pPr>
      <w:bookmarkStart w:name="_Toc216949290" w:id="21"/>
      <w:r>
        <w:t xml:space="preserve">2.1. </w:t>
      </w:r>
      <w:r w:rsidRPr="00196AB3" w:rsidR="00C34F7B">
        <w:t>Introduction to the QGIS Primary Forest Finder Workflow</w:t>
      </w:r>
      <w:bookmarkEnd w:id="21"/>
    </w:p>
    <w:p w:rsidRPr="00057666" w:rsidR="00057666" w:rsidP="00057666" w:rsidRDefault="00057666" w14:paraId="5250AE2D" w14:textId="77777777"/>
    <w:p w:rsidRPr="00196AB3" w:rsidR="001C1D0C" w:rsidP="00C20194" w:rsidRDefault="00C34F7B" w14:paraId="287C6B80" w14:textId="1028AF85">
      <w:pPr>
        <w:rPr>
          <w:rFonts w:cs="Times New Roman"/>
        </w:rPr>
      </w:pPr>
      <w:r w:rsidRPr="00196AB3">
        <w:rPr>
          <w:rFonts w:cs="Times New Roman"/>
        </w:rPr>
        <w:t xml:space="preserve">The QGIS Primary Forest Finder is a </w:t>
      </w:r>
      <w:r w:rsidRPr="00196AB3" w:rsidR="00C20194">
        <w:rPr>
          <w:rFonts w:cs="Times New Roman"/>
        </w:rPr>
        <w:t xml:space="preserve">geospatial </w:t>
      </w:r>
      <w:r w:rsidRPr="00196AB3" w:rsidR="00B0130B">
        <w:rPr>
          <w:rFonts w:cs="Times New Roman"/>
        </w:rPr>
        <w:t xml:space="preserve">framework </w:t>
      </w:r>
      <w:r w:rsidRPr="00196AB3" w:rsidR="00C20194">
        <w:rPr>
          <w:rFonts w:cs="Times New Roman"/>
        </w:rPr>
        <w:t>designed to</w:t>
      </w:r>
      <w:r w:rsidR="001F78C8">
        <w:rPr>
          <w:rFonts w:cs="Times New Roman"/>
        </w:rPr>
        <w:t xml:space="preserve"> support</w:t>
      </w:r>
      <w:r w:rsidRPr="00196AB3" w:rsidR="00C20194">
        <w:rPr>
          <w:rFonts w:cs="Times New Roman"/>
        </w:rPr>
        <w:t xml:space="preserve"> countries </w:t>
      </w:r>
      <w:r w:rsidRPr="00196AB3" w:rsidR="00C20194">
        <w:rPr>
          <w:rFonts w:cs="Times New Roman"/>
          <w:b/>
          <w:bCs/>
        </w:rPr>
        <w:t xml:space="preserve">identify </w:t>
      </w:r>
      <w:r w:rsidRPr="00196AB3" w:rsidR="00C20194">
        <w:rPr>
          <w:rFonts w:cs="Times New Roman"/>
        </w:rPr>
        <w:t xml:space="preserve">and </w:t>
      </w:r>
      <w:r w:rsidRPr="00196AB3" w:rsidR="00C20194">
        <w:rPr>
          <w:rFonts w:cs="Times New Roman"/>
          <w:b/>
          <w:bCs/>
        </w:rPr>
        <w:t>map potential primary forest areas</w:t>
      </w:r>
      <w:r w:rsidRPr="00196AB3" w:rsidR="00C20194">
        <w:rPr>
          <w:rFonts w:cs="Times New Roman"/>
        </w:rPr>
        <w:t xml:space="preserve"> using their own </w:t>
      </w:r>
      <w:r w:rsidRPr="00196AB3" w:rsidR="00C20194">
        <w:rPr>
          <w:rFonts w:cs="Times New Roman"/>
          <w:b/>
          <w:bCs/>
        </w:rPr>
        <w:t xml:space="preserve">national </w:t>
      </w:r>
      <w:r w:rsidRPr="00196AB3" w:rsidR="009926EE">
        <w:rPr>
          <w:rFonts w:cs="Times New Roman"/>
          <w:b/>
          <w:bCs/>
        </w:rPr>
        <w:t>datasets</w:t>
      </w:r>
      <w:r w:rsidR="00B000B1">
        <w:rPr>
          <w:rFonts w:cs="Times New Roman"/>
        </w:rPr>
        <w:t xml:space="preserve"> using </w:t>
      </w:r>
      <w:r w:rsidR="003337C6">
        <w:rPr>
          <w:rFonts w:cs="Times New Roman"/>
        </w:rPr>
        <w:t>QGIS.</w:t>
      </w:r>
    </w:p>
    <w:p w:rsidRPr="00D617ED" w:rsidR="009F6AE2" w:rsidP="009F6AE2" w:rsidRDefault="009F6AE2" w14:paraId="05B47130" w14:textId="12BB050E">
      <w:pPr>
        <w:rPr>
          <w:rFonts w:cs="Times New Roman"/>
        </w:rPr>
      </w:pPr>
      <w:r w:rsidRPr="00196AB3">
        <w:rPr>
          <w:rFonts w:cs="Times New Roman"/>
        </w:rPr>
        <w:t xml:space="preserve">It </w:t>
      </w:r>
      <w:r w:rsidRPr="00196AB3" w:rsidR="00324083">
        <w:rPr>
          <w:rFonts w:cs="Times New Roman"/>
        </w:rPr>
        <w:t>translates</w:t>
      </w:r>
      <w:r w:rsidRPr="00196AB3">
        <w:rPr>
          <w:rFonts w:cs="Times New Roman"/>
        </w:rPr>
        <w:t xml:space="preserve"> the analytical logic of the </w:t>
      </w:r>
      <w:r w:rsidRPr="00196AB3">
        <w:rPr>
          <w:rFonts w:cs="Times New Roman"/>
          <w:i/>
          <w:iCs/>
        </w:rPr>
        <w:t>Primary Forest Finder</w:t>
      </w:r>
      <w:r w:rsidRPr="00196AB3">
        <w:rPr>
          <w:rFonts w:cs="Times New Roman"/>
        </w:rPr>
        <w:t xml:space="preserve"> tool developed in </w:t>
      </w:r>
      <w:commentRangeStart w:id="22"/>
      <w:r w:rsidRPr="00196AB3">
        <w:rPr>
          <w:rFonts w:cs="Times New Roman"/>
          <w:b/>
          <w:bCs/>
        </w:rPr>
        <w:t xml:space="preserve">Google Earth Engine (GEE) </w:t>
      </w:r>
      <w:r w:rsidRPr="00196AB3" w:rsidR="00786B3B">
        <w:rPr>
          <w:rFonts w:cs="Times New Roman"/>
          <w:b/>
          <w:bCs/>
        </w:rPr>
        <w:t xml:space="preserve">environment </w:t>
      </w:r>
      <w:commentRangeEnd w:id="22"/>
      <w:r w:rsidR="008B1796">
        <w:rPr>
          <w:rStyle w:val="CommentReference"/>
        </w:rPr>
        <w:commentReference w:id="22"/>
      </w:r>
      <w:r w:rsidRPr="00196AB3" w:rsidR="00786B3B">
        <w:rPr>
          <w:rFonts w:cs="Times New Roman"/>
        </w:rPr>
        <w:t>into</w:t>
      </w:r>
      <w:r w:rsidRPr="00196AB3">
        <w:rPr>
          <w:rFonts w:cs="Times New Roman"/>
        </w:rPr>
        <w:t xml:space="preserve"> a fully </w:t>
      </w:r>
      <w:r w:rsidRPr="00196AB3" w:rsidR="00FC4345">
        <w:rPr>
          <w:rFonts w:cs="Times New Roman"/>
          <w:b/>
          <w:bCs/>
        </w:rPr>
        <w:t>offline, adaptable</w:t>
      </w:r>
      <w:r w:rsidRPr="00196AB3" w:rsidR="00090C88">
        <w:rPr>
          <w:rFonts w:cs="Times New Roman"/>
          <w:b/>
          <w:bCs/>
        </w:rPr>
        <w:t>,</w:t>
      </w:r>
      <w:r w:rsidRPr="00196AB3">
        <w:rPr>
          <w:rFonts w:cs="Times New Roman"/>
          <w:b/>
          <w:bCs/>
        </w:rPr>
        <w:t xml:space="preserve"> open-</w:t>
      </w:r>
      <w:r w:rsidRPr="00196AB3" w:rsidR="00D617ED">
        <w:rPr>
          <w:rFonts w:cs="Times New Roman"/>
          <w:b/>
          <w:bCs/>
        </w:rPr>
        <w:t xml:space="preserve">source </w:t>
      </w:r>
      <w:r w:rsidRPr="00D617ED" w:rsidR="00D617ED">
        <w:rPr>
          <w:rFonts w:cs="Times New Roman"/>
        </w:rPr>
        <w:t>workflow</w:t>
      </w:r>
      <w:r w:rsidRPr="00D617ED" w:rsidR="00730DCB">
        <w:rPr>
          <w:rFonts w:cs="Times New Roman"/>
        </w:rPr>
        <w:t xml:space="preserve"> suitable for</w:t>
      </w:r>
      <w:r w:rsidR="00730DCB">
        <w:rPr>
          <w:rFonts w:cs="Times New Roman"/>
          <w:b/>
          <w:bCs/>
        </w:rPr>
        <w:t xml:space="preserve"> national scale</w:t>
      </w:r>
      <w:r w:rsidR="00D617ED">
        <w:rPr>
          <w:rFonts w:cs="Times New Roman"/>
          <w:b/>
          <w:bCs/>
        </w:rPr>
        <w:t xml:space="preserve"> </w:t>
      </w:r>
      <w:r w:rsidRPr="00D617ED" w:rsidR="00D617ED">
        <w:rPr>
          <w:rFonts w:cs="Times New Roman"/>
        </w:rPr>
        <w:t>primary forest</w:t>
      </w:r>
      <w:r w:rsidRPr="00D617ED" w:rsidR="00730DCB">
        <w:rPr>
          <w:rFonts w:cs="Times New Roman"/>
        </w:rPr>
        <w:t xml:space="preserve"> assessm</w:t>
      </w:r>
      <w:r w:rsidRPr="00D617ED" w:rsidR="00D617ED">
        <w:rPr>
          <w:rFonts w:cs="Times New Roman"/>
        </w:rPr>
        <w:t>e</w:t>
      </w:r>
      <w:r w:rsidRPr="00D617ED" w:rsidR="00730DCB">
        <w:rPr>
          <w:rFonts w:cs="Times New Roman"/>
        </w:rPr>
        <w:t>n</w:t>
      </w:r>
      <w:r w:rsidRPr="00D617ED" w:rsidR="00D617ED">
        <w:rPr>
          <w:rFonts w:cs="Times New Roman"/>
        </w:rPr>
        <w:t>t.</w:t>
      </w:r>
    </w:p>
    <w:p w:rsidRPr="00196AB3" w:rsidR="00786B3B" w:rsidP="00786B3B" w:rsidRDefault="00786B3B" w14:paraId="356570EE" w14:textId="035F6BE3">
      <w:pPr>
        <w:rPr>
          <w:rFonts w:cs="Times New Roman"/>
        </w:rPr>
      </w:pPr>
      <w:r w:rsidRPr="00196AB3">
        <w:rPr>
          <w:rFonts w:cs="Times New Roman"/>
        </w:rPr>
        <w:t xml:space="preserve">The workflow is implemented as a sequence of </w:t>
      </w:r>
      <w:r w:rsidRPr="00196AB3">
        <w:rPr>
          <w:rFonts w:cs="Times New Roman"/>
          <w:b/>
          <w:bCs/>
        </w:rPr>
        <w:t>modular geoprocessing steps</w:t>
      </w:r>
      <w:r w:rsidRPr="00196AB3">
        <w:rPr>
          <w:rFonts w:cs="Times New Roman"/>
        </w:rPr>
        <w:t xml:space="preserve">—each corresponding to one element of the primary forest decision </w:t>
      </w:r>
      <w:r w:rsidRPr="00196AB3" w:rsidR="00C843D1">
        <w:rPr>
          <w:rFonts w:cs="Times New Roman"/>
        </w:rPr>
        <w:t>tree. It</w:t>
      </w:r>
      <w:r w:rsidRPr="00196AB3">
        <w:rPr>
          <w:rFonts w:cs="Times New Roman"/>
        </w:rPr>
        <w:t xml:space="preserve"> can be executed manually</w:t>
      </w:r>
      <w:r w:rsidR="00792392">
        <w:rPr>
          <w:rFonts w:cs="Times New Roman"/>
        </w:rPr>
        <w:t xml:space="preserve"> or automated </w:t>
      </w:r>
      <w:r w:rsidRPr="00196AB3">
        <w:rPr>
          <w:rFonts w:cs="Times New Roman"/>
        </w:rPr>
        <w:t xml:space="preserve">through </w:t>
      </w:r>
      <w:r w:rsidRPr="00196AB3">
        <w:rPr>
          <w:rFonts w:cs="Times New Roman"/>
          <w:b/>
          <w:bCs/>
        </w:rPr>
        <w:t>QGIS Batch Processing</w:t>
      </w:r>
      <w:r w:rsidRPr="00196AB3">
        <w:rPr>
          <w:rFonts w:cs="Times New Roman"/>
        </w:rPr>
        <w:t xml:space="preserve">, or </w:t>
      </w:r>
      <w:r w:rsidRPr="00196AB3" w:rsidR="00A47B18">
        <w:rPr>
          <w:rFonts w:cs="Times New Roman"/>
        </w:rPr>
        <w:t xml:space="preserve">via </w:t>
      </w:r>
      <w:r w:rsidRPr="00A47B18" w:rsidR="00A47B18">
        <w:rPr>
          <w:rFonts w:cs="Times New Roman"/>
          <w:b/>
          <w:bCs/>
        </w:rPr>
        <w:t xml:space="preserve">QGIS </w:t>
      </w:r>
      <w:r w:rsidRPr="00A47B18" w:rsidR="00C843D1">
        <w:rPr>
          <w:rFonts w:cs="Times New Roman"/>
          <w:b/>
          <w:bCs/>
        </w:rPr>
        <w:t>Model</w:t>
      </w:r>
      <w:r w:rsidRPr="00196AB3">
        <w:rPr>
          <w:rFonts w:cs="Times New Roman"/>
          <w:b/>
          <w:bCs/>
        </w:rPr>
        <w:t xml:space="preserve"> Builder </w:t>
      </w:r>
      <w:r w:rsidRPr="00196AB3">
        <w:rPr>
          <w:rFonts w:cs="Times New Roman"/>
        </w:rPr>
        <w:t>for streamlined,</w:t>
      </w:r>
      <w:r w:rsidR="00681A4A">
        <w:rPr>
          <w:rFonts w:cs="Times New Roman"/>
        </w:rPr>
        <w:t xml:space="preserve"> consistent and</w:t>
      </w:r>
      <w:r w:rsidRPr="00196AB3">
        <w:rPr>
          <w:rFonts w:cs="Times New Roman"/>
        </w:rPr>
        <w:t xml:space="preserve"> repeatable assessments.</w:t>
      </w:r>
    </w:p>
    <w:p w:rsidR="007728AE" w:rsidP="00C20194" w:rsidRDefault="007728AE" w14:paraId="045B1D32" w14:textId="7666E3F9">
      <w:pPr>
        <w:rPr>
          <w:rFonts w:cs="Times New Roman"/>
        </w:rPr>
      </w:pPr>
    </w:p>
    <w:p w:rsidRPr="00196AB3" w:rsidR="00057666" w:rsidP="00C20194" w:rsidRDefault="00057666" w14:paraId="10A1A891" w14:textId="77777777">
      <w:pPr>
        <w:rPr>
          <w:rFonts w:cs="Times New Roman"/>
        </w:rPr>
      </w:pPr>
    </w:p>
    <w:p w:rsidRPr="000A6F93" w:rsidR="000A6F93" w:rsidP="00FC1B37" w:rsidRDefault="007D5F1D" w14:paraId="680C2B1D" w14:textId="1A7C9F23">
      <w:pPr>
        <w:pStyle w:val="Heading1"/>
      </w:pPr>
      <w:bookmarkStart w:name="_Toc216949291" w:id="23"/>
      <w:r>
        <w:t>2.2.</w:t>
      </w:r>
      <w:r w:rsidRPr="00196AB3">
        <w:t xml:space="preserve"> Purpose</w:t>
      </w:r>
      <w:r w:rsidRPr="00196AB3" w:rsidR="00115D15">
        <w:t xml:space="preserve"> of the </w:t>
      </w:r>
      <w:r w:rsidRPr="00196AB3" w:rsidR="00887022">
        <w:t>QGIS Primary Forest Finder</w:t>
      </w:r>
      <w:bookmarkEnd w:id="23"/>
    </w:p>
    <w:p w:rsidRPr="00196AB3" w:rsidR="00670A4F" w:rsidP="000A6F93" w:rsidRDefault="00162895" w14:paraId="29C06B75" w14:textId="2E2E6261">
      <w:pPr>
        <w:rPr>
          <w:rFonts w:cs="Times New Roman"/>
        </w:rPr>
      </w:pPr>
      <w:r w:rsidRPr="00196AB3">
        <w:rPr>
          <w:rFonts w:cs="Times New Roman"/>
        </w:rPr>
        <w:t xml:space="preserve">The </w:t>
      </w:r>
      <w:r w:rsidRPr="00320BE2">
        <w:rPr>
          <w:rFonts w:cs="Times New Roman"/>
          <w:i/>
          <w:iCs/>
        </w:rPr>
        <w:t>QGIS Primary Forest Workflow</w:t>
      </w:r>
      <w:r w:rsidRPr="00196AB3">
        <w:rPr>
          <w:rFonts w:cs="Times New Roman"/>
        </w:rPr>
        <w:t xml:space="preserve"> provides a </w:t>
      </w:r>
      <w:r w:rsidRPr="00320BE2">
        <w:rPr>
          <w:rFonts w:cs="Times New Roman"/>
        </w:rPr>
        <w:t xml:space="preserve">country-adaptable </w:t>
      </w:r>
      <w:r w:rsidRPr="00320BE2" w:rsidR="00D17D9D">
        <w:rPr>
          <w:rFonts w:cs="Times New Roman"/>
        </w:rPr>
        <w:t>approach</w:t>
      </w:r>
      <w:r w:rsidRPr="00196AB3" w:rsidR="00D17D9D">
        <w:rPr>
          <w:rFonts w:cs="Times New Roman"/>
        </w:rPr>
        <w:t xml:space="preserve"> </w:t>
      </w:r>
      <w:r w:rsidR="00D17D9D">
        <w:rPr>
          <w:rFonts w:cs="Times New Roman"/>
        </w:rPr>
        <w:t>to</w:t>
      </w:r>
      <w:r w:rsidR="007B37F0">
        <w:rPr>
          <w:rFonts w:cs="Times New Roman"/>
        </w:rPr>
        <w:t xml:space="preserve"> identify</w:t>
      </w:r>
      <w:r w:rsidR="006C77AE">
        <w:rPr>
          <w:rFonts w:cs="Times New Roman"/>
        </w:rPr>
        <w:t>,</w:t>
      </w:r>
      <w:r w:rsidRPr="00196AB3">
        <w:rPr>
          <w:rFonts w:cs="Times New Roman"/>
        </w:rPr>
        <w:t xml:space="preserve"> </w:t>
      </w:r>
      <w:r w:rsidRPr="00196AB3" w:rsidR="007654DE">
        <w:rPr>
          <w:rFonts w:cs="Times New Roman"/>
        </w:rPr>
        <w:t>map,</w:t>
      </w:r>
      <w:r w:rsidR="0009307A">
        <w:rPr>
          <w:rFonts w:cs="Times New Roman"/>
        </w:rPr>
        <w:t xml:space="preserve"> and quantify potential </w:t>
      </w:r>
      <w:r w:rsidR="009722F0">
        <w:rPr>
          <w:rFonts w:cs="Times New Roman"/>
        </w:rPr>
        <w:t xml:space="preserve">primary </w:t>
      </w:r>
      <w:r w:rsidR="00FB72BA">
        <w:rPr>
          <w:rFonts w:cs="Times New Roman"/>
        </w:rPr>
        <w:t>using geospatial techniques.</w:t>
      </w:r>
    </w:p>
    <w:p w:rsidRPr="00196AB3" w:rsidR="00887022" w:rsidP="00887022" w:rsidRDefault="00CB21DF" w14:paraId="1CF5965C" w14:textId="2D84AEFC">
      <w:pPr>
        <w:rPr>
          <w:rFonts w:cs="Times New Roman"/>
        </w:rPr>
      </w:pPr>
      <w:r>
        <w:rPr>
          <w:rFonts w:cs="Times New Roman"/>
        </w:rPr>
        <w:t xml:space="preserve">It offers </w:t>
      </w:r>
      <w:r w:rsidR="00751085">
        <w:rPr>
          <w:rFonts w:cs="Times New Roman"/>
        </w:rPr>
        <w:t>a data</w:t>
      </w:r>
      <w:r w:rsidR="00CF5AD3">
        <w:rPr>
          <w:rFonts w:cs="Times New Roman"/>
        </w:rPr>
        <w:t>-driven</w:t>
      </w:r>
      <w:r w:rsidRPr="00196AB3" w:rsidR="001B18A4">
        <w:rPr>
          <w:rFonts w:cs="Times New Roman"/>
        </w:rPr>
        <w:t xml:space="preserve"> methodology that supports the use of national datasets and the customization of parameters to reflect country</w:t>
      </w:r>
      <w:r w:rsidR="00CF5AD3">
        <w:rPr>
          <w:rFonts w:cs="Times New Roman"/>
        </w:rPr>
        <w:t xml:space="preserve"> </w:t>
      </w:r>
      <w:commentRangeStart w:id="24"/>
      <w:r w:rsidR="00CF5AD3">
        <w:rPr>
          <w:rFonts w:cs="Times New Roman"/>
        </w:rPr>
        <w:t>and biome</w:t>
      </w:r>
      <w:r w:rsidRPr="00196AB3" w:rsidR="001B18A4">
        <w:rPr>
          <w:rFonts w:cs="Times New Roman"/>
        </w:rPr>
        <w:t xml:space="preserve">-specific </w:t>
      </w:r>
      <w:r w:rsidRPr="00196AB3" w:rsidR="00F424CE">
        <w:rPr>
          <w:rFonts w:cs="Times New Roman"/>
        </w:rPr>
        <w:t>conditions.</w:t>
      </w:r>
      <w:commentRangeEnd w:id="24"/>
      <w:r w:rsidR="00AB6AB6">
        <w:rPr>
          <w:rStyle w:val="CommentReference"/>
        </w:rPr>
        <w:commentReference w:id="24"/>
      </w:r>
    </w:p>
    <w:p w:rsidR="00751085" w:rsidP="00887022" w:rsidRDefault="002B0EE7" w14:paraId="20D78AE0" w14:textId="3984E71E">
      <w:pPr>
        <w:rPr>
          <w:rFonts w:cs="Times New Roman"/>
        </w:rPr>
      </w:pPr>
      <w:r w:rsidRPr="00196AB3">
        <w:rPr>
          <w:rFonts w:cs="Times New Roman"/>
        </w:rPr>
        <w:t>By standardizing</w:t>
      </w:r>
      <w:r w:rsidRPr="00196AB3" w:rsidR="00482941">
        <w:rPr>
          <w:rFonts w:cs="Times New Roman"/>
        </w:rPr>
        <w:t xml:space="preserve"> the methodolog</w:t>
      </w:r>
      <w:r w:rsidRPr="00196AB3" w:rsidR="006D167A">
        <w:rPr>
          <w:rFonts w:cs="Times New Roman"/>
        </w:rPr>
        <w:t>y</w:t>
      </w:r>
      <w:r w:rsidRPr="00196AB3" w:rsidR="00482941">
        <w:rPr>
          <w:rFonts w:cs="Times New Roman"/>
        </w:rPr>
        <w:t xml:space="preserve">, the </w:t>
      </w:r>
      <w:r w:rsidR="00CE7E47">
        <w:rPr>
          <w:rFonts w:cs="Times New Roman"/>
        </w:rPr>
        <w:t>P</w:t>
      </w:r>
      <w:r w:rsidRPr="00196AB3" w:rsidR="00CE7E47">
        <w:rPr>
          <w:rFonts w:cs="Times New Roman"/>
        </w:rPr>
        <w:t>rimary</w:t>
      </w:r>
      <w:r w:rsidR="00CE7E47">
        <w:rPr>
          <w:rFonts w:cs="Times New Roman"/>
        </w:rPr>
        <w:t xml:space="preserve"> </w:t>
      </w:r>
      <w:r w:rsidRPr="00196AB3" w:rsidR="00CE7E47">
        <w:rPr>
          <w:rFonts w:cs="Times New Roman"/>
        </w:rPr>
        <w:t>Forests</w:t>
      </w:r>
      <w:r w:rsidRPr="00196AB3" w:rsidR="00482941">
        <w:rPr>
          <w:rFonts w:cs="Times New Roman"/>
        </w:rPr>
        <w:t xml:space="preserve"> </w:t>
      </w:r>
      <w:r w:rsidR="00E34934">
        <w:rPr>
          <w:rFonts w:cs="Times New Roman"/>
        </w:rPr>
        <w:t>F</w:t>
      </w:r>
      <w:r w:rsidRPr="00196AB3" w:rsidR="00482941">
        <w:rPr>
          <w:rFonts w:cs="Times New Roman"/>
        </w:rPr>
        <w:t xml:space="preserve">inder </w:t>
      </w:r>
      <w:r w:rsidRPr="00196AB3" w:rsidR="002409AF">
        <w:rPr>
          <w:rFonts w:cs="Times New Roman"/>
        </w:rPr>
        <w:t xml:space="preserve">contributes to </w:t>
      </w:r>
      <w:r w:rsidRPr="00196AB3" w:rsidR="006C7997">
        <w:rPr>
          <w:rFonts w:cs="Times New Roman"/>
        </w:rPr>
        <w:t xml:space="preserve">a </w:t>
      </w:r>
      <w:r w:rsidR="006C7997">
        <w:rPr>
          <w:rFonts w:cs="Times New Roman"/>
        </w:rPr>
        <w:t xml:space="preserve">transparent, </w:t>
      </w:r>
      <w:r w:rsidRPr="00196AB3" w:rsidR="006B334A">
        <w:rPr>
          <w:rFonts w:cs="Times New Roman"/>
        </w:rPr>
        <w:t>comparable,</w:t>
      </w:r>
      <w:r w:rsidRPr="00196AB3" w:rsidR="006D1299">
        <w:rPr>
          <w:rFonts w:cs="Times New Roman"/>
        </w:rPr>
        <w:t xml:space="preserve"> reproducible</w:t>
      </w:r>
      <w:r w:rsidRPr="00196AB3" w:rsidR="006D167A">
        <w:rPr>
          <w:rFonts w:cs="Times New Roman"/>
        </w:rPr>
        <w:t xml:space="preserve"> approach </w:t>
      </w:r>
      <w:r w:rsidRPr="00196AB3" w:rsidR="00904120">
        <w:rPr>
          <w:rFonts w:cs="Times New Roman"/>
        </w:rPr>
        <w:t>to</w:t>
      </w:r>
      <w:r w:rsidR="00751085">
        <w:rPr>
          <w:rFonts w:cs="Times New Roman"/>
        </w:rPr>
        <w:t xml:space="preserve"> </w:t>
      </w:r>
      <w:r w:rsidRPr="00196AB3" w:rsidR="00512105">
        <w:rPr>
          <w:rFonts w:cs="Times New Roman"/>
        </w:rPr>
        <w:t xml:space="preserve">primary forest monitoring and </w:t>
      </w:r>
      <w:r w:rsidRPr="00196AB3" w:rsidR="00F51E69">
        <w:rPr>
          <w:rFonts w:cs="Times New Roman"/>
        </w:rPr>
        <w:t>reporting</w:t>
      </w:r>
      <w:r w:rsidR="00751085">
        <w:rPr>
          <w:rFonts w:cs="Times New Roman"/>
        </w:rPr>
        <w:t xml:space="preserve"> at national and global scales.</w:t>
      </w:r>
    </w:p>
    <w:p w:rsidR="00AD48FE" w:rsidP="00887022" w:rsidRDefault="00751085" w14:paraId="3F946EBA" w14:textId="07F76907">
      <w:pPr>
        <w:rPr>
          <w:rFonts w:cs="Times New Roman"/>
        </w:rPr>
      </w:pPr>
      <w:r>
        <w:rPr>
          <w:rFonts w:cs="Times New Roman"/>
        </w:rPr>
        <w:t>At</w:t>
      </w:r>
      <w:r w:rsidR="00605BF0">
        <w:rPr>
          <w:rFonts w:cs="Times New Roman"/>
        </w:rPr>
        <w:t xml:space="preserve"> its core, the tool serves the following functions:</w:t>
      </w:r>
    </w:p>
    <w:p w:rsidR="00605BF0" w:rsidP="00151EF7" w:rsidRDefault="00605BF0" w14:paraId="10F60AA1" w14:textId="586C2D62">
      <w:pPr>
        <w:pStyle w:val="ListParagraph"/>
        <w:numPr>
          <w:ilvl w:val="0"/>
          <w:numId w:val="12"/>
        </w:numPr>
        <w:rPr>
          <w:rFonts w:cs="Times New Roman"/>
        </w:rPr>
      </w:pPr>
      <w:r w:rsidRPr="00751085">
        <w:rPr>
          <w:rFonts w:cs="Times New Roman"/>
          <w:b/>
          <w:bCs/>
        </w:rPr>
        <w:t>Baseline mapping</w:t>
      </w:r>
      <w:r>
        <w:rPr>
          <w:rFonts w:cs="Times New Roman"/>
        </w:rPr>
        <w:t xml:space="preserve"> of potential primary forests.</w:t>
      </w:r>
    </w:p>
    <w:p w:rsidR="00605BF0" w:rsidP="00151EF7" w:rsidRDefault="00605BF0" w14:paraId="2896FEA2" w14:textId="5AA01C61">
      <w:pPr>
        <w:pStyle w:val="ListParagraph"/>
        <w:numPr>
          <w:ilvl w:val="0"/>
          <w:numId w:val="12"/>
        </w:numPr>
        <w:rPr>
          <w:rFonts w:cs="Times New Roman"/>
        </w:rPr>
      </w:pPr>
      <w:r w:rsidRPr="00751085">
        <w:rPr>
          <w:rFonts w:cs="Times New Roman"/>
          <w:b/>
          <w:bCs/>
        </w:rPr>
        <w:t xml:space="preserve">Change </w:t>
      </w:r>
      <w:r w:rsidRPr="00751085" w:rsidR="003C5242">
        <w:rPr>
          <w:rFonts w:cs="Times New Roman"/>
          <w:b/>
          <w:bCs/>
        </w:rPr>
        <w:t>monitoring</w:t>
      </w:r>
      <w:r w:rsidR="003C5242">
        <w:rPr>
          <w:rFonts w:cs="Times New Roman"/>
        </w:rPr>
        <w:t xml:space="preserve"> </w:t>
      </w:r>
      <w:r w:rsidR="00751085">
        <w:rPr>
          <w:rFonts w:cs="Times New Roman"/>
        </w:rPr>
        <w:t>through consistent and repeatable</w:t>
      </w:r>
      <w:r w:rsidR="003C5242">
        <w:rPr>
          <w:rFonts w:cs="Times New Roman"/>
        </w:rPr>
        <w:t xml:space="preserve"> criteria.</w:t>
      </w:r>
    </w:p>
    <w:p w:rsidR="004142E2" w:rsidP="00151EF7" w:rsidRDefault="003C5242" w14:paraId="5A36C9A8" w14:textId="18A52458">
      <w:pPr>
        <w:pStyle w:val="ListParagraph"/>
        <w:numPr>
          <w:ilvl w:val="0"/>
          <w:numId w:val="12"/>
        </w:numPr>
        <w:rPr>
          <w:rFonts w:cs="Times New Roman"/>
        </w:rPr>
      </w:pPr>
      <w:r>
        <w:rPr>
          <w:rFonts w:cs="Times New Roman"/>
        </w:rPr>
        <w:t xml:space="preserve">Supports </w:t>
      </w:r>
      <w:r w:rsidRPr="00751085">
        <w:rPr>
          <w:rFonts w:cs="Times New Roman"/>
          <w:b/>
          <w:bCs/>
        </w:rPr>
        <w:t>national</w:t>
      </w:r>
      <w:r w:rsidR="00751085">
        <w:rPr>
          <w:rFonts w:cs="Times New Roman"/>
          <w:b/>
          <w:bCs/>
        </w:rPr>
        <w:t xml:space="preserve"> primary forest</w:t>
      </w:r>
      <w:r w:rsidRPr="00751085">
        <w:rPr>
          <w:rFonts w:cs="Times New Roman"/>
          <w:b/>
          <w:bCs/>
        </w:rPr>
        <w:t xml:space="preserve"> reporting</w:t>
      </w:r>
      <w:r w:rsidR="000A6F93">
        <w:rPr>
          <w:rFonts w:cs="Times New Roman"/>
        </w:rPr>
        <w:t>.</w:t>
      </w:r>
    </w:p>
    <w:p w:rsidR="003C5242" w:rsidP="00151EF7" w:rsidRDefault="004142E2" w14:paraId="7518BCC2" w14:textId="61F94F01">
      <w:pPr>
        <w:pStyle w:val="ListParagraph"/>
        <w:numPr>
          <w:ilvl w:val="0"/>
          <w:numId w:val="12"/>
        </w:numPr>
        <w:rPr>
          <w:rFonts w:cs="Times New Roman"/>
        </w:rPr>
      </w:pPr>
      <w:r>
        <w:rPr>
          <w:rFonts w:cs="Times New Roman"/>
        </w:rPr>
        <w:t xml:space="preserve">Supports </w:t>
      </w:r>
      <w:r w:rsidRPr="00751085">
        <w:rPr>
          <w:rFonts w:cs="Times New Roman"/>
          <w:b/>
          <w:bCs/>
        </w:rPr>
        <w:t>evidence-based</w:t>
      </w:r>
      <w:r w:rsidRPr="00751085" w:rsidR="003C5242">
        <w:rPr>
          <w:rFonts w:cs="Times New Roman"/>
          <w:b/>
          <w:bCs/>
        </w:rPr>
        <w:t xml:space="preserve"> </w:t>
      </w:r>
      <w:r w:rsidRPr="00751085">
        <w:rPr>
          <w:rFonts w:cs="Times New Roman"/>
          <w:b/>
          <w:bCs/>
        </w:rPr>
        <w:t xml:space="preserve">management </w:t>
      </w:r>
      <w:r w:rsidRPr="00751085" w:rsidR="000A6F93">
        <w:rPr>
          <w:rFonts w:cs="Times New Roman"/>
          <w:b/>
          <w:bCs/>
        </w:rPr>
        <w:t>and planning</w:t>
      </w:r>
      <w:r w:rsidR="000A6F93">
        <w:rPr>
          <w:rFonts w:cs="Times New Roman"/>
        </w:rPr>
        <w:t xml:space="preserve"> of primary forests.</w:t>
      </w:r>
    </w:p>
    <w:p w:rsidRPr="007D5F1D" w:rsidR="00756042" w:rsidP="007D5F1D" w:rsidRDefault="00756042" w14:paraId="50EB7ADE" w14:textId="77777777">
      <w:pPr>
        <w:pStyle w:val="ListParagraph"/>
        <w:rPr>
          <w:rFonts w:cs="Times New Roman"/>
        </w:rPr>
      </w:pPr>
    </w:p>
    <w:p w:rsidR="008D0777" w:rsidP="00C34F7B" w:rsidRDefault="008D0777" w14:paraId="7CBD878E" w14:textId="77777777">
      <w:pPr>
        <w:rPr>
          <w:rFonts w:cs="Times New Roman"/>
        </w:rPr>
      </w:pPr>
    </w:p>
    <w:p w:rsidRPr="00196AB3" w:rsidR="00FC1B37" w:rsidP="00C34F7B" w:rsidRDefault="00FC1B37" w14:paraId="0A0E5B79" w14:textId="77777777">
      <w:pPr>
        <w:rPr>
          <w:rFonts w:cs="Times New Roman"/>
        </w:rPr>
      </w:pPr>
    </w:p>
    <w:p w:rsidR="009748A0" w:rsidP="007D5F1D" w:rsidRDefault="007D5F1D" w14:paraId="780D42F0" w14:textId="43EE7130">
      <w:pPr>
        <w:pStyle w:val="Heading1"/>
      </w:pPr>
      <w:bookmarkStart w:name="_Toc216949292" w:id="25"/>
      <w:r>
        <w:t>3.0.</w:t>
      </w:r>
      <w:r w:rsidRPr="00196AB3">
        <w:t xml:space="preserve"> </w:t>
      </w:r>
      <w:r w:rsidR="009A2948">
        <w:t>Methodological</w:t>
      </w:r>
      <w:r w:rsidRPr="00196AB3" w:rsidR="00967D02">
        <w:t xml:space="preserve"> Framework</w:t>
      </w:r>
      <w:bookmarkEnd w:id="25"/>
    </w:p>
    <w:p w:rsidRPr="007D5F1D" w:rsidR="007D5F1D" w:rsidP="007D5F1D" w:rsidRDefault="007D5F1D" w14:paraId="4F6DCD82" w14:textId="77777777"/>
    <w:p w:rsidRPr="000D091C" w:rsidR="007F4A8A" w:rsidP="000D091C" w:rsidRDefault="00B3688D" w14:paraId="1C419594" w14:textId="2457BE22">
      <w:pPr>
        <w:pStyle w:val="Heading1"/>
      </w:pPr>
      <w:bookmarkStart w:name="_Toc216949293" w:id="26"/>
      <w:r w:rsidRPr="000D091C">
        <w:t>3.1.</w:t>
      </w:r>
      <w:r w:rsidRPr="000D091C" w:rsidR="009748A0">
        <w:t xml:space="preserve"> </w:t>
      </w:r>
      <w:r w:rsidRPr="000D091C" w:rsidR="007F4A8A">
        <w:t>Concept and Logic</w:t>
      </w:r>
      <w:bookmarkEnd w:id="26"/>
    </w:p>
    <w:p w:rsidR="00A07977" w:rsidP="00967D02" w:rsidRDefault="008B0104" w14:paraId="4D13C216" w14:textId="6D555BA0">
      <w:pPr>
        <w:rPr>
          <w:rFonts w:cs="Times New Roman"/>
        </w:rPr>
      </w:pPr>
      <w:r w:rsidRPr="001410EF">
        <w:rPr>
          <w:rFonts w:cs="Times New Roman"/>
          <w:i/>
          <w:iCs/>
        </w:rPr>
        <w:t xml:space="preserve">Primary </w:t>
      </w:r>
      <w:r w:rsidRPr="001410EF" w:rsidR="007F652E">
        <w:rPr>
          <w:rFonts w:cs="Times New Roman"/>
          <w:i/>
          <w:iCs/>
        </w:rPr>
        <w:t>forests</w:t>
      </w:r>
      <w:r w:rsidR="00605DFE">
        <w:t xml:space="preserve"> </w:t>
      </w:r>
      <w:r w:rsidR="0059799D">
        <w:t xml:space="preserve">are </w:t>
      </w:r>
      <w:r w:rsidRPr="001410EF" w:rsidR="001410EF">
        <w:rPr>
          <w:rFonts w:cs="Times New Roman"/>
          <w:b/>
          <w:bCs/>
          <w:u w:val="single"/>
        </w:rPr>
        <w:t>naturally regenerating forest</w:t>
      </w:r>
      <w:r w:rsidRPr="001410EF" w:rsidR="001410EF">
        <w:rPr>
          <w:rFonts w:cs="Times New Roman"/>
        </w:rPr>
        <w:t xml:space="preserve"> of </w:t>
      </w:r>
      <w:r w:rsidRPr="00605DFE" w:rsidR="001410EF">
        <w:rPr>
          <w:rFonts w:cs="Times New Roman"/>
          <w:b/>
          <w:bCs/>
          <w:u w:val="single"/>
        </w:rPr>
        <w:t>native tree species</w:t>
      </w:r>
      <w:r w:rsidRPr="001410EF" w:rsidR="001410EF">
        <w:rPr>
          <w:rFonts w:cs="Times New Roman"/>
        </w:rPr>
        <w:t>, where there are no clearly visible indications of human activities and the ecological processes are not significantly disturbed</w:t>
      </w:r>
      <w:r w:rsidR="008302F7">
        <w:rPr>
          <w:rFonts w:cs="Times New Roman"/>
        </w:rPr>
        <w:t xml:space="preserve"> (FRA, 2025).</w:t>
      </w:r>
    </w:p>
    <w:p w:rsidRPr="00196AB3" w:rsidR="00F767F2" w:rsidP="00967D02" w:rsidRDefault="00AE129D" w14:paraId="30205B2C" w14:textId="1ED8DF7D">
      <w:pPr>
        <w:rPr>
          <w:rFonts w:cs="Times New Roman"/>
        </w:rPr>
      </w:pPr>
      <w:r w:rsidRPr="00196AB3">
        <w:rPr>
          <w:rFonts w:cs="Times New Roman"/>
        </w:rPr>
        <w:t xml:space="preserve"> To approximate t</w:t>
      </w:r>
      <w:r w:rsidRPr="00196AB3" w:rsidR="004A1325">
        <w:rPr>
          <w:rFonts w:cs="Times New Roman"/>
        </w:rPr>
        <w:t>he</w:t>
      </w:r>
      <w:r w:rsidR="0059799D">
        <w:rPr>
          <w:rFonts w:cs="Times New Roman"/>
        </w:rPr>
        <w:t>se areas</w:t>
      </w:r>
      <w:r w:rsidRPr="00196AB3" w:rsidR="004A1325">
        <w:rPr>
          <w:rFonts w:cs="Times New Roman"/>
        </w:rPr>
        <w:t xml:space="preserve"> </w:t>
      </w:r>
      <w:r w:rsidRPr="00196AB3" w:rsidR="00F51E69">
        <w:rPr>
          <w:rFonts w:cs="Times New Roman"/>
        </w:rPr>
        <w:t>spatially,</w:t>
      </w:r>
      <w:r w:rsidRPr="00196AB3" w:rsidR="004A1325">
        <w:rPr>
          <w:rFonts w:cs="Times New Roman"/>
        </w:rPr>
        <w:t xml:space="preserve"> the Primary Forest Finder applies a </w:t>
      </w:r>
      <w:r w:rsidRPr="00196AB3" w:rsidR="005B2BEA">
        <w:rPr>
          <w:rFonts w:cs="Times New Roman"/>
        </w:rPr>
        <w:t>hierarchical</w:t>
      </w:r>
      <w:r w:rsidRPr="00196AB3" w:rsidR="004A1325">
        <w:rPr>
          <w:rFonts w:cs="Times New Roman"/>
        </w:rPr>
        <w:t xml:space="preserve"> decision tree that identifies</w:t>
      </w:r>
      <w:r w:rsidRPr="00196AB3" w:rsidR="00245586">
        <w:rPr>
          <w:rFonts w:cs="Times New Roman"/>
        </w:rPr>
        <w:t xml:space="preserve"> and measures</w:t>
      </w:r>
      <w:r w:rsidRPr="00196AB3" w:rsidR="004A1325">
        <w:rPr>
          <w:rFonts w:cs="Times New Roman"/>
        </w:rPr>
        <w:t xml:space="preserve"> forests with minimal</w:t>
      </w:r>
      <w:r w:rsidRPr="00196AB3" w:rsidR="005B2BEA">
        <w:rPr>
          <w:rFonts w:cs="Times New Roman"/>
        </w:rPr>
        <w:t xml:space="preserve"> human </w:t>
      </w:r>
      <w:r w:rsidRPr="00196AB3" w:rsidR="00A8347B">
        <w:rPr>
          <w:rFonts w:cs="Times New Roman"/>
        </w:rPr>
        <w:t xml:space="preserve">influence </w:t>
      </w:r>
      <w:r w:rsidRPr="00196AB3" w:rsidR="00F51E69">
        <w:rPr>
          <w:rFonts w:cs="Times New Roman"/>
        </w:rPr>
        <w:t xml:space="preserve">or </w:t>
      </w:r>
      <w:r w:rsidR="007C78C0">
        <w:rPr>
          <w:rFonts w:cs="Times New Roman"/>
        </w:rPr>
        <w:t>those</w:t>
      </w:r>
      <w:r w:rsidRPr="00196AB3" w:rsidR="00AA0F49">
        <w:rPr>
          <w:rFonts w:cs="Times New Roman"/>
        </w:rPr>
        <w:t xml:space="preserve"> </w:t>
      </w:r>
      <w:r w:rsidRPr="00196AB3" w:rsidR="00140021">
        <w:rPr>
          <w:rFonts w:cs="Times New Roman"/>
        </w:rPr>
        <w:t xml:space="preserve">with natural </w:t>
      </w:r>
      <w:r w:rsidR="007C78C0">
        <w:rPr>
          <w:rFonts w:cs="Times New Roman"/>
        </w:rPr>
        <w:t xml:space="preserve">or </w:t>
      </w:r>
      <w:r w:rsidRPr="00196AB3" w:rsidR="00140021">
        <w:rPr>
          <w:rFonts w:cs="Times New Roman"/>
        </w:rPr>
        <w:t>legal protection</w:t>
      </w:r>
      <w:r w:rsidRPr="00196AB3" w:rsidR="00A8347B">
        <w:rPr>
          <w:rFonts w:cs="Times New Roman"/>
        </w:rPr>
        <w:t xml:space="preserve"> that </w:t>
      </w:r>
      <w:r w:rsidR="007C78C0">
        <w:rPr>
          <w:rFonts w:cs="Times New Roman"/>
        </w:rPr>
        <w:t xml:space="preserve">help </w:t>
      </w:r>
      <w:r w:rsidRPr="00196AB3" w:rsidR="00A8347B">
        <w:rPr>
          <w:rFonts w:cs="Times New Roman"/>
        </w:rPr>
        <w:t xml:space="preserve">preserve their </w:t>
      </w:r>
      <w:r w:rsidR="007C78C0">
        <w:rPr>
          <w:rFonts w:cs="Times New Roman"/>
        </w:rPr>
        <w:t xml:space="preserve">ecological </w:t>
      </w:r>
      <w:r w:rsidRPr="00196AB3" w:rsidR="00A8347B">
        <w:rPr>
          <w:rFonts w:cs="Times New Roman"/>
        </w:rPr>
        <w:t>intergrity.</w:t>
      </w:r>
    </w:p>
    <w:p w:rsidRPr="00196AB3" w:rsidR="00AD6D0A" w:rsidP="00967D02" w:rsidRDefault="00AD6D0A" w14:paraId="17D314C0" w14:textId="26E5F9E4">
      <w:pPr>
        <w:rPr>
          <w:rFonts w:cs="Times New Roman"/>
        </w:rPr>
      </w:pPr>
      <w:r w:rsidRPr="00196AB3">
        <w:rPr>
          <w:rFonts w:cs="Times New Roman"/>
        </w:rPr>
        <w:t xml:space="preserve">At its </w:t>
      </w:r>
      <w:r w:rsidRPr="00196AB3" w:rsidR="00AA0F49">
        <w:rPr>
          <w:rFonts w:cs="Times New Roman"/>
        </w:rPr>
        <w:t>core,</w:t>
      </w:r>
      <w:r w:rsidRPr="00196AB3">
        <w:rPr>
          <w:rFonts w:cs="Times New Roman"/>
        </w:rPr>
        <w:t xml:space="preserve"> the workflow works on the following dec</w:t>
      </w:r>
      <w:r w:rsidRPr="00196AB3" w:rsidR="00100AD4">
        <w:rPr>
          <w:rFonts w:cs="Times New Roman"/>
        </w:rPr>
        <w:t>ision parameters;</w:t>
      </w:r>
    </w:p>
    <w:p w:rsidRPr="00196AB3" w:rsidR="00F767F2" w:rsidP="00967D02" w:rsidRDefault="00F767F2" w14:paraId="6542B434" w14:textId="77777777">
      <w:pPr>
        <w:rPr>
          <w:rFonts w:cs="Times New Roman"/>
        </w:rPr>
      </w:pPr>
    </w:p>
    <w:tbl>
      <w:tblPr>
        <w:tblStyle w:val="TableGrid"/>
        <w:tblpPr w:leftFromText="180" w:rightFromText="180" w:vertAnchor="text" w:horzAnchor="margin" w:tblpY="278"/>
        <w:tblW w:w="0" w:type="auto"/>
        <w:tblLook w:val="04A0" w:firstRow="1" w:lastRow="0" w:firstColumn="1" w:lastColumn="0" w:noHBand="0" w:noVBand="1"/>
      </w:tblPr>
      <w:tblGrid>
        <w:gridCol w:w="2110"/>
        <w:gridCol w:w="3233"/>
        <w:gridCol w:w="4007"/>
      </w:tblGrid>
      <w:tr w:rsidRPr="00196AB3" w:rsidR="006F10E2" w:rsidTr="006F10E2" w14:paraId="3A514CEC" w14:textId="77777777">
        <w:tc>
          <w:tcPr>
            <w:tcW w:w="0" w:type="auto"/>
          </w:tcPr>
          <w:p w:rsidRPr="00116AEC" w:rsidR="006F10E2" w:rsidP="006F10E2" w:rsidRDefault="006F10E2" w14:paraId="13203147" w14:textId="6035142A">
            <w:pPr>
              <w:ind w:left="360"/>
              <w:rPr>
                <w:rFonts w:cs="Times New Roman"/>
                <w:b/>
                <w:bCs/>
              </w:rPr>
            </w:pPr>
            <w:r w:rsidRPr="00116AEC">
              <w:rPr>
                <w:rFonts w:cs="Times New Roman"/>
                <w:b/>
                <w:bCs/>
              </w:rPr>
              <w:t>Parameter</w:t>
            </w:r>
          </w:p>
        </w:tc>
        <w:tc>
          <w:tcPr>
            <w:tcW w:w="0" w:type="auto"/>
          </w:tcPr>
          <w:p w:rsidRPr="00116AEC" w:rsidR="006F10E2" w:rsidP="006F10E2" w:rsidRDefault="006F10E2" w14:paraId="550F3AF9" w14:textId="77777777">
            <w:pPr>
              <w:ind w:left="360"/>
              <w:rPr>
                <w:rFonts w:cs="Times New Roman"/>
                <w:b/>
                <w:bCs/>
              </w:rPr>
            </w:pPr>
            <w:r w:rsidRPr="00116AEC">
              <w:rPr>
                <w:rFonts w:cs="Times New Roman"/>
                <w:b/>
                <w:bCs/>
              </w:rPr>
              <w:t>Metric</w:t>
            </w:r>
          </w:p>
        </w:tc>
        <w:tc>
          <w:tcPr>
            <w:tcW w:w="0" w:type="auto"/>
          </w:tcPr>
          <w:p w:rsidRPr="00116AEC" w:rsidR="006F10E2" w:rsidP="006F10E2" w:rsidRDefault="006F10E2" w14:paraId="4456358D" w14:textId="77777777">
            <w:pPr>
              <w:pStyle w:val="ListParagraph"/>
              <w:ind w:left="0"/>
              <w:rPr>
                <w:rFonts w:cs="Times New Roman"/>
                <w:b/>
                <w:bCs/>
              </w:rPr>
            </w:pPr>
            <w:r w:rsidRPr="00116AEC">
              <w:rPr>
                <w:rFonts w:cs="Times New Roman"/>
                <w:b/>
                <w:bCs/>
              </w:rPr>
              <w:t>Rationale</w:t>
            </w:r>
          </w:p>
        </w:tc>
      </w:tr>
      <w:tr w:rsidRPr="00196AB3" w:rsidR="006F10E2" w:rsidTr="006F10E2" w14:paraId="492E11C9" w14:textId="77777777">
        <w:tc>
          <w:tcPr>
            <w:tcW w:w="0" w:type="auto"/>
          </w:tcPr>
          <w:p w:rsidRPr="00196AB3" w:rsidR="006F10E2" w:rsidP="006F10E2" w:rsidRDefault="006F10E2" w14:paraId="5C00C662" w14:textId="77777777">
            <w:pPr>
              <w:pStyle w:val="ListParagraph"/>
              <w:ind w:left="0"/>
              <w:rPr>
                <w:rFonts w:cs="Times New Roman"/>
              </w:rPr>
            </w:pPr>
            <w:r w:rsidRPr="00196AB3">
              <w:rPr>
                <w:rFonts w:cs="Times New Roman"/>
              </w:rPr>
              <w:t>Avoidance of human influence</w:t>
            </w:r>
          </w:p>
        </w:tc>
        <w:tc>
          <w:tcPr>
            <w:tcW w:w="0" w:type="auto"/>
          </w:tcPr>
          <w:p w:rsidRPr="00196AB3" w:rsidR="006F10E2" w:rsidP="006F10E2" w:rsidRDefault="006F10E2" w14:paraId="24C796D6" w14:textId="77777777">
            <w:pPr>
              <w:pStyle w:val="ListParagraph"/>
              <w:ind w:left="0"/>
              <w:rPr>
                <w:rFonts w:cs="Times New Roman"/>
              </w:rPr>
            </w:pPr>
            <w:r w:rsidRPr="00196AB3">
              <w:rPr>
                <w:rFonts w:cs="Times New Roman"/>
              </w:rPr>
              <w:t>Distance from anthropogenic features (roads, agriculture, built-up areas)</w:t>
            </w:r>
          </w:p>
        </w:tc>
        <w:tc>
          <w:tcPr>
            <w:tcW w:w="0" w:type="auto"/>
          </w:tcPr>
          <w:p w:rsidRPr="00196AB3" w:rsidR="006F10E2" w:rsidP="006F10E2" w:rsidRDefault="006F10E2" w14:paraId="17F2658A" w14:textId="1DE2D916">
            <w:pPr>
              <w:pStyle w:val="ListParagraph"/>
              <w:ind w:left="0"/>
              <w:rPr>
                <w:rFonts w:cs="Times New Roman"/>
              </w:rPr>
            </w:pPr>
            <w:r w:rsidRPr="00196AB3">
              <w:rPr>
                <w:rFonts w:cs="Times New Roman"/>
              </w:rPr>
              <w:t>Forests far from huma</w:t>
            </w:r>
            <w:r w:rsidR="00CC3CC0">
              <w:rPr>
                <w:rFonts w:cs="Times New Roman"/>
              </w:rPr>
              <w:t>n</w:t>
            </w:r>
            <w:r w:rsidRPr="00196AB3">
              <w:rPr>
                <w:rFonts w:cs="Times New Roman"/>
              </w:rPr>
              <w:t xml:space="preserve"> features are</w:t>
            </w:r>
            <w:r w:rsidR="00CC3CC0">
              <w:rPr>
                <w:rFonts w:cs="Times New Roman"/>
              </w:rPr>
              <w:t xml:space="preserve"> </w:t>
            </w:r>
            <w:r w:rsidR="0049486E">
              <w:rPr>
                <w:rFonts w:cs="Times New Roman"/>
              </w:rPr>
              <w:t xml:space="preserve">more </w:t>
            </w:r>
            <w:r w:rsidRPr="00196AB3" w:rsidR="0049486E">
              <w:rPr>
                <w:rFonts w:cs="Times New Roman"/>
              </w:rPr>
              <w:t>likely</w:t>
            </w:r>
            <w:r w:rsidRPr="00196AB3">
              <w:rPr>
                <w:rFonts w:cs="Times New Roman"/>
              </w:rPr>
              <w:t xml:space="preserve"> to be intact and undisturbed.</w:t>
            </w:r>
          </w:p>
        </w:tc>
      </w:tr>
      <w:tr w:rsidRPr="00196AB3" w:rsidR="006F10E2" w:rsidTr="006F10E2" w14:paraId="610502FF" w14:textId="77777777">
        <w:tc>
          <w:tcPr>
            <w:tcW w:w="0" w:type="auto"/>
          </w:tcPr>
          <w:p w:rsidRPr="00196AB3" w:rsidR="006F10E2" w:rsidP="006F10E2" w:rsidRDefault="006F10E2" w14:paraId="076D1DC5" w14:textId="77777777">
            <w:pPr>
              <w:pStyle w:val="ListParagraph"/>
              <w:ind w:left="0"/>
              <w:rPr>
                <w:rFonts w:cs="Times New Roman"/>
              </w:rPr>
            </w:pPr>
            <w:r w:rsidRPr="00196AB3">
              <w:rPr>
                <w:rFonts w:cs="Times New Roman"/>
              </w:rPr>
              <w:t>Natural protection</w:t>
            </w:r>
          </w:p>
        </w:tc>
        <w:tc>
          <w:tcPr>
            <w:tcW w:w="0" w:type="auto"/>
          </w:tcPr>
          <w:p w:rsidRPr="00196AB3" w:rsidR="006F10E2" w:rsidP="006F10E2" w:rsidRDefault="006F10E2" w14:paraId="001BC891" w14:textId="77777777">
            <w:pPr>
              <w:pStyle w:val="ListParagraph"/>
              <w:ind w:left="0"/>
              <w:rPr>
                <w:rFonts w:cs="Times New Roman"/>
              </w:rPr>
            </w:pPr>
            <w:r w:rsidRPr="00196AB3">
              <w:rPr>
                <w:rFonts w:cs="Times New Roman"/>
              </w:rPr>
              <w:t>Slope</w:t>
            </w:r>
          </w:p>
        </w:tc>
        <w:tc>
          <w:tcPr>
            <w:tcW w:w="0" w:type="auto"/>
          </w:tcPr>
          <w:p w:rsidRPr="00196AB3" w:rsidR="006F10E2" w:rsidP="006F10E2" w:rsidRDefault="006F10E2" w14:paraId="44EA066B" w14:textId="43FAF5DE">
            <w:pPr>
              <w:pStyle w:val="ListParagraph"/>
              <w:ind w:left="0"/>
              <w:rPr>
                <w:rFonts w:cs="Times New Roman"/>
              </w:rPr>
            </w:pPr>
            <w:r w:rsidRPr="00196AB3">
              <w:rPr>
                <w:rFonts w:cs="Times New Roman"/>
              </w:rPr>
              <w:t>Steep areas are less accessible</w:t>
            </w:r>
            <w:r w:rsidR="0049486E">
              <w:rPr>
                <w:rFonts w:cs="Times New Roman"/>
              </w:rPr>
              <w:t xml:space="preserve">, thus </w:t>
            </w:r>
            <w:r w:rsidRPr="00196AB3" w:rsidR="0049486E">
              <w:rPr>
                <w:rFonts w:cs="Times New Roman"/>
              </w:rPr>
              <w:t>less</w:t>
            </w:r>
            <w:r w:rsidRPr="00196AB3">
              <w:rPr>
                <w:rFonts w:cs="Times New Roman"/>
              </w:rPr>
              <w:t xml:space="preserve"> likely to be exploited for anthropic functions.</w:t>
            </w:r>
          </w:p>
        </w:tc>
      </w:tr>
      <w:tr w:rsidRPr="00196AB3" w:rsidR="006F10E2" w:rsidTr="006F10E2" w14:paraId="1D325FC4" w14:textId="77777777">
        <w:tc>
          <w:tcPr>
            <w:tcW w:w="0" w:type="auto"/>
          </w:tcPr>
          <w:p w:rsidRPr="00196AB3" w:rsidR="006F10E2" w:rsidP="006F10E2" w:rsidRDefault="006F10E2" w14:paraId="1850EDD8" w14:textId="77777777">
            <w:pPr>
              <w:pStyle w:val="ListParagraph"/>
              <w:ind w:left="0"/>
              <w:rPr>
                <w:rFonts w:cs="Times New Roman"/>
              </w:rPr>
            </w:pPr>
            <w:r w:rsidRPr="00196AB3">
              <w:rPr>
                <w:rFonts w:cs="Times New Roman"/>
              </w:rPr>
              <w:t>Legal protection</w:t>
            </w:r>
          </w:p>
        </w:tc>
        <w:tc>
          <w:tcPr>
            <w:tcW w:w="0" w:type="auto"/>
          </w:tcPr>
          <w:p w:rsidRPr="00196AB3" w:rsidR="006F10E2" w:rsidP="006F10E2" w:rsidRDefault="006F10E2" w14:paraId="73C13EF3" w14:textId="77777777">
            <w:pPr>
              <w:pStyle w:val="ListParagraph"/>
              <w:ind w:left="0"/>
              <w:rPr>
                <w:rFonts w:cs="Times New Roman"/>
              </w:rPr>
            </w:pPr>
            <w:r w:rsidRPr="00196AB3">
              <w:rPr>
                <w:rFonts w:cs="Times New Roman"/>
              </w:rPr>
              <w:t>IUCN protected categories</w:t>
            </w:r>
          </w:p>
        </w:tc>
        <w:tc>
          <w:tcPr>
            <w:tcW w:w="0" w:type="auto"/>
          </w:tcPr>
          <w:p w:rsidRPr="00196AB3" w:rsidR="006F10E2" w:rsidP="006F10E2" w:rsidRDefault="006F10E2" w14:paraId="5798D50E" w14:textId="77777777">
            <w:pPr>
              <w:pStyle w:val="ListParagraph"/>
              <w:ind w:left="0"/>
              <w:rPr>
                <w:rFonts w:cs="Times New Roman"/>
              </w:rPr>
            </w:pPr>
            <w:r w:rsidRPr="00196AB3">
              <w:rPr>
                <w:rFonts w:cs="Times New Roman"/>
              </w:rPr>
              <w:t>Legally conserved areas have restricted human access and disturbance – thus they are likely to be intact.</w:t>
            </w:r>
          </w:p>
        </w:tc>
      </w:tr>
    </w:tbl>
    <w:p w:rsidRPr="00196AB3" w:rsidR="00D634E1" w:rsidP="00116AEC" w:rsidRDefault="0052663F" w14:paraId="7A4FF545" w14:textId="49833283">
      <w:pPr>
        <w:pStyle w:val="Caption"/>
        <w:ind w:left="1440"/>
        <w:rPr>
          <w:rFonts w:cs="Times New Roman"/>
        </w:rPr>
      </w:pPr>
      <w:r>
        <w:rPr>
          <w:rFonts w:cs="Times New Roman"/>
        </w:rPr>
        <w:t xml:space="preserve">            Table</w:t>
      </w:r>
      <w:r w:rsidR="00116AEC">
        <w:t xml:space="preserve"> </w:t>
      </w:r>
      <w:r w:rsidR="00250A55">
        <w:fldChar w:fldCharType="begin"/>
      </w:r>
      <w:r w:rsidR="00250A55">
        <w:instrText xml:space="preserve"> SEQ Table \* ARABIC </w:instrText>
      </w:r>
      <w:r w:rsidR="00250A55">
        <w:fldChar w:fldCharType="separate"/>
      </w:r>
      <w:r w:rsidR="008208D7">
        <w:rPr>
          <w:noProof/>
        </w:rPr>
        <w:t>1</w:t>
      </w:r>
      <w:r w:rsidR="00250A55">
        <w:rPr>
          <w:noProof/>
        </w:rPr>
        <w:fldChar w:fldCharType="end"/>
      </w:r>
      <w:r w:rsidR="00116AEC">
        <w:t xml:space="preserve"> : Primary Forest Finder Decision Parameters</w:t>
      </w:r>
    </w:p>
    <w:p w:rsidRPr="00196AB3" w:rsidR="00A8347B" w:rsidP="00967D02" w:rsidRDefault="00A8347B" w14:paraId="691B1194" w14:textId="4787768B">
      <w:pPr>
        <w:rPr>
          <w:rFonts w:cs="Times New Roman"/>
        </w:rPr>
      </w:pPr>
    </w:p>
    <w:p w:rsidR="000F105F" w:rsidP="00C34F7B" w:rsidRDefault="000F105F" w14:paraId="37351B7D" w14:textId="77777777">
      <w:pPr>
        <w:rPr>
          <w:rFonts w:cs="Times New Roman"/>
        </w:rPr>
      </w:pPr>
    </w:p>
    <w:p w:rsidRPr="00196AB3" w:rsidR="00DF26DE" w:rsidP="00C34F7B" w:rsidRDefault="005B680D" w14:paraId="5B2555D8" w14:textId="3E2D46BC">
      <w:pPr>
        <w:rPr>
          <w:rFonts w:cs="Times New Roman"/>
        </w:rPr>
      </w:pPr>
      <w:r w:rsidRPr="00196AB3">
        <w:rPr>
          <w:rFonts w:cs="Times New Roman"/>
        </w:rPr>
        <w:t>The i</w:t>
      </w:r>
      <w:r w:rsidRPr="00196AB3" w:rsidR="00DF26DE">
        <w:rPr>
          <w:rFonts w:cs="Times New Roman"/>
        </w:rPr>
        <w:t xml:space="preserve">dentification of primary forests is guided by the assumption </w:t>
      </w:r>
      <w:r w:rsidRPr="00196AB3" w:rsidR="00EE4A84">
        <w:rPr>
          <w:rFonts w:cs="Times New Roman"/>
        </w:rPr>
        <w:t>that</w:t>
      </w:r>
      <w:r w:rsidR="00EE4A84">
        <w:rPr>
          <w:rFonts w:cs="Times New Roman"/>
        </w:rPr>
        <w:t>;</w:t>
      </w:r>
      <w:r w:rsidRPr="00196AB3" w:rsidR="00DF26DE">
        <w:rPr>
          <w:rFonts w:cs="Times New Roman"/>
        </w:rPr>
        <w:t xml:space="preserve"> </w:t>
      </w:r>
    </w:p>
    <w:p w:rsidRPr="00196AB3" w:rsidR="001B219B" w:rsidP="00C34F7B" w:rsidRDefault="00DF26DE" w14:paraId="0A96AE1D" w14:textId="1E708431">
      <w:pPr>
        <w:rPr>
          <w:rFonts w:cs="Times New Roman"/>
        </w:rPr>
      </w:pPr>
      <w:r w:rsidRPr="00196AB3">
        <w:rPr>
          <w:rFonts w:cs="Times New Roman"/>
        </w:rPr>
        <w:t xml:space="preserve">Forests are likely to </w:t>
      </w:r>
      <w:r w:rsidRPr="00196AB3" w:rsidR="00F51E69">
        <w:rPr>
          <w:rFonts w:cs="Times New Roman"/>
        </w:rPr>
        <w:t>be primary</w:t>
      </w:r>
      <w:r w:rsidRPr="00196AB3">
        <w:rPr>
          <w:rFonts w:cs="Times New Roman"/>
        </w:rPr>
        <w:t xml:space="preserve"> when they </w:t>
      </w:r>
      <w:r w:rsidRPr="00196AB3" w:rsidR="008F1ABC">
        <w:rPr>
          <w:rFonts w:cs="Times New Roman"/>
        </w:rPr>
        <w:t xml:space="preserve">are both </w:t>
      </w:r>
      <w:r w:rsidRPr="00EE4A84" w:rsidR="008F1ABC">
        <w:rPr>
          <w:rFonts w:cs="Times New Roman"/>
          <w:b/>
          <w:bCs/>
        </w:rPr>
        <w:t>naturally</w:t>
      </w:r>
      <w:r w:rsidRPr="00196AB3" w:rsidR="008F1ABC">
        <w:rPr>
          <w:rFonts w:cs="Times New Roman"/>
        </w:rPr>
        <w:t xml:space="preserve"> and l</w:t>
      </w:r>
      <w:r w:rsidRPr="00EE4A84" w:rsidR="008F1ABC">
        <w:rPr>
          <w:rFonts w:cs="Times New Roman"/>
          <w:b/>
          <w:bCs/>
        </w:rPr>
        <w:t>egally</w:t>
      </w:r>
      <w:r w:rsidRPr="00196AB3" w:rsidR="008F1ABC">
        <w:rPr>
          <w:rFonts w:cs="Times New Roman"/>
        </w:rPr>
        <w:t xml:space="preserve"> protected from human </w:t>
      </w:r>
      <w:r w:rsidRPr="00196AB3" w:rsidR="00EE4A84">
        <w:rPr>
          <w:rFonts w:cs="Times New Roman"/>
        </w:rPr>
        <w:t>disturbance,</w:t>
      </w:r>
      <w:r w:rsidRPr="00196AB3" w:rsidR="00147FA4">
        <w:rPr>
          <w:rFonts w:cs="Times New Roman"/>
        </w:rPr>
        <w:t xml:space="preserve"> and </w:t>
      </w:r>
      <w:r w:rsidR="00EE4A84">
        <w:rPr>
          <w:rFonts w:cs="Times New Roman"/>
        </w:rPr>
        <w:t xml:space="preserve">they </w:t>
      </w:r>
      <w:r w:rsidRPr="00196AB3" w:rsidR="00147FA4">
        <w:rPr>
          <w:rFonts w:cs="Times New Roman"/>
        </w:rPr>
        <w:t>demonstra</w:t>
      </w:r>
      <w:r w:rsidR="00EE4A84">
        <w:rPr>
          <w:rFonts w:cs="Times New Roman"/>
        </w:rPr>
        <w:t>te</w:t>
      </w:r>
      <w:r w:rsidRPr="00196AB3" w:rsidR="001B219B">
        <w:rPr>
          <w:rFonts w:cs="Times New Roman"/>
        </w:rPr>
        <w:t xml:space="preserve"> spatial continuity.</w:t>
      </w:r>
    </w:p>
    <w:p w:rsidR="00971BE7" w:rsidP="00C34F7B" w:rsidRDefault="00971BE7" w14:paraId="4317E3F1" w14:textId="7BCBD8FB">
      <w:pPr>
        <w:rPr>
          <w:rFonts w:cs="Times New Roman"/>
        </w:rPr>
      </w:pPr>
      <w:r w:rsidRPr="00196AB3">
        <w:rPr>
          <w:rFonts w:cs="Times New Roman"/>
        </w:rPr>
        <w:t>The</w:t>
      </w:r>
      <w:r w:rsidRPr="00196AB3" w:rsidR="00F56EF4">
        <w:rPr>
          <w:rFonts w:cs="Times New Roman"/>
        </w:rPr>
        <w:t xml:space="preserve"> </w:t>
      </w:r>
      <w:r w:rsidRPr="00196AB3">
        <w:rPr>
          <w:rFonts w:cs="Times New Roman"/>
        </w:rPr>
        <w:t xml:space="preserve">workflow </w:t>
      </w:r>
      <w:r w:rsidRPr="00196AB3" w:rsidR="002832E5">
        <w:rPr>
          <w:rFonts w:cs="Times New Roman"/>
        </w:rPr>
        <w:t>identifies primary forest through three sequential filters</w:t>
      </w:r>
      <w:r w:rsidRPr="00196AB3" w:rsidR="00F56EF4">
        <w:rPr>
          <w:rFonts w:cs="Times New Roman"/>
        </w:rPr>
        <w:t xml:space="preserve"> </w:t>
      </w:r>
      <w:r w:rsidRPr="00196AB3" w:rsidR="006C0A8E">
        <w:rPr>
          <w:rFonts w:cs="Times New Roman"/>
        </w:rPr>
        <w:t>in</w:t>
      </w:r>
      <w:r w:rsidRPr="00196AB3" w:rsidR="00F02FF1">
        <w:rPr>
          <w:rFonts w:cs="Times New Roman"/>
        </w:rPr>
        <w:t xml:space="preserve"> </w:t>
      </w:r>
      <w:r w:rsidRPr="00196AB3" w:rsidR="006C0A8E">
        <w:rPr>
          <w:rFonts w:cs="Times New Roman"/>
        </w:rPr>
        <w:t>a step</w:t>
      </w:r>
      <w:r w:rsidRPr="00196AB3" w:rsidR="00F02FF1">
        <w:rPr>
          <w:rFonts w:cs="Times New Roman"/>
        </w:rPr>
        <w:t xml:space="preserve">wise </w:t>
      </w:r>
      <w:r w:rsidRPr="009B3521" w:rsidR="00F02FF1">
        <w:rPr>
          <w:rFonts w:cs="Times New Roman"/>
          <w:b/>
          <w:bCs/>
        </w:rPr>
        <w:t xml:space="preserve">exclusion </w:t>
      </w:r>
      <w:r w:rsidRPr="009B3521" w:rsidR="00F02FF1">
        <w:rPr>
          <w:rFonts w:cs="Times New Roman"/>
        </w:rPr>
        <w:t>and</w:t>
      </w:r>
      <w:r w:rsidRPr="009B3521" w:rsidR="00F02FF1">
        <w:rPr>
          <w:rFonts w:cs="Times New Roman"/>
          <w:b/>
          <w:bCs/>
        </w:rPr>
        <w:t xml:space="preserve"> inclusion </w:t>
      </w:r>
      <w:r w:rsidRPr="00196AB3" w:rsidR="00F02FF1">
        <w:rPr>
          <w:rFonts w:cs="Times New Roman"/>
        </w:rPr>
        <w:t xml:space="preserve">process </w:t>
      </w:r>
      <w:r w:rsidRPr="00196AB3" w:rsidR="00F56EF4">
        <w:rPr>
          <w:rFonts w:cs="Times New Roman"/>
        </w:rPr>
        <w:t xml:space="preserve">as shown in </w:t>
      </w:r>
      <w:r w:rsidR="00EE4A84">
        <w:rPr>
          <w:rFonts w:cs="Times New Roman"/>
        </w:rPr>
        <w:t>Figure 1</w:t>
      </w:r>
      <w:r w:rsidRPr="00196AB3" w:rsidR="007A743D">
        <w:rPr>
          <w:rFonts w:cs="Times New Roman"/>
        </w:rPr>
        <w:t>.</w:t>
      </w:r>
    </w:p>
    <w:p w:rsidR="00F77818" w:rsidP="00F77818" w:rsidRDefault="000F105F" w14:paraId="763F23AE" w14:textId="77777777">
      <w:pPr>
        <w:keepNext/>
      </w:pPr>
      <w:commentRangeStart w:id="27"/>
      <w:r w:rsidRPr="00196AB3">
        <w:rPr>
          <w:rFonts w:cs="Times New Roman"/>
          <w:noProof/>
        </w:rPr>
        <w:drawing>
          <wp:inline distT="0" distB="0" distL="0" distR="0" wp14:anchorId="587B61AD" wp14:editId="2DEB9E23">
            <wp:extent cx="5794513" cy="4432852"/>
            <wp:effectExtent l="0" t="0" r="0" b="25400"/>
            <wp:docPr id="68269652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commentRangeEnd w:id="27"/>
      <w:r w:rsidR="0087454D">
        <w:rPr>
          <w:rStyle w:val="CommentReference"/>
        </w:rPr>
        <w:commentReference w:id="27"/>
      </w:r>
    </w:p>
    <w:p w:rsidR="00A47547" w:rsidP="00F77818" w:rsidRDefault="00A47547" w14:paraId="4EDEBB03" w14:textId="77777777">
      <w:pPr>
        <w:pStyle w:val="Caption"/>
        <w:ind w:left="2880"/>
      </w:pPr>
    </w:p>
    <w:p w:rsidRPr="00196AB3" w:rsidR="000F105F" w:rsidP="00F77818" w:rsidRDefault="00F77818" w14:paraId="5BCABDA6" w14:textId="3D0116F5">
      <w:pPr>
        <w:pStyle w:val="Caption"/>
        <w:ind w:left="2880"/>
        <w:rPr>
          <w:rFonts w:cs="Times New Roman"/>
        </w:rPr>
      </w:pPr>
      <w:r>
        <w:t xml:space="preserve">Figure </w:t>
      </w:r>
      <w:r>
        <w:fldChar w:fldCharType="begin"/>
      </w:r>
      <w:r>
        <w:instrText xml:space="preserve"> SEQ Figure \* ARABIC </w:instrText>
      </w:r>
      <w:r>
        <w:fldChar w:fldCharType="separate"/>
      </w:r>
      <w:r w:rsidR="00EE130A">
        <w:rPr>
          <w:noProof/>
        </w:rPr>
        <w:t>1</w:t>
      </w:r>
      <w:r>
        <w:rPr>
          <w:noProof/>
        </w:rPr>
        <w:fldChar w:fldCharType="end"/>
      </w:r>
      <w:r>
        <w:t>: Primary Forest Finder Logic</w:t>
      </w:r>
    </w:p>
    <w:p w:rsidR="00A47547" w:rsidP="00C34F7B" w:rsidRDefault="00A47547" w14:paraId="019F79A5" w14:textId="77777777">
      <w:pPr>
        <w:rPr>
          <w:rFonts w:cs="Times New Roman"/>
        </w:rPr>
      </w:pPr>
    </w:p>
    <w:p w:rsidRPr="00196AB3" w:rsidR="007A743D" w:rsidP="00C34F7B" w:rsidRDefault="00A34FDE" w14:paraId="08435086" w14:textId="0E0DEBB7">
      <w:pPr>
        <w:rPr>
          <w:rFonts w:cs="Times New Roman"/>
        </w:rPr>
      </w:pPr>
      <w:r w:rsidRPr="00196AB3">
        <w:rPr>
          <w:rFonts w:cs="Times New Roman"/>
        </w:rPr>
        <w:t>Starting with</w:t>
      </w:r>
      <w:r w:rsidRPr="00196AB3" w:rsidR="0049552E">
        <w:rPr>
          <w:rFonts w:cs="Times New Roman"/>
        </w:rPr>
        <w:t xml:space="preserve"> </w:t>
      </w:r>
      <w:r w:rsidR="00A47547">
        <w:rPr>
          <w:rFonts w:cs="Times New Roman"/>
        </w:rPr>
        <w:t>a national</w:t>
      </w:r>
      <w:r w:rsidRPr="00196AB3" w:rsidR="0049552E">
        <w:rPr>
          <w:rFonts w:cs="Times New Roman"/>
        </w:rPr>
        <w:t xml:space="preserve"> forest layer as the baseline,</w:t>
      </w:r>
      <w:r w:rsidRPr="00196AB3" w:rsidR="007A743D">
        <w:rPr>
          <w:rFonts w:cs="Times New Roman"/>
        </w:rPr>
        <w:t xml:space="preserve"> we</w:t>
      </w:r>
      <w:r w:rsidRPr="00196AB3" w:rsidR="001205F5">
        <w:rPr>
          <w:rFonts w:cs="Times New Roman"/>
        </w:rPr>
        <w:t xml:space="preserve"> filter all</w:t>
      </w:r>
      <w:r w:rsidRPr="00196AB3" w:rsidR="007A743D">
        <w:rPr>
          <w:rFonts w:cs="Times New Roman"/>
        </w:rPr>
        <w:t xml:space="preserve"> forest pixels</w:t>
      </w:r>
      <w:r w:rsidRPr="00196AB3" w:rsidR="00963C4F">
        <w:rPr>
          <w:rFonts w:cs="Times New Roman"/>
        </w:rPr>
        <w:t xml:space="preserve"> that are </w:t>
      </w:r>
      <w:r w:rsidR="008B5484">
        <w:rPr>
          <w:rFonts w:cs="Times New Roman"/>
        </w:rPr>
        <w:t>outside</w:t>
      </w:r>
      <w:r w:rsidRPr="00196AB3" w:rsidR="00963C4F">
        <w:rPr>
          <w:rFonts w:cs="Times New Roman"/>
        </w:rPr>
        <w:t xml:space="preserve"> anthropogenic influence </w:t>
      </w:r>
      <w:r w:rsidRPr="00196AB3" w:rsidR="00601C6D">
        <w:rPr>
          <w:rFonts w:cs="Times New Roman"/>
        </w:rPr>
        <w:t xml:space="preserve">– obtained by </w:t>
      </w:r>
      <w:r w:rsidR="008B5484">
        <w:rPr>
          <w:rFonts w:cs="Times New Roman"/>
        </w:rPr>
        <w:t>delimiting buffer zones</w:t>
      </w:r>
      <w:r w:rsidR="00BD658E">
        <w:rPr>
          <w:rFonts w:cs="Times New Roman"/>
        </w:rPr>
        <w:t xml:space="preserve"> around</w:t>
      </w:r>
      <w:r w:rsidRPr="00196AB3" w:rsidR="00601C6D">
        <w:rPr>
          <w:rFonts w:cs="Times New Roman"/>
        </w:rPr>
        <w:t xml:space="preserve"> human features.</w:t>
      </w:r>
      <w:r w:rsidRPr="00196AB3" w:rsidR="003C2ECF">
        <w:rPr>
          <w:rFonts w:cs="Times New Roman"/>
        </w:rPr>
        <w:t xml:space="preserve"> Forests within these buffers are considered “influenced</w:t>
      </w:r>
      <w:r w:rsidR="00753AD7">
        <w:rPr>
          <w:rFonts w:cs="Times New Roman"/>
        </w:rPr>
        <w:t>”</w:t>
      </w:r>
      <w:r w:rsidRPr="00196AB3" w:rsidR="003C2ECF">
        <w:rPr>
          <w:rFonts w:cs="Times New Roman"/>
        </w:rPr>
        <w:t xml:space="preserve"> and consequen</w:t>
      </w:r>
      <w:r w:rsidRPr="00196AB3" w:rsidR="00175365">
        <w:rPr>
          <w:rFonts w:cs="Times New Roman"/>
        </w:rPr>
        <w:t>tly</w:t>
      </w:r>
      <w:r w:rsidR="00753AD7">
        <w:rPr>
          <w:rFonts w:cs="Times New Roman"/>
        </w:rPr>
        <w:t>,</w:t>
      </w:r>
      <w:r w:rsidRPr="00196AB3" w:rsidR="00175365">
        <w:rPr>
          <w:rFonts w:cs="Times New Roman"/>
        </w:rPr>
        <w:t xml:space="preserve"> </w:t>
      </w:r>
      <w:r w:rsidRPr="00196AB3" w:rsidR="00EA1A46">
        <w:rPr>
          <w:rFonts w:cs="Times New Roman"/>
        </w:rPr>
        <w:t>excluded. This</w:t>
      </w:r>
      <w:r w:rsidRPr="00196AB3" w:rsidR="00973D2E">
        <w:rPr>
          <w:rFonts w:cs="Times New Roman"/>
        </w:rPr>
        <w:t xml:space="preserve"> captures the first </w:t>
      </w:r>
      <w:r w:rsidRPr="00196AB3" w:rsidR="00F51E69">
        <w:rPr>
          <w:rFonts w:cs="Times New Roman"/>
        </w:rPr>
        <w:t>tier of</w:t>
      </w:r>
      <w:r w:rsidRPr="00196AB3" w:rsidR="00973D2E">
        <w:rPr>
          <w:rFonts w:cs="Times New Roman"/>
        </w:rPr>
        <w:t xml:space="preserve"> </w:t>
      </w:r>
      <w:r w:rsidRPr="00E16BD5" w:rsidR="00973D2E">
        <w:rPr>
          <w:rFonts w:cs="Times New Roman"/>
          <w:i/>
          <w:iCs/>
        </w:rPr>
        <w:t xml:space="preserve">undisturbed primary </w:t>
      </w:r>
      <w:r w:rsidRPr="00E16BD5" w:rsidR="00F51E69">
        <w:rPr>
          <w:rFonts w:cs="Times New Roman"/>
          <w:i/>
          <w:iCs/>
        </w:rPr>
        <w:t>forest</w:t>
      </w:r>
      <w:r w:rsidRPr="00196AB3" w:rsidR="00F51E69">
        <w:rPr>
          <w:rFonts w:cs="Times New Roman"/>
        </w:rPr>
        <w:t>.</w:t>
      </w:r>
    </w:p>
    <w:p w:rsidRPr="0082576C" w:rsidR="00AD1445" w:rsidP="00C34F7B" w:rsidRDefault="00D84036" w14:paraId="7F8CE34D" w14:textId="1B3D089A">
      <w:pPr>
        <w:rPr>
          <w:rFonts w:cs="Times New Roman"/>
          <w:i/>
          <w:iCs/>
        </w:rPr>
      </w:pPr>
      <w:r w:rsidRPr="00196AB3">
        <w:rPr>
          <w:rFonts w:cs="Times New Roman"/>
        </w:rPr>
        <w:t xml:space="preserve">Primary </w:t>
      </w:r>
      <w:r w:rsidRPr="00196AB3" w:rsidR="00F51E69">
        <w:rPr>
          <w:rFonts w:cs="Times New Roman"/>
        </w:rPr>
        <w:t>forests within</w:t>
      </w:r>
      <w:r w:rsidRPr="00196AB3" w:rsidR="00DD09AA">
        <w:rPr>
          <w:rFonts w:cs="Times New Roman"/>
        </w:rPr>
        <w:t xml:space="preserve"> </w:t>
      </w:r>
      <w:r w:rsidRPr="00196AB3" w:rsidR="00B53B7E">
        <w:rPr>
          <w:rFonts w:cs="Times New Roman"/>
        </w:rPr>
        <w:t>anthropogenic</w:t>
      </w:r>
      <w:r w:rsidRPr="00196AB3" w:rsidR="00DD09AA">
        <w:rPr>
          <w:rFonts w:cs="Times New Roman"/>
        </w:rPr>
        <w:t xml:space="preserve"> influence are t</w:t>
      </w:r>
      <w:r w:rsidRPr="00196AB3" w:rsidR="00F40124">
        <w:rPr>
          <w:rFonts w:cs="Times New Roman"/>
        </w:rPr>
        <w:t>hen</w:t>
      </w:r>
      <w:r w:rsidRPr="00196AB3" w:rsidR="00175365">
        <w:rPr>
          <w:rFonts w:cs="Times New Roman"/>
        </w:rPr>
        <w:t xml:space="preserve"> evaluated</w:t>
      </w:r>
      <w:r w:rsidR="00A034F4">
        <w:rPr>
          <w:rFonts w:cs="Times New Roman"/>
        </w:rPr>
        <w:t xml:space="preserve"> further </w:t>
      </w:r>
      <w:r w:rsidR="00AD1445">
        <w:rPr>
          <w:rFonts w:cs="Times New Roman"/>
        </w:rPr>
        <w:t>by applying</w:t>
      </w:r>
      <w:r w:rsidRPr="00196AB3" w:rsidR="00F40124">
        <w:rPr>
          <w:rFonts w:cs="Times New Roman"/>
        </w:rPr>
        <w:t xml:space="preserve"> a slope </w:t>
      </w:r>
      <w:r w:rsidRPr="00196AB3" w:rsidR="00085C41">
        <w:rPr>
          <w:rFonts w:cs="Times New Roman"/>
        </w:rPr>
        <w:t>condition</w:t>
      </w:r>
      <w:r w:rsidR="00085C41">
        <w:rPr>
          <w:rFonts w:cs="Times New Roman"/>
        </w:rPr>
        <w:t>, we</w:t>
      </w:r>
      <w:r w:rsidRPr="00196AB3" w:rsidR="00F40124">
        <w:rPr>
          <w:rFonts w:cs="Times New Roman"/>
        </w:rPr>
        <w:t xml:space="preserve"> assum</w:t>
      </w:r>
      <w:r w:rsidR="009847AB">
        <w:rPr>
          <w:rFonts w:cs="Times New Roman"/>
        </w:rPr>
        <w:t>e</w:t>
      </w:r>
      <w:r w:rsidRPr="00196AB3" w:rsidR="00F40124">
        <w:rPr>
          <w:rFonts w:cs="Times New Roman"/>
        </w:rPr>
        <w:t xml:space="preserve"> </w:t>
      </w:r>
      <w:r w:rsidR="002D2D31">
        <w:rPr>
          <w:rFonts w:cs="Times New Roman"/>
        </w:rPr>
        <w:t xml:space="preserve">certain terrain characteristics (steep </w:t>
      </w:r>
      <w:r w:rsidR="00E5209D">
        <w:rPr>
          <w:rFonts w:cs="Times New Roman"/>
        </w:rPr>
        <w:t xml:space="preserve">slopes) </w:t>
      </w:r>
      <w:r w:rsidRPr="00196AB3" w:rsidR="00E5209D">
        <w:rPr>
          <w:rFonts w:cs="Times New Roman"/>
        </w:rPr>
        <w:t>will</w:t>
      </w:r>
      <w:r w:rsidRPr="00196AB3" w:rsidR="00D61DFC">
        <w:rPr>
          <w:rFonts w:cs="Times New Roman"/>
        </w:rPr>
        <w:t xml:space="preserve"> naturally protect forests from</w:t>
      </w:r>
      <w:r w:rsidRPr="00196AB3" w:rsidR="00810382">
        <w:rPr>
          <w:rFonts w:cs="Times New Roman"/>
        </w:rPr>
        <w:t xml:space="preserve"> human</w:t>
      </w:r>
      <w:r w:rsidRPr="00196AB3" w:rsidR="00D61DFC">
        <w:rPr>
          <w:rFonts w:cs="Times New Roman"/>
        </w:rPr>
        <w:t xml:space="preserve"> disturbances.</w:t>
      </w:r>
      <w:r w:rsidRPr="00196AB3" w:rsidR="00267241">
        <w:rPr>
          <w:rFonts w:cs="Times New Roman"/>
        </w:rPr>
        <w:t xml:space="preserve"> This results </w:t>
      </w:r>
      <w:r w:rsidRPr="00196AB3" w:rsidR="002919A7">
        <w:rPr>
          <w:rFonts w:cs="Times New Roman"/>
        </w:rPr>
        <w:t>in</w:t>
      </w:r>
      <w:r w:rsidR="00085C41">
        <w:rPr>
          <w:rFonts w:cs="Times New Roman"/>
        </w:rPr>
        <w:t xml:space="preserve"> the second tier of primary</w:t>
      </w:r>
      <w:r w:rsidRPr="00196AB3" w:rsidR="00267241">
        <w:rPr>
          <w:rFonts w:cs="Times New Roman"/>
        </w:rPr>
        <w:t xml:space="preserve"> forests </w:t>
      </w:r>
      <w:r w:rsidR="004048D9">
        <w:rPr>
          <w:rFonts w:cs="Times New Roman"/>
        </w:rPr>
        <w:t xml:space="preserve">– </w:t>
      </w:r>
      <w:r w:rsidRPr="0082576C" w:rsidR="004048D9">
        <w:rPr>
          <w:rFonts w:cs="Times New Roman"/>
          <w:i/>
          <w:iCs/>
        </w:rPr>
        <w:t xml:space="preserve">Forests within anthropogenic areas but </w:t>
      </w:r>
      <w:r w:rsidRPr="0082576C" w:rsidR="00AD1445">
        <w:rPr>
          <w:rFonts w:cs="Times New Roman"/>
          <w:i/>
          <w:iCs/>
        </w:rPr>
        <w:t xml:space="preserve">with </w:t>
      </w:r>
      <w:r w:rsidRPr="0082576C" w:rsidR="0082576C">
        <w:rPr>
          <w:rFonts w:cs="Times New Roman"/>
          <w:i/>
          <w:iCs/>
        </w:rPr>
        <w:t xml:space="preserve">steep </w:t>
      </w:r>
      <w:r w:rsidRPr="0082576C" w:rsidR="00AD1445">
        <w:rPr>
          <w:rFonts w:cs="Times New Roman"/>
          <w:i/>
          <w:iCs/>
        </w:rPr>
        <w:t>slope.</w:t>
      </w:r>
    </w:p>
    <w:p w:rsidRPr="00616E7B" w:rsidR="004D60DD" w:rsidP="00C34F7B" w:rsidRDefault="004D60DD" w14:paraId="2A36071A" w14:textId="053194B0">
      <w:pPr>
        <w:rPr>
          <w:rFonts w:cs="Times New Roman"/>
          <w:i/>
          <w:iCs/>
        </w:rPr>
      </w:pPr>
      <w:r w:rsidRPr="00196AB3">
        <w:rPr>
          <w:rFonts w:cs="Times New Roman"/>
        </w:rPr>
        <w:t>Lastly the primary forest finder</w:t>
      </w:r>
      <w:r w:rsidRPr="00196AB3" w:rsidR="00446226">
        <w:rPr>
          <w:rFonts w:cs="Times New Roman"/>
        </w:rPr>
        <w:t xml:space="preserve"> filters</w:t>
      </w:r>
      <w:r w:rsidR="0082576C">
        <w:rPr>
          <w:rFonts w:cs="Times New Roman"/>
        </w:rPr>
        <w:t xml:space="preserve"> remaining </w:t>
      </w:r>
      <w:r w:rsidRPr="00196AB3" w:rsidR="00446226">
        <w:rPr>
          <w:rFonts w:cs="Times New Roman"/>
        </w:rPr>
        <w:t>forest pixels</w:t>
      </w:r>
      <w:r w:rsidRPr="00196AB3" w:rsidR="00112171">
        <w:rPr>
          <w:rFonts w:cs="Times New Roman"/>
        </w:rPr>
        <w:t xml:space="preserve"> using protection </w:t>
      </w:r>
      <w:r w:rsidRPr="00196AB3" w:rsidR="00B53B7E">
        <w:rPr>
          <w:rFonts w:cs="Times New Roman"/>
        </w:rPr>
        <w:t>filters</w:t>
      </w:r>
      <w:r w:rsidR="0082576C">
        <w:rPr>
          <w:rFonts w:cs="Times New Roman"/>
        </w:rPr>
        <w:t xml:space="preserve"> (legal </w:t>
      </w:r>
      <w:r w:rsidR="00F422FD">
        <w:rPr>
          <w:rFonts w:cs="Times New Roman"/>
        </w:rPr>
        <w:t>protection)</w:t>
      </w:r>
      <w:r w:rsidR="0082576C">
        <w:rPr>
          <w:rFonts w:cs="Times New Roman"/>
        </w:rPr>
        <w:t>.</w:t>
      </w:r>
      <w:r w:rsidRPr="00196AB3" w:rsidR="00B53B7E">
        <w:rPr>
          <w:rFonts w:cs="Times New Roman"/>
        </w:rPr>
        <w:t xml:space="preserve"> Forests</w:t>
      </w:r>
      <w:r w:rsidRPr="00196AB3" w:rsidR="00446226">
        <w:rPr>
          <w:rFonts w:cs="Times New Roman"/>
        </w:rPr>
        <w:t xml:space="preserve"> within</w:t>
      </w:r>
      <w:r w:rsidR="004A01DD">
        <w:rPr>
          <w:rFonts w:cs="Times New Roman"/>
        </w:rPr>
        <w:t xml:space="preserve"> gently sloping </w:t>
      </w:r>
      <w:r w:rsidR="00E12A44">
        <w:rPr>
          <w:rFonts w:cs="Times New Roman"/>
        </w:rPr>
        <w:t>anthrop</w:t>
      </w:r>
      <w:r w:rsidR="00F422FD">
        <w:rPr>
          <w:rFonts w:cs="Times New Roman"/>
        </w:rPr>
        <w:t>ogenic influence</w:t>
      </w:r>
      <w:r w:rsidR="004A01DD">
        <w:rPr>
          <w:rFonts w:cs="Times New Roman"/>
        </w:rPr>
        <w:t>d</w:t>
      </w:r>
      <w:r w:rsidR="00055588">
        <w:rPr>
          <w:rFonts w:cs="Times New Roman"/>
        </w:rPr>
        <w:t xml:space="preserve"> areas</w:t>
      </w:r>
      <w:r w:rsidRPr="00196AB3" w:rsidR="00446226">
        <w:rPr>
          <w:rFonts w:cs="Times New Roman"/>
        </w:rPr>
        <w:t xml:space="preserve"> </w:t>
      </w:r>
      <w:r w:rsidRPr="00196AB3" w:rsidR="006F17B6">
        <w:rPr>
          <w:rFonts w:cs="Times New Roman"/>
        </w:rPr>
        <w:t xml:space="preserve">are considered </w:t>
      </w:r>
      <w:r w:rsidRPr="00196AB3" w:rsidR="00FE2C06">
        <w:rPr>
          <w:rFonts w:cs="Times New Roman"/>
        </w:rPr>
        <w:t xml:space="preserve">primary if they meet the defined </w:t>
      </w:r>
      <w:r w:rsidRPr="00196AB3" w:rsidR="008A234C">
        <w:rPr>
          <w:rFonts w:cs="Times New Roman"/>
        </w:rPr>
        <w:t>criteria.</w:t>
      </w:r>
      <w:r w:rsidR="00442649">
        <w:rPr>
          <w:rFonts w:cs="Times New Roman"/>
        </w:rPr>
        <w:t xml:space="preserve"> This results </w:t>
      </w:r>
      <w:r w:rsidR="00401F9E">
        <w:rPr>
          <w:rFonts w:cs="Times New Roman"/>
        </w:rPr>
        <w:t>in</w:t>
      </w:r>
      <w:r w:rsidR="00442649">
        <w:rPr>
          <w:rFonts w:cs="Times New Roman"/>
        </w:rPr>
        <w:t xml:space="preserve"> the last tier of primary </w:t>
      </w:r>
      <w:r w:rsidR="00616E7B">
        <w:rPr>
          <w:rFonts w:cs="Times New Roman"/>
        </w:rPr>
        <w:t>forests;</w:t>
      </w:r>
      <w:r w:rsidR="00401F9E">
        <w:rPr>
          <w:rFonts w:cs="Times New Roman"/>
        </w:rPr>
        <w:t xml:space="preserve"> </w:t>
      </w:r>
      <w:r w:rsidRPr="00616E7B" w:rsidR="00401F9E">
        <w:rPr>
          <w:rFonts w:cs="Times New Roman"/>
          <w:i/>
          <w:iCs/>
        </w:rPr>
        <w:t xml:space="preserve">Forests within gently sloping </w:t>
      </w:r>
      <w:r w:rsidRPr="00616E7B" w:rsidR="00616E7B">
        <w:rPr>
          <w:rFonts w:cs="Times New Roman"/>
          <w:i/>
          <w:iCs/>
        </w:rPr>
        <w:t>anthropogenic areas with legal protection.</w:t>
      </w:r>
    </w:p>
    <w:p w:rsidR="00616E7B" w:rsidP="00C34F7B" w:rsidRDefault="00616E7B" w14:paraId="5EDDDE96" w14:textId="77777777">
      <w:pPr>
        <w:rPr>
          <w:rFonts w:cs="Times New Roman"/>
        </w:rPr>
      </w:pPr>
    </w:p>
    <w:p w:rsidRPr="00196AB3" w:rsidR="003A2DD0" w:rsidP="00C34F7B" w:rsidRDefault="00930C9E" w14:paraId="4CAC1791" w14:textId="7A95C61A">
      <w:pPr>
        <w:rPr>
          <w:rFonts w:cs="Times New Roman"/>
        </w:rPr>
      </w:pPr>
      <w:r w:rsidRPr="00196AB3">
        <w:rPr>
          <w:rFonts w:cs="Times New Roman"/>
        </w:rPr>
        <w:t>The resulting Primary Forest Ca</w:t>
      </w:r>
      <w:r w:rsidRPr="00196AB3" w:rsidR="009A5E7B">
        <w:rPr>
          <w:rFonts w:cs="Times New Roman"/>
        </w:rPr>
        <w:t xml:space="preserve">ndidate pixels </w:t>
      </w:r>
      <w:r w:rsidRPr="00196AB3" w:rsidR="00AA5883">
        <w:rPr>
          <w:rFonts w:cs="Times New Roman"/>
        </w:rPr>
        <w:t>are</w:t>
      </w:r>
      <w:r w:rsidRPr="00196AB3" w:rsidR="009A5E7B">
        <w:rPr>
          <w:rFonts w:cs="Times New Roman"/>
        </w:rPr>
        <w:t xml:space="preserve"> a composite </w:t>
      </w:r>
      <w:r w:rsidRPr="00196AB3" w:rsidR="00AA5883">
        <w:rPr>
          <w:rFonts w:cs="Times New Roman"/>
        </w:rPr>
        <w:t>of;</w:t>
      </w:r>
    </w:p>
    <w:p w:rsidRPr="00196AB3" w:rsidR="009A5E7B" w:rsidP="00151EF7" w:rsidRDefault="009A5E7B" w14:paraId="2E9132B0" w14:textId="38AE04B6">
      <w:pPr>
        <w:pStyle w:val="ListParagraph"/>
        <w:numPr>
          <w:ilvl w:val="0"/>
          <w:numId w:val="1"/>
        </w:numPr>
        <w:rPr>
          <w:rFonts w:cs="Times New Roman"/>
        </w:rPr>
      </w:pPr>
      <w:r w:rsidRPr="00196AB3">
        <w:rPr>
          <w:rFonts w:cs="Times New Roman"/>
        </w:rPr>
        <w:t>Forest pixels completely undisturbed by anthropogenic activity</w:t>
      </w:r>
    </w:p>
    <w:p w:rsidRPr="00196AB3" w:rsidR="009A5E7B" w:rsidP="00151EF7" w:rsidRDefault="009A5E7B" w14:paraId="6172C101" w14:textId="5A6AE82B">
      <w:pPr>
        <w:pStyle w:val="ListParagraph"/>
        <w:numPr>
          <w:ilvl w:val="0"/>
          <w:numId w:val="1"/>
        </w:numPr>
        <w:rPr>
          <w:rFonts w:cs="Times New Roman"/>
        </w:rPr>
      </w:pPr>
      <w:r w:rsidRPr="00196AB3">
        <w:rPr>
          <w:rFonts w:cs="Times New Roman"/>
        </w:rPr>
        <w:t xml:space="preserve">Forest pixels within disturbed areas but located on steep </w:t>
      </w:r>
      <w:r w:rsidRPr="00196AB3" w:rsidR="00AA5883">
        <w:rPr>
          <w:rFonts w:cs="Times New Roman"/>
        </w:rPr>
        <w:t>terrain.</w:t>
      </w:r>
    </w:p>
    <w:p w:rsidRPr="00196AB3" w:rsidR="009A5E7B" w:rsidP="00151EF7" w:rsidRDefault="009A5E7B" w14:paraId="429A7890" w14:textId="4EE512A0">
      <w:pPr>
        <w:pStyle w:val="ListParagraph"/>
        <w:numPr>
          <w:ilvl w:val="0"/>
          <w:numId w:val="1"/>
        </w:numPr>
        <w:rPr>
          <w:rFonts w:cs="Times New Roman"/>
        </w:rPr>
      </w:pPr>
      <w:commentRangeStart w:id="28"/>
      <w:r w:rsidRPr="00196AB3">
        <w:rPr>
          <w:rFonts w:cs="Times New Roman"/>
        </w:rPr>
        <w:t>Forest pixels within gently</w:t>
      </w:r>
      <w:r w:rsidRPr="00196AB3" w:rsidR="00BC46EE">
        <w:rPr>
          <w:rFonts w:cs="Times New Roman"/>
        </w:rPr>
        <w:t xml:space="preserve"> </w:t>
      </w:r>
      <w:r w:rsidRPr="00196AB3" w:rsidR="00A44AF3">
        <w:rPr>
          <w:rFonts w:cs="Times New Roman"/>
        </w:rPr>
        <w:t>sloping</w:t>
      </w:r>
      <w:r w:rsidRPr="00196AB3" w:rsidR="00BC46EE">
        <w:rPr>
          <w:rFonts w:cs="Times New Roman"/>
        </w:rPr>
        <w:t xml:space="preserve"> disturbed zones but inside</w:t>
      </w:r>
      <w:r w:rsidR="00B53B7E">
        <w:rPr>
          <w:rFonts w:cs="Times New Roman"/>
        </w:rPr>
        <w:t xml:space="preserve"> protected</w:t>
      </w:r>
      <w:r w:rsidRPr="00196AB3" w:rsidR="00BC46EE">
        <w:rPr>
          <w:rFonts w:cs="Times New Roman"/>
        </w:rPr>
        <w:t xml:space="preserve"> areas.</w:t>
      </w:r>
      <w:commentRangeEnd w:id="28"/>
      <w:r w:rsidR="00337298">
        <w:rPr>
          <w:rStyle w:val="CommentReference"/>
        </w:rPr>
        <w:commentReference w:id="28"/>
      </w:r>
    </w:p>
    <w:p w:rsidRPr="00196AB3" w:rsidR="003A2DD0" w:rsidP="00C34F7B" w:rsidRDefault="00903FCE" w14:paraId="03BE35BD" w14:textId="3AD0B3A5">
      <w:pPr>
        <w:rPr>
          <w:rFonts w:cs="Times New Roman"/>
        </w:rPr>
      </w:pPr>
      <w:r w:rsidRPr="00196AB3">
        <w:rPr>
          <w:rFonts w:cs="Times New Roman"/>
        </w:rPr>
        <w:t xml:space="preserve">These three classes </w:t>
      </w:r>
      <w:r w:rsidRPr="00196AB3" w:rsidR="003361CC">
        <w:rPr>
          <w:rFonts w:cs="Times New Roman"/>
        </w:rPr>
        <w:t>of potential</w:t>
      </w:r>
      <w:r w:rsidRPr="00196AB3" w:rsidR="003A2DD0">
        <w:rPr>
          <w:rFonts w:cs="Times New Roman"/>
        </w:rPr>
        <w:t xml:space="preserve"> primary forest </w:t>
      </w:r>
      <w:r w:rsidRPr="00196AB3" w:rsidR="005041E2">
        <w:rPr>
          <w:rFonts w:cs="Times New Roman"/>
        </w:rPr>
        <w:t>pixels that are then merged into a single output layer</w:t>
      </w:r>
      <w:r w:rsidRPr="00196AB3" w:rsidR="00556821">
        <w:rPr>
          <w:rFonts w:cs="Times New Roman"/>
        </w:rPr>
        <w:t xml:space="preserve"> that is further ref</w:t>
      </w:r>
      <w:r w:rsidRPr="00196AB3" w:rsidR="0085222D">
        <w:rPr>
          <w:rFonts w:cs="Times New Roman"/>
        </w:rPr>
        <w:t xml:space="preserve">ined by </w:t>
      </w:r>
      <w:commentRangeStart w:id="29"/>
      <w:r w:rsidR="00311072">
        <w:rPr>
          <w:rFonts w:cs="Times New Roman"/>
        </w:rPr>
        <w:t xml:space="preserve">a </w:t>
      </w:r>
      <w:r w:rsidRPr="00196AB3" w:rsidR="0085222D">
        <w:rPr>
          <w:rFonts w:cs="Times New Roman"/>
        </w:rPr>
        <w:t>connectivity mask.</w:t>
      </w:r>
      <w:commentRangeEnd w:id="29"/>
      <w:r w:rsidR="00C75755">
        <w:rPr>
          <w:rStyle w:val="CommentReference"/>
        </w:rPr>
        <w:commentReference w:id="29"/>
      </w:r>
    </w:p>
    <w:p w:rsidRPr="005D1DB8" w:rsidR="005041E2" w:rsidP="00C34F7B" w:rsidRDefault="00B53B7E" w14:paraId="78E2F90E" w14:textId="63FC1FAB">
      <w:pPr>
        <w:rPr>
          <w:rFonts w:cs="Times New Roman"/>
          <w:b/>
          <w:bCs/>
        </w:rPr>
      </w:pPr>
      <w:r w:rsidRPr="005D1DB8">
        <w:rPr>
          <w:rFonts w:cs="Times New Roman"/>
          <w:b/>
          <w:bCs/>
        </w:rPr>
        <w:t>Assessing</w:t>
      </w:r>
      <w:r w:rsidRPr="005D1DB8" w:rsidR="003361CC">
        <w:rPr>
          <w:rFonts w:cs="Times New Roman"/>
          <w:b/>
          <w:bCs/>
        </w:rPr>
        <w:t xml:space="preserve"> spatial connectivity</w:t>
      </w:r>
    </w:p>
    <w:p w:rsidRPr="00196AB3" w:rsidR="00771769" w:rsidP="00C34F7B" w:rsidRDefault="00AA5883" w14:paraId="14FCF60D" w14:textId="658F6ACC">
      <w:pPr>
        <w:rPr>
          <w:rFonts w:cs="Times New Roman"/>
        </w:rPr>
      </w:pPr>
      <w:r w:rsidRPr="00196AB3">
        <w:rPr>
          <w:rFonts w:cs="Times New Roman"/>
        </w:rPr>
        <w:t>Forests are</w:t>
      </w:r>
      <w:r w:rsidRPr="00196AB3" w:rsidR="001F6E95">
        <w:rPr>
          <w:rFonts w:cs="Times New Roman"/>
        </w:rPr>
        <w:t xml:space="preserve"> not isolated patches of trees – they exist as </w:t>
      </w:r>
      <w:r w:rsidRPr="00196AB3" w:rsidR="00B53B7E">
        <w:rPr>
          <w:rFonts w:cs="Times New Roman"/>
        </w:rPr>
        <w:t>ecologically</w:t>
      </w:r>
      <w:r w:rsidRPr="00196AB3" w:rsidR="001F6E95">
        <w:rPr>
          <w:rFonts w:cs="Times New Roman"/>
        </w:rPr>
        <w:t xml:space="preserve"> and spatially continuous </w:t>
      </w:r>
      <w:r w:rsidRPr="00196AB3">
        <w:rPr>
          <w:rFonts w:cs="Times New Roman"/>
        </w:rPr>
        <w:t xml:space="preserve">systems. </w:t>
      </w:r>
      <w:r w:rsidRPr="00196AB3" w:rsidR="00152395">
        <w:rPr>
          <w:rFonts w:cs="Times New Roman"/>
        </w:rPr>
        <w:t>Therefore,</w:t>
      </w:r>
      <w:r w:rsidRPr="00196AB3" w:rsidR="00CB1174">
        <w:rPr>
          <w:rFonts w:cs="Times New Roman"/>
        </w:rPr>
        <w:t xml:space="preserve"> retaining only large</w:t>
      </w:r>
      <w:r w:rsidRPr="00196AB3" w:rsidR="00B6415F">
        <w:rPr>
          <w:rFonts w:cs="Times New Roman"/>
        </w:rPr>
        <w:t xml:space="preserve">, connected patches </w:t>
      </w:r>
      <w:r w:rsidRPr="00196AB3" w:rsidR="00656C12">
        <w:rPr>
          <w:rFonts w:cs="Times New Roman"/>
        </w:rPr>
        <w:t>ensures</w:t>
      </w:r>
      <w:r w:rsidRPr="00196AB3" w:rsidR="00B6415F">
        <w:rPr>
          <w:rFonts w:cs="Times New Roman"/>
        </w:rPr>
        <w:t xml:space="preserve"> identifying forests that are functionally intact and not just structurally </w:t>
      </w:r>
      <w:commentRangeStart w:id="30"/>
      <w:commentRangeStart w:id="31"/>
      <w:r w:rsidRPr="00196AB3" w:rsidR="00B6415F">
        <w:rPr>
          <w:rFonts w:cs="Times New Roman"/>
        </w:rPr>
        <w:t>forested</w:t>
      </w:r>
      <w:commentRangeEnd w:id="30"/>
      <w:r w:rsidR="00A1770F">
        <w:rPr>
          <w:rStyle w:val="CommentReference"/>
        </w:rPr>
        <w:commentReference w:id="30"/>
      </w:r>
      <w:commentRangeEnd w:id="31"/>
      <w:r>
        <w:rPr>
          <w:rStyle w:val="CommentReference"/>
        </w:rPr>
        <w:commentReference w:id="31"/>
      </w:r>
      <w:r w:rsidRPr="00196AB3" w:rsidR="00B6415F">
        <w:rPr>
          <w:rFonts w:cs="Times New Roman"/>
        </w:rPr>
        <w:t>.</w:t>
      </w:r>
    </w:p>
    <w:p w:rsidRPr="00196AB3" w:rsidR="007A7D8A" w:rsidP="00C34F7B" w:rsidRDefault="007A7D8A" w14:paraId="311328A3" w14:textId="56B797BC">
      <w:pPr>
        <w:rPr>
          <w:rFonts w:cs="Times New Roman"/>
        </w:rPr>
      </w:pPr>
      <w:r w:rsidRPr="00196AB3">
        <w:rPr>
          <w:rFonts w:cs="Times New Roman"/>
        </w:rPr>
        <w:t xml:space="preserve">A </w:t>
      </w:r>
      <w:r w:rsidRPr="00196AB3" w:rsidR="00152395">
        <w:rPr>
          <w:rFonts w:cs="Times New Roman"/>
        </w:rPr>
        <w:t>moving window</w:t>
      </w:r>
      <w:r w:rsidRPr="00196AB3" w:rsidR="00430CC5">
        <w:rPr>
          <w:rFonts w:cs="Times New Roman"/>
        </w:rPr>
        <w:t xml:space="preserve"> (circular </w:t>
      </w:r>
      <w:r w:rsidRPr="00196AB3" w:rsidR="00AA5883">
        <w:rPr>
          <w:rFonts w:cs="Times New Roman"/>
        </w:rPr>
        <w:t>kernel)</w:t>
      </w:r>
      <w:r w:rsidRPr="00196AB3" w:rsidR="00430CC5">
        <w:rPr>
          <w:rFonts w:cs="Times New Roman"/>
        </w:rPr>
        <w:t xml:space="preserve"> is applied to all candidate primary forest </w:t>
      </w:r>
      <w:r w:rsidRPr="00196AB3" w:rsidR="00656C12">
        <w:rPr>
          <w:rFonts w:cs="Times New Roman"/>
        </w:rPr>
        <w:t>pixels</w:t>
      </w:r>
      <w:r w:rsidRPr="00196AB3" w:rsidR="00430CC5">
        <w:rPr>
          <w:rFonts w:cs="Times New Roman"/>
        </w:rPr>
        <w:t xml:space="preserve"> to assess spatial cohesion</w:t>
      </w:r>
      <w:r w:rsidRPr="00196AB3" w:rsidR="002D166C">
        <w:rPr>
          <w:rFonts w:cs="Times New Roman"/>
        </w:rPr>
        <w:t xml:space="preserve">. Pixels that meet a density </w:t>
      </w:r>
      <w:commentRangeStart w:id="32"/>
      <w:commentRangeStart w:id="33"/>
      <w:r w:rsidRPr="00196AB3" w:rsidR="002D166C">
        <w:rPr>
          <w:rFonts w:cs="Times New Roman"/>
        </w:rPr>
        <w:t xml:space="preserve">threshold </w:t>
      </w:r>
      <w:r w:rsidRPr="00196AB3" w:rsidR="00885EEB">
        <w:rPr>
          <w:rFonts w:cs="Times New Roman"/>
        </w:rPr>
        <w:t>of</w:t>
      </w:r>
      <w:commentRangeEnd w:id="32"/>
      <w:r w:rsidRPr="00196AB3" w:rsidR="00885EEB">
        <w:rPr>
          <w:rStyle w:val="CommentReference"/>
          <w:rFonts w:cs="Times New Roman"/>
        </w:rPr>
        <w:commentReference w:id="32"/>
      </w:r>
      <w:commentRangeEnd w:id="33"/>
      <w:r>
        <w:rPr>
          <w:rStyle w:val="CommentReference"/>
        </w:rPr>
        <w:commentReference w:id="33"/>
      </w:r>
      <w:r w:rsidRPr="00196AB3" w:rsidR="00885EEB">
        <w:rPr>
          <w:rFonts w:cs="Times New Roman"/>
        </w:rPr>
        <w:t xml:space="preserve"> is </w:t>
      </w:r>
      <w:r w:rsidRPr="00196AB3" w:rsidR="00AA5883">
        <w:rPr>
          <w:rFonts w:cs="Times New Roman"/>
        </w:rPr>
        <w:t>retained, ensuring</w:t>
      </w:r>
      <w:r w:rsidRPr="00196AB3" w:rsidR="004C7F0E">
        <w:rPr>
          <w:rFonts w:cs="Times New Roman"/>
        </w:rPr>
        <w:t xml:space="preserve"> the final output represents </w:t>
      </w:r>
      <w:r w:rsidRPr="00196AB3" w:rsidR="00AA5883">
        <w:rPr>
          <w:rFonts w:cs="Times New Roman"/>
        </w:rPr>
        <w:t>large,</w:t>
      </w:r>
      <w:r w:rsidRPr="00196AB3" w:rsidR="004C7F0E">
        <w:rPr>
          <w:rFonts w:cs="Times New Roman"/>
        </w:rPr>
        <w:t xml:space="preserve"> contiguous forest </w:t>
      </w:r>
      <w:r w:rsidRPr="00196AB3" w:rsidR="00656C12">
        <w:rPr>
          <w:rFonts w:cs="Times New Roman"/>
        </w:rPr>
        <w:t>patches</w:t>
      </w:r>
      <w:r w:rsidRPr="00196AB3" w:rsidR="004C7F0E">
        <w:rPr>
          <w:rFonts w:cs="Times New Roman"/>
        </w:rPr>
        <w:t>.</w:t>
      </w:r>
    </w:p>
    <w:p w:rsidRPr="00196AB3" w:rsidR="00556821" w:rsidP="00C34F7B" w:rsidRDefault="00556821" w14:paraId="7E02C59B" w14:textId="77777777">
      <w:pPr>
        <w:rPr>
          <w:rFonts w:cs="Times New Roman"/>
        </w:rPr>
      </w:pPr>
    </w:p>
    <w:p w:rsidR="00934819" w:rsidP="003023BB" w:rsidRDefault="00F576F0" w14:paraId="60DA354B" w14:textId="71746E71">
      <w:pPr>
        <w:pStyle w:val="Heading1"/>
      </w:pPr>
      <w:bookmarkStart w:name="_Toc216949294" w:id="34"/>
      <w:r>
        <w:t>3.</w:t>
      </w:r>
      <w:r w:rsidR="00482DAF">
        <w:t>2. Potential</w:t>
      </w:r>
      <w:r w:rsidR="00C5007A">
        <w:t xml:space="preserve"> Limitations</w:t>
      </w:r>
      <w:bookmarkEnd w:id="34"/>
    </w:p>
    <w:p w:rsidRPr="00161FCF" w:rsidR="00161FCF" w:rsidP="00161FCF" w:rsidRDefault="00161FCF" w14:paraId="1FB349A6" w14:textId="77777777"/>
    <w:p w:rsidRPr="00161FCF" w:rsidR="00934819" w:rsidP="00151EF7" w:rsidRDefault="00934819" w14:paraId="2E3B602E" w14:textId="08271643">
      <w:pPr>
        <w:pStyle w:val="ListParagraph"/>
        <w:numPr>
          <w:ilvl w:val="0"/>
          <w:numId w:val="13"/>
        </w:numPr>
        <w:rPr>
          <w:rFonts w:cs="Times New Roman"/>
        </w:rPr>
      </w:pPr>
      <w:r w:rsidRPr="00662784">
        <w:rPr>
          <w:rFonts w:cs="Times New Roman"/>
          <w:b/>
          <w:bCs/>
        </w:rPr>
        <w:t>Classification errors</w:t>
      </w:r>
      <w:r w:rsidRPr="00161FCF">
        <w:rPr>
          <w:rFonts w:cs="Times New Roman"/>
        </w:rPr>
        <w:t>: Th</w:t>
      </w:r>
      <w:r w:rsidRPr="00161FCF" w:rsidR="00AD2A83">
        <w:rPr>
          <w:rFonts w:cs="Times New Roman"/>
        </w:rPr>
        <w:t>e</w:t>
      </w:r>
      <w:r w:rsidRPr="00161FCF">
        <w:rPr>
          <w:rFonts w:cs="Times New Roman"/>
        </w:rPr>
        <w:t xml:space="preserve"> workflow </w:t>
      </w:r>
      <w:ins w:author="Arnell, Andrew (NFOA)" w:date="2026-01-16T18:47:00Z" w16du:dateUtc="2026-01-16T17:47:00Z" w:id="35">
        <w:r w:rsidR="002279D3">
          <w:rPr>
            <w:rFonts w:cs="Times New Roman"/>
          </w:rPr>
          <w:t xml:space="preserve">aims to </w:t>
        </w:r>
      </w:ins>
      <w:r w:rsidRPr="00161FCF">
        <w:rPr>
          <w:rFonts w:cs="Times New Roman"/>
        </w:rPr>
        <w:t>produce</w:t>
      </w:r>
      <w:del w:author="Arnell, Andrew (NFOA)" w:date="2026-01-16T18:47:00Z" w16du:dateUtc="2026-01-16T17:47:00Z" w:id="36">
        <w:r w:rsidRPr="00161FCF" w:rsidDel="002279D3">
          <w:rPr>
            <w:rFonts w:cs="Times New Roman"/>
          </w:rPr>
          <w:delText>s</w:delText>
        </w:r>
      </w:del>
      <w:r w:rsidRPr="00161FCF">
        <w:rPr>
          <w:rFonts w:cs="Times New Roman"/>
        </w:rPr>
        <w:t xml:space="preserve"> </w:t>
      </w:r>
      <w:ins w:author="Arnell, Andrew (NFOA)" w:date="2026-01-16T18:48:00Z" w16du:dateUtc="2026-01-16T17:48:00Z" w:id="37">
        <w:r w:rsidR="00684B9F">
          <w:rPr>
            <w:rFonts w:cs="Times New Roman"/>
          </w:rPr>
          <w:t xml:space="preserve">reliable </w:t>
        </w:r>
      </w:ins>
      <w:r w:rsidRPr="00161FCF">
        <w:rPr>
          <w:rFonts w:cs="Times New Roman"/>
        </w:rPr>
        <w:t xml:space="preserve">primary forest </w:t>
      </w:r>
      <w:del w:author="Arnell, Andrew (NFOA)" w:date="2026-01-16T18:45:00Z" w16du:dateUtc="2026-01-16T17:45:00Z" w:id="38">
        <w:r w:rsidRPr="00161FCF" w:rsidDel="00762F77">
          <w:rPr>
            <w:rFonts w:cs="Times New Roman"/>
          </w:rPr>
          <w:delText xml:space="preserve">probability </w:delText>
        </w:r>
      </w:del>
      <w:r w:rsidRPr="00161FCF">
        <w:rPr>
          <w:rFonts w:cs="Times New Roman"/>
        </w:rPr>
        <w:t>maps</w:t>
      </w:r>
      <w:ins w:author="Arnell, Andrew (NFOA)" w:date="2026-01-16T18:47:00Z" w16du:dateUtc="2026-01-16T17:47:00Z" w:id="39">
        <w:r w:rsidR="002279D3">
          <w:rPr>
            <w:rFonts w:cs="Times New Roman"/>
          </w:rPr>
          <w:t xml:space="preserve"> </w:t>
        </w:r>
      </w:ins>
      <w:ins w:author="Arnell, Andrew (NFOA)" w:date="2026-01-16T18:49:00Z" w16du:dateUtc="2026-01-16T17:49:00Z" w:id="40">
        <w:r w:rsidR="006F32F2">
          <w:rPr>
            <w:rFonts w:cs="Times New Roman"/>
          </w:rPr>
          <w:t xml:space="preserve">relevant for reporting purposes, </w:t>
        </w:r>
      </w:ins>
      <w:ins w:author="Arnell, Andrew (NFOA)" w:date="2026-01-16T18:50:00Z" w16du:dateUtc="2026-01-16T17:50:00Z" w:id="41">
        <w:r w:rsidR="009D6996">
          <w:rPr>
            <w:rFonts w:cs="Times New Roman"/>
          </w:rPr>
          <w:t>using a simple and transparent methodology. B</w:t>
        </w:r>
      </w:ins>
      <w:ins w:author="Arnell, Andrew (NFOA)" w:date="2026-01-16T18:49:00Z" w16du:dateUtc="2026-01-16T17:49:00Z" w:id="42">
        <w:r w:rsidR="008D0A85">
          <w:rPr>
            <w:rFonts w:cs="Times New Roman"/>
          </w:rPr>
          <w:t xml:space="preserve">ut </w:t>
        </w:r>
      </w:ins>
      <w:ins w:author="Arnell, Andrew (NFOA)" w:date="2026-01-16T18:50:00Z" w16du:dateUtc="2026-01-16T17:50:00Z" w:id="43">
        <w:r w:rsidR="008D0A85">
          <w:rPr>
            <w:rFonts w:cs="Times New Roman"/>
          </w:rPr>
          <w:t xml:space="preserve">of course </w:t>
        </w:r>
        <w:r w:rsidR="009D6996">
          <w:rPr>
            <w:rFonts w:cs="Times New Roman"/>
          </w:rPr>
          <w:t xml:space="preserve">in practice it </w:t>
        </w:r>
      </w:ins>
      <w:ins w:author="Arnell, Andrew (NFOA)" w:date="2026-01-16T18:48:00Z" w16du:dateUtc="2026-01-16T17:48:00Z" w:id="44">
        <w:r w:rsidR="00876414">
          <w:rPr>
            <w:rFonts w:cs="Times New Roman"/>
          </w:rPr>
          <w:t>will have areas of omission and commission</w:t>
        </w:r>
      </w:ins>
      <w:r w:rsidRPr="00161FCF">
        <w:rPr>
          <w:rFonts w:cs="Times New Roman"/>
        </w:rPr>
        <w:t xml:space="preserve">. Results should </w:t>
      </w:r>
      <w:commentRangeStart w:id="45"/>
      <w:r w:rsidRPr="00161FCF">
        <w:rPr>
          <w:rFonts w:cs="Times New Roman"/>
        </w:rPr>
        <w:t>be validated with field data when possible as well as reviewed with local experts.</w:t>
      </w:r>
      <w:ins w:author="Arnell, Andrew (NFOA)" w:date="2026-01-16T18:51:00Z" w16du:dateUtc="2026-01-16T17:51:00Z" w:id="46">
        <w:r w:rsidR="00327C6C">
          <w:rPr>
            <w:rFonts w:cs="Times New Roman"/>
          </w:rPr>
          <w:t xml:space="preserve"> An itereative approach can </w:t>
        </w:r>
        <w:r w:rsidR="009A6E8C">
          <w:rPr>
            <w:rFonts w:cs="Times New Roman"/>
          </w:rPr>
          <w:t xml:space="preserve">therefore </w:t>
        </w:r>
        <w:r w:rsidR="00327C6C">
          <w:rPr>
            <w:rFonts w:cs="Times New Roman"/>
          </w:rPr>
          <w:t xml:space="preserve">be used to produce </w:t>
        </w:r>
      </w:ins>
      <w:ins w:author="Arnell, Andrew (NFOA)" w:date="2026-01-16T18:52:00Z" w16du:dateUtc="2026-01-16T17:52:00Z" w:id="47">
        <w:r w:rsidR="009A6E8C">
          <w:rPr>
            <w:rFonts w:cs="Times New Roman"/>
          </w:rPr>
          <w:t>a final</w:t>
        </w:r>
      </w:ins>
      <w:ins w:author="Arnell, Andrew (NFOA)" w:date="2026-01-16T18:51:00Z" w16du:dateUtc="2026-01-16T17:51:00Z" w:id="48">
        <w:r w:rsidR="00327C6C">
          <w:rPr>
            <w:rFonts w:cs="Times New Roman"/>
          </w:rPr>
          <w:t xml:space="preserve"> useful</w:t>
        </w:r>
      </w:ins>
      <w:ins w:author="Arnell, Andrew (NFOA)" w:date="2026-01-16T18:52:00Z" w16du:dateUtc="2026-01-16T17:52:00Z" w:id="49">
        <w:r w:rsidR="009A6E8C">
          <w:rPr>
            <w:rFonts w:cs="Times New Roman"/>
          </w:rPr>
          <w:t xml:space="preserve"> product.</w:t>
        </w:r>
      </w:ins>
      <w:del w:author="Arnell, Andrew (NFOA)" w:date="2026-01-16T18:52:00Z" w16du:dateUtc="2026-01-16T17:52:00Z" w:id="50">
        <w:commentRangeEnd w:id="45"/>
        <w:r w:rsidDel="009A6E8C" w:rsidR="007B38FB">
          <w:rPr>
            <w:rStyle w:val="CommentReference"/>
          </w:rPr>
          <w:commentReference w:id="45"/>
        </w:r>
      </w:del>
    </w:p>
    <w:p w:rsidRPr="00161FCF" w:rsidR="00934819" w:rsidP="00151EF7" w:rsidRDefault="00934819" w14:paraId="36E587B3" w14:textId="1C4C509F">
      <w:pPr>
        <w:pStyle w:val="ListParagraph"/>
        <w:numPr>
          <w:ilvl w:val="0"/>
          <w:numId w:val="13"/>
        </w:numPr>
        <w:rPr>
          <w:rFonts w:cs="Times New Roman"/>
        </w:rPr>
      </w:pPr>
      <w:r w:rsidRPr="00662784">
        <w:rPr>
          <w:rFonts w:cs="Times New Roman"/>
          <w:b/>
          <w:bCs/>
        </w:rPr>
        <w:t xml:space="preserve">Data </w:t>
      </w:r>
      <w:r w:rsidRPr="00662784" w:rsidR="00662784">
        <w:rPr>
          <w:rFonts w:cs="Times New Roman"/>
          <w:b/>
          <w:bCs/>
        </w:rPr>
        <w:t>d</w:t>
      </w:r>
      <w:r w:rsidRPr="00662784">
        <w:rPr>
          <w:rFonts w:cs="Times New Roman"/>
          <w:b/>
          <w:bCs/>
        </w:rPr>
        <w:t>ependencies</w:t>
      </w:r>
      <w:r w:rsidRPr="00161FCF">
        <w:rPr>
          <w:rFonts w:cs="Times New Roman"/>
        </w:rPr>
        <w:t xml:space="preserve">: The quality of </w:t>
      </w:r>
      <w:r w:rsidRPr="00161FCF" w:rsidR="00161FCF">
        <w:rPr>
          <w:rFonts w:cs="Times New Roman"/>
        </w:rPr>
        <w:t>results</w:t>
      </w:r>
      <w:r w:rsidRPr="00161FCF">
        <w:rPr>
          <w:rFonts w:cs="Times New Roman"/>
        </w:rPr>
        <w:t xml:space="preserve"> is dependent on the quality of data used. Countries are encouraged to use the best data</w:t>
      </w:r>
      <w:r w:rsidRPr="00161FCF" w:rsidR="00161FCF">
        <w:rPr>
          <w:rFonts w:cs="Times New Roman"/>
        </w:rPr>
        <w:t xml:space="preserve"> available to them.</w:t>
      </w:r>
    </w:p>
    <w:p w:rsidRPr="00161FCF" w:rsidR="00934819" w:rsidP="00151EF7" w:rsidRDefault="00934819" w14:paraId="1E93A057" w14:textId="2317C88F">
      <w:pPr>
        <w:pStyle w:val="ListParagraph"/>
        <w:numPr>
          <w:ilvl w:val="0"/>
          <w:numId w:val="13"/>
        </w:numPr>
        <w:rPr>
          <w:rFonts w:cs="Times New Roman"/>
        </w:rPr>
      </w:pPr>
      <w:r w:rsidRPr="00662784">
        <w:rPr>
          <w:rFonts w:cs="Times New Roman"/>
          <w:b/>
          <w:bCs/>
        </w:rPr>
        <w:t xml:space="preserve">Geographic </w:t>
      </w:r>
      <w:r w:rsidRPr="00662784" w:rsidR="00AB07AA">
        <w:rPr>
          <w:rFonts w:cs="Times New Roman"/>
          <w:b/>
          <w:bCs/>
        </w:rPr>
        <w:t>v</w:t>
      </w:r>
      <w:r w:rsidRPr="00662784">
        <w:rPr>
          <w:rFonts w:cs="Times New Roman"/>
          <w:b/>
          <w:bCs/>
        </w:rPr>
        <w:t>ariability</w:t>
      </w:r>
      <w:r w:rsidRPr="00161FCF">
        <w:rPr>
          <w:rFonts w:cs="Times New Roman"/>
        </w:rPr>
        <w:t xml:space="preserve">: </w:t>
      </w:r>
      <w:r w:rsidRPr="00161FCF" w:rsidR="00662784">
        <w:rPr>
          <w:rFonts w:cs="Times New Roman"/>
        </w:rPr>
        <w:t>Primary Forest</w:t>
      </w:r>
      <w:r w:rsidRPr="00161FCF">
        <w:rPr>
          <w:rFonts w:cs="Times New Roman"/>
        </w:rPr>
        <w:t xml:space="preserve"> characteristics vary globally. Threshold values used in the workflow should be considered as starting points. Local authorities are recommended to adjust these values to suit their local contexts. However, these values should be well documented for reporting purposes.</w:t>
      </w:r>
    </w:p>
    <w:p w:rsidR="002366BF" w:rsidP="00DA06DD" w:rsidRDefault="00934819" w14:paraId="566FF8BA" w14:textId="3095947E">
      <w:pPr>
        <w:pStyle w:val="ListParagraph"/>
        <w:numPr>
          <w:ilvl w:val="0"/>
          <w:numId w:val="13"/>
        </w:numPr>
        <w:rPr>
          <w:rFonts w:cs="Times New Roman"/>
        </w:rPr>
      </w:pPr>
      <w:r w:rsidRPr="009C2987">
        <w:rPr>
          <w:rFonts w:cs="Times New Roman"/>
          <w:b/>
          <w:bCs/>
        </w:rPr>
        <w:t>Legal Status</w:t>
      </w:r>
      <w:r w:rsidRPr="009C2987">
        <w:rPr>
          <w:rFonts w:cs="Times New Roman"/>
        </w:rPr>
        <w:t xml:space="preserve">- </w:t>
      </w:r>
      <w:r w:rsidRPr="009C2987" w:rsidR="009C2987">
        <w:rPr>
          <w:rFonts w:cs="Times New Roman"/>
        </w:rPr>
        <w:t xml:space="preserve">Maps produced through the QGIS Primary Forest Finder workflow do </w:t>
      </w:r>
      <w:r w:rsidRPr="002366BF" w:rsidR="009C2987">
        <w:rPr>
          <w:rFonts w:cs="Times New Roman"/>
        </w:rPr>
        <w:t xml:space="preserve">not confer legal status or formal designation of primary </w:t>
      </w:r>
      <w:r w:rsidRPr="002366BF" w:rsidR="002366BF">
        <w:rPr>
          <w:rFonts w:cs="Times New Roman"/>
        </w:rPr>
        <w:t>forests. The</w:t>
      </w:r>
      <w:r w:rsidRPr="002366BF" w:rsidR="009C2987">
        <w:rPr>
          <w:rFonts w:cs="Times New Roman"/>
        </w:rPr>
        <w:t xml:space="preserve"> output </w:t>
      </w:r>
      <w:r w:rsidRPr="002366BF" w:rsidR="002366BF">
        <w:rPr>
          <w:rFonts w:cs="Times New Roman"/>
        </w:rPr>
        <w:t>represents</w:t>
      </w:r>
      <w:r w:rsidRPr="002366BF" w:rsidR="009C2987">
        <w:rPr>
          <w:rFonts w:cs="Times New Roman"/>
        </w:rPr>
        <w:t xml:space="preserve"> spatial approximations of potential primary forest areas based on geospatial proxies, decision</w:t>
      </w:r>
      <w:r w:rsidRPr="009C2987" w:rsidR="009C2987">
        <w:rPr>
          <w:rFonts w:cs="Times New Roman"/>
        </w:rPr>
        <w:t xml:space="preserve"> rules, and available datasets.</w:t>
      </w:r>
    </w:p>
    <w:p w:rsidRPr="009C2987" w:rsidR="009E4736" w:rsidP="00DA06DD" w:rsidRDefault="00DA06DD" w14:paraId="3FF0EDDA" w14:textId="49D3771F">
      <w:pPr>
        <w:pStyle w:val="ListParagraph"/>
        <w:numPr>
          <w:ilvl w:val="0"/>
          <w:numId w:val="13"/>
        </w:numPr>
        <w:rPr>
          <w:rFonts w:cs="Times New Roman"/>
        </w:rPr>
      </w:pPr>
      <w:r w:rsidRPr="009C2987">
        <w:rPr>
          <w:rFonts w:cs="Times New Roman"/>
          <w:b/>
          <w:bCs/>
        </w:rPr>
        <w:t>Processing Intensity</w:t>
      </w:r>
      <w:r w:rsidRPr="009C2987">
        <w:rPr>
          <w:rFonts w:cs="Times New Roman"/>
        </w:rPr>
        <w:t>: T</w:t>
      </w:r>
      <w:r w:rsidRPr="009C2987" w:rsidR="009E4736">
        <w:rPr>
          <w:rFonts w:cs="Times New Roman"/>
        </w:rPr>
        <w:t xml:space="preserve">he QGIS workflow can be </w:t>
      </w:r>
      <w:r w:rsidRPr="002366BF" w:rsidR="009E4736">
        <w:rPr>
          <w:rFonts w:cs="Times New Roman"/>
        </w:rPr>
        <w:t>computationally and operationally intensive, particularly due to its repetitive processing steps when multi-temporal analyses</w:t>
      </w:r>
      <w:r w:rsidRPr="009C2987" w:rsidR="009E4736">
        <w:rPr>
          <w:rFonts w:cs="Times New Roman"/>
        </w:rPr>
        <w:t xml:space="preserve"> are required.</w:t>
      </w:r>
      <w:ins w:author="Arnell, Andrew (NFOA)" w:date="2026-01-16T18:52:00Z" w16du:dateUtc="2026-01-16T17:52:00Z" w:id="51">
        <w:r w:rsidR="009A6E8C">
          <w:rPr>
            <w:rFonts w:cs="Times New Roman"/>
          </w:rPr>
          <w:t xml:space="preserve"> There are approaches such as batch processing to help </w:t>
        </w:r>
      </w:ins>
      <w:ins w:author="Arnell, Andrew (NFOA)" w:date="2026-01-16T18:53:00Z" w16du:dateUtc="2026-01-16T17:53:00Z" w:id="52">
        <w:r w:rsidR="00577FEA">
          <w:rPr>
            <w:rFonts w:cs="Times New Roman"/>
          </w:rPr>
          <w:t xml:space="preserve">limit </w:t>
        </w:r>
        <w:r w:rsidR="00E46797">
          <w:rPr>
            <w:rFonts w:cs="Times New Roman"/>
          </w:rPr>
          <w:t xml:space="preserve">repetitive </w:t>
        </w:r>
        <w:r w:rsidR="00577FEA">
          <w:rPr>
            <w:rFonts w:cs="Times New Roman"/>
          </w:rPr>
          <w:t xml:space="preserve"> operation</w:t>
        </w:r>
        <w:r w:rsidR="00E46797">
          <w:rPr>
            <w:rFonts w:cs="Times New Roman"/>
          </w:rPr>
          <w:t>s.</w:t>
        </w:r>
      </w:ins>
    </w:p>
    <w:p w:rsidRPr="00196AB3" w:rsidR="009E4736" w:rsidP="009E4736" w:rsidRDefault="009E4736" w14:paraId="18E1A322" w14:textId="77777777">
      <w:pPr>
        <w:tabs>
          <w:tab w:val="left" w:pos="1550"/>
        </w:tabs>
        <w:rPr>
          <w:rFonts w:cs="Times New Roman"/>
        </w:rPr>
      </w:pPr>
    </w:p>
    <w:p w:rsidRPr="00161FCF" w:rsidR="009E4736" w:rsidP="00DA06DD" w:rsidRDefault="009E4736" w14:paraId="3DAB2832" w14:textId="77777777">
      <w:pPr>
        <w:pStyle w:val="ListParagraph"/>
        <w:ind w:left="540"/>
        <w:rPr>
          <w:rFonts w:cs="Times New Roman"/>
        </w:rPr>
      </w:pPr>
    </w:p>
    <w:p w:rsidRPr="00196AB3" w:rsidR="007B3B08" w:rsidP="00C34F7B" w:rsidRDefault="007B3B08" w14:paraId="287CA2DB" w14:textId="77777777">
      <w:pPr>
        <w:rPr>
          <w:rFonts w:cs="Times New Roman"/>
        </w:rPr>
      </w:pPr>
    </w:p>
    <w:p w:rsidRPr="00196AB3" w:rsidR="00AA674C" w:rsidP="00AA674C" w:rsidRDefault="00AA674C" w14:paraId="72F34FAD" w14:textId="77777777">
      <w:pPr>
        <w:rPr>
          <w:rFonts w:cs="Times New Roman"/>
        </w:rPr>
      </w:pPr>
    </w:p>
    <w:p w:rsidR="00AA674C" w:rsidP="003023BB" w:rsidRDefault="00F576F0" w14:paraId="132CFF81" w14:textId="1649E450">
      <w:pPr>
        <w:pStyle w:val="Heading1"/>
      </w:pPr>
      <w:r>
        <w:t>3.</w:t>
      </w:r>
      <w:r w:rsidR="00676DD9">
        <w:t>3.</w:t>
      </w:r>
      <w:r w:rsidRPr="00196AB3" w:rsidR="00676DD9">
        <w:t xml:space="preserve"> Alignment</w:t>
      </w:r>
      <w:r w:rsidRPr="00196AB3" w:rsidR="005D7E93">
        <w:t xml:space="preserve"> with the GEE Primary Forest Finder</w:t>
      </w:r>
      <w:r w:rsidR="00F01312">
        <w:t xml:space="preserve"> </w:t>
      </w:r>
    </w:p>
    <w:p w:rsidRPr="00676DD9" w:rsidR="00676DD9" w:rsidP="00676DD9" w:rsidRDefault="00676DD9" w14:paraId="40BE5D2F" w14:textId="77777777"/>
    <w:p w:rsidRPr="00676DD9" w:rsidR="00676DD9" w:rsidP="00676DD9" w:rsidRDefault="00676DD9" w14:paraId="3C7F875B" w14:textId="77777777">
      <w:pPr>
        <w:tabs>
          <w:tab w:val="left" w:pos="1550"/>
        </w:tabs>
        <w:rPr>
          <w:rFonts w:cs="Times New Roman"/>
        </w:rPr>
      </w:pPr>
      <w:r w:rsidRPr="00676DD9">
        <w:rPr>
          <w:rFonts w:cs="Times New Roman"/>
        </w:rPr>
        <w:t>The QGIS Primary Forest Finder workflow is a no-code, desktop implementation of the Primary Forest Finder logic originally developed as a Google Earth Engine (GEE) application.</w:t>
      </w:r>
      <w:r w:rsidRPr="00676DD9">
        <w:rPr>
          <w:rFonts w:cs="Times New Roman"/>
        </w:rPr>
        <w:br/>
      </w:r>
      <w:r w:rsidRPr="00676DD9">
        <w:rPr>
          <w:rFonts w:cs="Times New Roman"/>
        </w:rPr>
        <w:t>Both workflows share the same conceptual basis and decision-tree logic, but the QGIS implementation differs in several key ways.</w:t>
      </w:r>
    </w:p>
    <w:p w:rsidRPr="00676DD9" w:rsidR="00676DD9" w:rsidP="00676DD9" w:rsidRDefault="00676DD9" w14:paraId="03789457" w14:textId="77777777">
      <w:pPr>
        <w:tabs>
          <w:tab w:val="left" w:pos="1550"/>
        </w:tabs>
        <w:rPr>
          <w:rFonts w:cs="Times New Roman"/>
        </w:rPr>
      </w:pPr>
      <w:r w:rsidRPr="00676DD9">
        <w:rPr>
          <w:rFonts w:cs="Times New Roman"/>
        </w:rPr>
        <w:t>The QGIS workflow:</w:t>
      </w:r>
    </w:p>
    <w:p w:rsidRPr="00676DD9" w:rsidR="00676DD9" w:rsidP="00676DD9" w:rsidRDefault="00676DD9" w14:paraId="43DF7EC2" w14:textId="77777777">
      <w:pPr>
        <w:numPr>
          <w:ilvl w:val="0"/>
          <w:numId w:val="39"/>
        </w:numPr>
        <w:tabs>
          <w:tab w:val="left" w:pos="1550"/>
        </w:tabs>
        <w:rPr>
          <w:rFonts w:cs="Times New Roman"/>
        </w:rPr>
      </w:pPr>
      <w:r w:rsidRPr="00676DD9">
        <w:rPr>
          <w:rFonts w:cs="Times New Roman"/>
        </w:rPr>
        <w:t xml:space="preserve">Allows </w:t>
      </w:r>
      <w:r w:rsidRPr="00676DD9">
        <w:rPr>
          <w:rFonts w:cs="Times New Roman"/>
          <w:b/>
          <w:bCs/>
        </w:rPr>
        <w:t>country-specific parameterization</w:t>
      </w:r>
      <w:r w:rsidRPr="00676DD9">
        <w:rPr>
          <w:rFonts w:cs="Times New Roman"/>
        </w:rPr>
        <w:t>, such as distance thresholds, slope limits, and protection proxies that reflect local ecological and management conditions.</w:t>
      </w:r>
    </w:p>
    <w:p w:rsidRPr="00676DD9" w:rsidR="00676DD9" w:rsidP="00676DD9" w:rsidRDefault="00676DD9" w14:paraId="700EB84F" w14:textId="77777777">
      <w:pPr>
        <w:numPr>
          <w:ilvl w:val="0"/>
          <w:numId w:val="39"/>
        </w:numPr>
        <w:tabs>
          <w:tab w:val="left" w:pos="1550"/>
        </w:tabs>
        <w:rPr>
          <w:rFonts w:cs="Times New Roman"/>
        </w:rPr>
      </w:pPr>
      <w:r w:rsidRPr="00676DD9">
        <w:rPr>
          <w:rFonts w:cs="Times New Roman"/>
        </w:rPr>
        <w:t xml:space="preserve">Supports the use of </w:t>
      </w:r>
      <w:r w:rsidRPr="00676DD9">
        <w:rPr>
          <w:rFonts w:cs="Times New Roman"/>
          <w:b/>
          <w:bCs/>
        </w:rPr>
        <w:t>higher-resolution national datasets</w:t>
      </w:r>
      <w:r w:rsidRPr="00676DD9">
        <w:rPr>
          <w:rFonts w:cs="Times New Roman"/>
        </w:rPr>
        <w:t>, which may exceed practical processing limits in cloud-based environments when used extensively or iteratively.</w:t>
      </w:r>
    </w:p>
    <w:p w:rsidRPr="00676DD9" w:rsidR="00676DD9" w:rsidP="00676DD9" w:rsidRDefault="00676DD9" w14:paraId="7FC194BF" w14:textId="587F3EF2">
      <w:pPr>
        <w:numPr>
          <w:ilvl w:val="0"/>
          <w:numId w:val="39"/>
        </w:numPr>
        <w:tabs>
          <w:tab w:val="left" w:pos="1550"/>
        </w:tabs>
        <w:rPr>
          <w:rFonts w:cs="Times New Roman"/>
        </w:rPr>
      </w:pPr>
      <w:r w:rsidRPr="00676DD9">
        <w:rPr>
          <w:rFonts w:cs="Times New Roman"/>
        </w:rPr>
        <w:t xml:space="preserve">Produces </w:t>
      </w:r>
      <w:r w:rsidRPr="00676DD9">
        <w:rPr>
          <w:rFonts w:cs="Times New Roman"/>
          <w:b/>
          <w:bCs/>
        </w:rPr>
        <w:t xml:space="preserve">explicit raster </w:t>
      </w:r>
      <w:r w:rsidRPr="00676DD9" w:rsidR="003023BB">
        <w:rPr>
          <w:rFonts w:cs="Times New Roman"/>
          <w:b/>
          <w:bCs/>
        </w:rPr>
        <w:t>output</w:t>
      </w:r>
      <w:r w:rsidRPr="00676DD9">
        <w:rPr>
          <w:rFonts w:cs="Times New Roman"/>
          <w:b/>
          <w:bCs/>
        </w:rPr>
        <w:t xml:space="preserve"> at each decision step</w:t>
      </w:r>
      <w:r w:rsidRPr="00676DD9">
        <w:rPr>
          <w:rFonts w:cs="Times New Roman"/>
        </w:rPr>
        <w:t>, enabling transparency, review, and validation of intermediate results.</w:t>
      </w:r>
    </w:p>
    <w:p w:rsidRPr="00676DD9" w:rsidR="00676DD9" w:rsidP="00676DD9" w:rsidRDefault="00676DD9" w14:paraId="407472E0" w14:textId="77777777">
      <w:pPr>
        <w:numPr>
          <w:ilvl w:val="0"/>
          <w:numId w:val="39"/>
        </w:numPr>
        <w:tabs>
          <w:tab w:val="left" w:pos="1550"/>
        </w:tabs>
        <w:rPr>
          <w:rFonts w:cs="Times New Roman"/>
        </w:rPr>
      </w:pPr>
      <w:r w:rsidRPr="00676DD9">
        <w:rPr>
          <w:rFonts w:cs="Times New Roman"/>
        </w:rPr>
        <w:t xml:space="preserve">Can be executed </w:t>
      </w:r>
      <w:r w:rsidRPr="00676DD9">
        <w:rPr>
          <w:rFonts w:cs="Times New Roman"/>
          <w:b/>
          <w:bCs/>
        </w:rPr>
        <w:t>offline</w:t>
      </w:r>
      <w:r w:rsidRPr="00676DD9">
        <w:rPr>
          <w:rFonts w:cs="Times New Roman"/>
        </w:rPr>
        <w:t>, without reliance on cloud services or internet connectivity.</w:t>
      </w:r>
    </w:p>
    <w:p w:rsidRPr="00676DD9" w:rsidR="00676DD9" w:rsidP="00676DD9" w:rsidRDefault="003023BB" w14:paraId="4E67CF38" w14:textId="7783B7AF">
      <w:pPr>
        <w:numPr>
          <w:ilvl w:val="0"/>
          <w:numId w:val="39"/>
        </w:numPr>
        <w:tabs>
          <w:tab w:val="left" w:pos="1550"/>
        </w:tabs>
        <w:rPr>
          <w:rFonts w:cs="Times New Roman"/>
        </w:rPr>
      </w:pPr>
      <w:r w:rsidRPr="00676DD9">
        <w:rPr>
          <w:rFonts w:cs="Times New Roman"/>
        </w:rPr>
        <w:t>It is</w:t>
      </w:r>
      <w:r w:rsidRPr="00676DD9" w:rsidR="00676DD9">
        <w:rPr>
          <w:rFonts w:cs="Times New Roman"/>
        </w:rPr>
        <w:t xml:space="preserve"> </w:t>
      </w:r>
      <w:r w:rsidRPr="00676DD9" w:rsidR="00676DD9">
        <w:rPr>
          <w:rFonts w:cs="Times New Roman"/>
          <w:b/>
          <w:bCs/>
        </w:rPr>
        <w:t xml:space="preserve">free and </w:t>
      </w:r>
      <w:r w:rsidRPr="00676DD9">
        <w:rPr>
          <w:rFonts w:cs="Times New Roman"/>
          <w:b/>
          <w:bCs/>
        </w:rPr>
        <w:t>open source</w:t>
      </w:r>
      <w:r w:rsidRPr="00676DD9" w:rsidR="00676DD9">
        <w:rPr>
          <w:rFonts w:cs="Times New Roman"/>
        </w:rPr>
        <w:t>, relying entirely on QGIS and GDAL tools.</w:t>
      </w:r>
    </w:p>
    <w:p w:rsidRPr="00196AB3" w:rsidR="0067697F" w:rsidP="00AA674C" w:rsidRDefault="0067697F" w14:paraId="6B6412AF" w14:textId="77777777">
      <w:pPr>
        <w:tabs>
          <w:tab w:val="left" w:pos="1550"/>
        </w:tabs>
        <w:rPr>
          <w:rFonts w:cs="Times New Roman"/>
        </w:rPr>
      </w:pPr>
    </w:p>
    <w:p w:rsidRPr="00196AB3" w:rsidR="0067697F" w:rsidP="00AA674C" w:rsidRDefault="0067697F" w14:paraId="69B71251" w14:textId="77777777">
      <w:pPr>
        <w:tabs>
          <w:tab w:val="left" w:pos="1550"/>
        </w:tabs>
        <w:rPr>
          <w:rFonts w:cs="Times New Roman"/>
        </w:rPr>
      </w:pPr>
    </w:p>
    <w:p w:rsidRPr="00196AB3" w:rsidR="0067697F" w:rsidP="00AA674C" w:rsidRDefault="0067697F" w14:paraId="42AB6BC0" w14:textId="77777777">
      <w:pPr>
        <w:tabs>
          <w:tab w:val="left" w:pos="1550"/>
        </w:tabs>
        <w:rPr>
          <w:rFonts w:cs="Times New Roman"/>
        </w:rPr>
      </w:pPr>
    </w:p>
    <w:p w:rsidRPr="00196AB3" w:rsidR="0067697F" w:rsidP="00AA674C" w:rsidRDefault="0067697F" w14:paraId="62C874A5" w14:textId="77777777">
      <w:pPr>
        <w:tabs>
          <w:tab w:val="left" w:pos="1550"/>
        </w:tabs>
        <w:rPr>
          <w:rFonts w:cs="Times New Roman"/>
        </w:rPr>
      </w:pPr>
    </w:p>
    <w:p w:rsidRPr="00196AB3" w:rsidR="0067697F" w:rsidP="00AA674C" w:rsidRDefault="0067697F" w14:paraId="291112A2" w14:textId="77777777">
      <w:pPr>
        <w:tabs>
          <w:tab w:val="left" w:pos="1550"/>
        </w:tabs>
        <w:rPr>
          <w:rFonts w:cs="Times New Roman"/>
        </w:rPr>
      </w:pPr>
    </w:p>
    <w:p w:rsidRPr="00196AB3" w:rsidR="0067697F" w:rsidP="00AA674C" w:rsidRDefault="0067697F" w14:paraId="4062E1FE" w14:textId="77777777">
      <w:pPr>
        <w:tabs>
          <w:tab w:val="left" w:pos="1550"/>
        </w:tabs>
        <w:rPr>
          <w:rFonts w:cs="Times New Roman"/>
        </w:rPr>
      </w:pPr>
    </w:p>
    <w:p w:rsidRPr="00196AB3" w:rsidR="0067697F" w:rsidP="00AA674C" w:rsidRDefault="0067697F" w14:paraId="76066C7C" w14:textId="77777777">
      <w:pPr>
        <w:tabs>
          <w:tab w:val="left" w:pos="1550"/>
        </w:tabs>
        <w:rPr>
          <w:rFonts w:cs="Times New Roman"/>
        </w:rPr>
      </w:pPr>
    </w:p>
    <w:p w:rsidRPr="00196AB3" w:rsidR="0067697F" w:rsidP="00AA674C" w:rsidRDefault="0067697F" w14:paraId="1E91C2BF" w14:textId="77777777">
      <w:pPr>
        <w:tabs>
          <w:tab w:val="left" w:pos="1550"/>
        </w:tabs>
        <w:rPr>
          <w:rFonts w:cs="Times New Roman"/>
        </w:rPr>
      </w:pPr>
    </w:p>
    <w:p w:rsidRPr="00196AB3" w:rsidR="0067697F" w:rsidP="00AA674C" w:rsidRDefault="0067697F" w14:paraId="77FC3574" w14:textId="77777777">
      <w:pPr>
        <w:tabs>
          <w:tab w:val="left" w:pos="1550"/>
        </w:tabs>
        <w:rPr>
          <w:rFonts w:cs="Times New Roman"/>
        </w:rPr>
      </w:pPr>
    </w:p>
    <w:p w:rsidRPr="00196AB3" w:rsidR="0067697F" w:rsidP="00AA674C" w:rsidRDefault="0067697F" w14:paraId="66CB6745" w14:textId="77777777">
      <w:pPr>
        <w:tabs>
          <w:tab w:val="left" w:pos="1550"/>
        </w:tabs>
        <w:rPr>
          <w:rFonts w:cs="Times New Roman"/>
        </w:rPr>
      </w:pPr>
    </w:p>
    <w:p w:rsidR="0067697F" w:rsidP="00AA674C" w:rsidRDefault="0067697F" w14:paraId="2251CD37" w14:textId="77777777">
      <w:pPr>
        <w:tabs>
          <w:tab w:val="left" w:pos="1550"/>
        </w:tabs>
        <w:rPr>
          <w:rFonts w:cs="Times New Roman"/>
        </w:rPr>
      </w:pPr>
    </w:p>
    <w:p w:rsidRPr="00196AB3" w:rsidR="002366BF" w:rsidP="00AA674C" w:rsidRDefault="002366BF" w14:paraId="11EC6AE5" w14:textId="77777777">
      <w:pPr>
        <w:tabs>
          <w:tab w:val="left" w:pos="1550"/>
        </w:tabs>
        <w:rPr>
          <w:rFonts w:cs="Times New Roman"/>
        </w:rPr>
      </w:pPr>
    </w:p>
    <w:p w:rsidRPr="00196AB3" w:rsidR="0067697F" w:rsidP="00AA674C" w:rsidRDefault="0067697F" w14:paraId="018BAA08" w14:textId="77777777">
      <w:pPr>
        <w:tabs>
          <w:tab w:val="left" w:pos="1550"/>
        </w:tabs>
        <w:rPr>
          <w:rFonts w:cs="Times New Roman"/>
        </w:rPr>
      </w:pPr>
    </w:p>
    <w:p w:rsidRPr="00196AB3" w:rsidR="0067697F" w:rsidP="007D5F1D" w:rsidRDefault="00336E7F" w14:paraId="25C4A851" w14:textId="28E56091">
      <w:pPr>
        <w:pStyle w:val="Heading1"/>
      </w:pPr>
      <w:bookmarkStart w:name="_Toc216949295" w:id="53"/>
      <w:r>
        <w:t>4</w:t>
      </w:r>
      <w:r w:rsidRPr="00196AB3" w:rsidR="00207994">
        <w:t>.</w:t>
      </w:r>
      <w:r w:rsidRPr="00196AB3" w:rsidR="00615BC1">
        <w:t>0. Data</w:t>
      </w:r>
      <w:r w:rsidRPr="00196AB3" w:rsidR="0067697F">
        <w:t xml:space="preserve"> Requirements</w:t>
      </w:r>
      <w:bookmarkEnd w:id="53"/>
    </w:p>
    <w:p w:rsidRPr="00196AB3" w:rsidR="007B622B" w:rsidP="007B622B" w:rsidRDefault="007B622B" w14:paraId="6F2D9D6D" w14:textId="341337F4">
      <w:pPr>
        <w:rPr>
          <w:rFonts w:cs="Times New Roman"/>
        </w:rPr>
      </w:pPr>
      <w:r w:rsidRPr="00196AB3">
        <w:rPr>
          <w:rFonts w:cs="Times New Roman"/>
        </w:rPr>
        <w:t>This section</w:t>
      </w:r>
      <w:r w:rsidR="00825F12">
        <w:rPr>
          <w:rFonts w:cs="Times New Roman"/>
        </w:rPr>
        <w:t xml:space="preserve"> lists</w:t>
      </w:r>
      <w:r w:rsidR="00BB7DF2">
        <w:rPr>
          <w:rFonts w:cs="Times New Roman"/>
        </w:rPr>
        <w:t xml:space="preserve"> the required</w:t>
      </w:r>
      <w:r w:rsidRPr="00196AB3">
        <w:rPr>
          <w:rFonts w:cs="Times New Roman"/>
        </w:rPr>
        <w:t xml:space="preserve"> </w:t>
      </w:r>
      <w:r w:rsidRPr="00196AB3" w:rsidR="00D22310">
        <w:rPr>
          <w:rFonts w:cs="Times New Roman"/>
        </w:rPr>
        <w:t>datasets</w:t>
      </w:r>
      <w:r w:rsidR="00D22310">
        <w:rPr>
          <w:rFonts w:cs="Times New Roman"/>
        </w:rPr>
        <w:t>,</w:t>
      </w:r>
      <w:r w:rsidR="00AB58E5">
        <w:rPr>
          <w:rFonts w:cs="Times New Roman"/>
        </w:rPr>
        <w:t xml:space="preserve"> describing their characteristics</w:t>
      </w:r>
      <w:r w:rsidR="00825F12">
        <w:rPr>
          <w:rFonts w:cs="Times New Roman"/>
        </w:rPr>
        <w:t xml:space="preserve"> </w:t>
      </w:r>
      <w:r w:rsidR="00A252C3">
        <w:rPr>
          <w:rFonts w:cs="Times New Roman"/>
        </w:rPr>
        <w:t>required</w:t>
      </w:r>
      <w:r w:rsidRPr="00196AB3">
        <w:rPr>
          <w:rFonts w:cs="Times New Roman"/>
        </w:rPr>
        <w:t xml:space="preserve"> to implement the QGIS </w:t>
      </w:r>
      <w:r w:rsidRPr="00196AB3" w:rsidR="00615BC1">
        <w:rPr>
          <w:rFonts w:cs="Times New Roman"/>
        </w:rPr>
        <w:t>workflow.</w:t>
      </w:r>
    </w:p>
    <w:p w:rsidRPr="00196AB3" w:rsidR="007B622B" w:rsidP="007B622B" w:rsidRDefault="007B622B" w14:paraId="1FC72962" w14:textId="4C4D09C9">
      <w:pPr>
        <w:rPr>
          <w:rFonts w:cs="Times New Roman"/>
        </w:rPr>
      </w:pPr>
      <w:r w:rsidRPr="00196AB3">
        <w:rPr>
          <w:rFonts w:cs="Times New Roman"/>
        </w:rPr>
        <w:t xml:space="preserve"> Each dataset</w:t>
      </w:r>
      <w:r w:rsidRPr="00196AB3" w:rsidR="00FA499C">
        <w:rPr>
          <w:rFonts w:cs="Times New Roman"/>
        </w:rPr>
        <w:t xml:space="preserve"> corresponds t</w:t>
      </w:r>
      <w:r w:rsidR="00F76B32">
        <w:rPr>
          <w:rFonts w:cs="Times New Roman"/>
        </w:rPr>
        <w:t>o a</w:t>
      </w:r>
      <w:r w:rsidRPr="00196AB3" w:rsidR="00FA499C">
        <w:rPr>
          <w:rFonts w:cs="Times New Roman"/>
        </w:rPr>
        <w:t xml:space="preserve"> </w:t>
      </w:r>
      <w:r w:rsidRPr="00196AB3" w:rsidR="00F76B32">
        <w:rPr>
          <w:rFonts w:cs="Times New Roman"/>
        </w:rPr>
        <w:t>conceptual component</w:t>
      </w:r>
      <w:r w:rsidRPr="00196AB3" w:rsidR="00FA499C">
        <w:rPr>
          <w:rFonts w:cs="Times New Roman"/>
        </w:rPr>
        <w:t xml:space="preserve"> defined in the previous section.</w:t>
      </w:r>
      <w:r w:rsidRPr="00196AB3" w:rsidR="003D29FA">
        <w:rPr>
          <w:rFonts w:cs="Times New Roman"/>
        </w:rPr>
        <w:t xml:space="preserve"> National datasets are strongly encouraged</w:t>
      </w:r>
      <w:r w:rsidRPr="00196AB3" w:rsidR="00DF76BC">
        <w:rPr>
          <w:rFonts w:cs="Times New Roman"/>
        </w:rPr>
        <w:t xml:space="preserve"> where </w:t>
      </w:r>
      <w:r w:rsidRPr="00196AB3" w:rsidR="001120C5">
        <w:rPr>
          <w:rFonts w:cs="Times New Roman"/>
        </w:rPr>
        <w:t>available</w:t>
      </w:r>
      <w:r w:rsidR="001120C5">
        <w:rPr>
          <w:rFonts w:cs="Times New Roman"/>
        </w:rPr>
        <w:t>,</w:t>
      </w:r>
      <w:r w:rsidR="0063798E">
        <w:rPr>
          <w:rFonts w:cs="Times New Roman"/>
        </w:rPr>
        <w:t xml:space="preserve"> accurate</w:t>
      </w:r>
      <w:r w:rsidRPr="00196AB3" w:rsidR="00172F9F">
        <w:rPr>
          <w:rFonts w:cs="Times New Roman"/>
        </w:rPr>
        <w:t xml:space="preserve"> and representative</w:t>
      </w:r>
      <w:r w:rsidRPr="00196AB3" w:rsidR="00DF76BC">
        <w:rPr>
          <w:rFonts w:cs="Times New Roman"/>
        </w:rPr>
        <w:t xml:space="preserve"> as they provide higher spatial accuracy</w:t>
      </w:r>
      <w:r w:rsidRPr="00196AB3" w:rsidR="00465A6C">
        <w:rPr>
          <w:rFonts w:cs="Times New Roman"/>
        </w:rPr>
        <w:t>, finer spatial detail</w:t>
      </w:r>
      <w:r w:rsidRPr="00196AB3" w:rsidR="00DF76BC">
        <w:rPr>
          <w:rFonts w:cs="Times New Roman"/>
        </w:rPr>
        <w:t xml:space="preserve"> and better alignment with local conditions</w:t>
      </w:r>
      <w:r w:rsidRPr="00196AB3" w:rsidR="002446FF">
        <w:rPr>
          <w:rFonts w:cs="Times New Roman"/>
        </w:rPr>
        <w:t xml:space="preserve"> and definitions.</w:t>
      </w:r>
    </w:p>
    <w:p w:rsidR="001120C5" w:rsidP="007B622B" w:rsidRDefault="00DF76BC" w14:paraId="796F112F" w14:textId="167417CB">
      <w:pPr>
        <w:rPr>
          <w:rFonts w:cs="Times New Roman"/>
        </w:rPr>
      </w:pPr>
      <w:r w:rsidRPr="00196AB3">
        <w:rPr>
          <w:rFonts w:cs="Times New Roman"/>
        </w:rPr>
        <w:t xml:space="preserve">In the case where national </w:t>
      </w:r>
      <w:r w:rsidRPr="00196AB3" w:rsidR="00656C12">
        <w:rPr>
          <w:rFonts w:cs="Times New Roman"/>
        </w:rPr>
        <w:t>datasets</w:t>
      </w:r>
      <w:r w:rsidRPr="00196AB3">
        <w:rPr>
          <w:rFonts w:cs="Times New Roman"/>
        </w:rPr>
        <w:t xml:space="preserve"> </w:t>
      </w:r>
      <w:r w:rsidRPr="00196AB3" w:rsidR="004908DE">
        <w:rPr>
          <w:rFonts w:cs="Times New Roman"/>
        </w:rPr>
        <w:t xml:space="preserve">are </w:t>
      </w:r>
      <w:r w:rsidRPr="00196AB3" w:rsidR="00EC4B46">
        <w:rPr>
          <w:rFonts w:cs="Times New Roman"/>
        </w:rPr>
        <w:t>unavailable,</w:t>
      </w:r>
      <w:r w:rsidRPr="00196AB3" w:rsidR="004908DE">
        <w:rPr>
          <w:rFonts w:cs="Times New Roman"/>
        </w:rPr>
        <w:t xml:space="preserve"> </w:t>
      </w:r>
      <w:r w:rsidRPr="00196AB3" w:rsidR="00EC43F4">
        <w:rPr>
          <w:rFonts w:cs="Times New Roman"/>
        </w:rPr>
        <w:t>global,</w:t>
      </w:r>
      <w:r w:rsidRPr="00196AB3" w:rsidR="004908DE">
        <w:rPr>
          <w:rFonts w:cs="Times New Roman"/>
        </w:rPr>
        <w:t xml:space="preserve"> and regional datasets can be </w:t>
      </w:r>
      <w:r w:rsidRPr="00196AB3" w:rsidR="00D37D5D">
        <w:rPr>
          <w:rFonts w:cs="Times New Roman"/>
        </w:rPr>
        <w:t>used as</w:t>
      </w:r>
      <w:r w:rsidRPr="00196AB3" w:rsidR="001B50CA">
        <w:rPr>
          <w:rFonts w:cs="Times New Roman"/>
        </w:rPr>
        <w:t xml:space="preserve"> an alternative or</w:t>
      </w:r>
      <w:r w:rsidRPr="00196AB3" w:rsidR="006B6FA6">
        <w:rPr>
          <w:rFonts w:cs="Times New Roman"/>
        </w:rPr>
        <w:t xml:space="preserve"> validation </w:t>
      </w:r>
      <w:r w:rsidRPr="00196AB3" w:rsidR="002366BF">
        <w:rPr>
          <w:rFonts w:cs="Times New Roman"/>
        </w:rPr>
        <w:t>provided,</w:t>
      </w:r>
      <w:r w:rsidRPr="00196AB3" w:rsidR="006B6FA6">
        <w:rPr>
          <w:rFonts w:cs="Times New Roman"/>
        </w:rPr>
        <w:t xml:space="preserve"> they </w:t>
      </w:r>
      <w:r w:rsidRPr="00196AB3" w:rsidR="00D37D5D">
        <w:rPr>
          <w:rFonts w:cs="Times New Roman"/>
        </w:rPr>
        <w:t>meet</w:t>
      </w:r>
      <w:r w:rsidRPr="00196AB3" w:rsidR="006B6FA6">
        <w:rPr>
          <w:rFonts w:cs="Times New Roman"/>
        </w:rPr>
        <w:t xml:space="preserve"> the criteria defined in</w:t>
      </w:r>
      <w:r w:rsidR="001120C5">
        <w:rPr>
          <w:rFonts w:cs="Times New Roman"/>
        </w:rPr>
        <w:t xml:space="preserve"> the table</w:t>
      </w:r>
      <w:r w:rsidR="00374AEE">
        <w:rPr>
          <w:rFonts w:cs="Times New Roman"/>
        </w:rPr>
        <w:t xml:space="preserve"> 2</w:t>
      </w:r>
      <w:r w:rsidR="001120C5">
        <w:rPr>
          <w:rFonts w:cs="Times New Roman"/>
        </w:rPr>
        <w:t xml:space="preserve"> below</w:t>
      </w:r>
      <w:r w:rsidR="00374AEE">
        <w:rPr>
          <w:rFonts w:cs="Times New Roman"/>
        </w:rPr>
        <w:t>. A summary of available global and regional datasets is available in the annex.</w:t>
      </w:r>
    </w:p>
    <w:p w:rsidR="00D22310" w:rsidP="007B622B" w:rsidRDefault="00D22310" w14:paraId="30A37946" w14:textId="77777777">
      <w:pPr>
        <w:rPr>
          <w:rFonts w:cs="Times New Roman"/>
        </w:rPr>
      </w:pPr>
    </w:p>
    <w:p w:rsidRPr="00196AB3" w:rsidR="00DF76BC" w:rsidP="00D22310" w:rsidRDefault="002D395F" w14:paraId="0EF95999" w14:textId="59D640B8">
      <w:pPr>
        <w:pStyle w:val="Caption"/>
        <w:ind w:left="3600"/>
        <w:rPr>
          <w:rFonts w:cs="Times New Roman"/>
        </w:rPr>
      </w:pPr>
      <w:r w:rsidRPr="00196AB3">
        <w:rPr>
          <w:rFonts w:cs="Times New Roman"/>
        </w:rPr>
        <w:t xml:space="preserve"> </w:t>
      </w:r>
      <w:r w:rsidR="00D22310">
        <w:t xml:space="preserve">Table </w:t>
      </w:r>
      <w:r w:rsidR="00250A55">
        <w:fldChar w:fldCharType="begin"/>
      </w:r>
      <w:r w:rsidR="00250A55">
        <w:instrText xml:space="preserve"> SEQ Table \* ARABIC </w:instrText>
      </w:r>
      <w:r w:rsidR="00250A55">
        <w:fldChar w:fldCharType="separate"/>
      </w:r>
      <w:r w:rsidR="008208D7">
        <w:rPr>
          <w:noProof/>
        </w:rPr>
        <w:t>2</w:t>
      </w:r>
      <w:r w:rsidR="00250A55">
        <w:rPr>
          <w:noProof/>
        </w:rPr>
        <w:fldChar w:fldCharType="end"/>
      </w:r>
      <w:r w:rsidR="00D22310">
        <w:t>: Data Requirements</w:t>
      </w:r>
    </w:p>
    <w:tbl>
      <w:tblPr>
        <w:tblStyle w:val="TableGrid"/>
        <w:tblW w:w="9985" w:type="dxa"/>
        <w:tblLook w:val="04A0" w:firstRow="1" w:lastRow="0" w:firstColumn="1" w:lastColumn="0" w:noHBand="0" w:noVBand="1"/>
      </w:tblPr>
      <w:tblGrid>
        <w:gridCol w:w="2155"/>
        <w:gridCol w:w="1710"/>
        <w:gridCol w:w="1600"/>
        <w:gridCol w:w="2087"/>
        <w:gridCol w:w="2433"/>
      </w:tblGrid>
      <w:tr w:rsidRPr="001120C5" w:rsidR="00DB380A" w:rsidTr="000B40FD" w14:paraId="79DEF202" w14:textId="77777777">
        <w:tc>
          <w:tcPr>
            <w:tcW w:w="2155" w:type="dxa"/>
          </w:tcPr>
          <w:p w:rsidRPr="001120C5" w:rsidR="00BB3DFA" w:rsidP="007B622B" w:rsidRDefault="00BB3DFA" w14:paraId="3FCBB253" w14:textId="28CBD84B">
            <w:pPr>
              <w:rPr>
                <w:rFonts w:cs="Times New Roman"/>
                <w:b/>
                <w:bCs/>
              </w:rPr>
            </w:pPr>
            <w:r w:rsidRPr="001120C5">
              <w:rPr>
                <w:rFonts w:cs="Times New Roman"/>
                <w:b/>
                <w:bCs/>
              </w:rPr>
              <w:t>Dataset</w:t>
            </w:r>
          </w:p>
        </w:tc>
        <w:tc>
          <w:tcPr>
            <w:tcW w:w="1710" w:type="dxa"/>
          </w:tcPr>
          <w:p w:rsidRPr="001120C5" w:rsidR="00BB3DFA" w:rsidP="007B622B" w:rsidRDefault="00BB3DFA" w14:paraId="0484FAD0" w14:textId="789FFE69">
            <w:pPr>
              <w:rPr>
                <w:rFonts w:cs="Times New Roman"/>
                <w:b/>
                <w:bCs/>
              </w:rPr>
            </w:pPr>
            <w:r w:rsidRPr="001120C5">
              <w:rPr>
                <w:rFonts w:cs="Times New Roman"/>
                <w:b/>
                <w:bCs/>
              </w:rPr>
              <w:t>Purpose in Workflow</w:t>
            </w:r>
          </w:p>
        </w:tc>
        <w:tc>
          <w:tcPr>
            <w:tcW w:w="1600" w:type="dxa"/>
          </w:tcPr>
          <w:p w:rsidRPr="001120C5" w:rsidR="00BB3DFA" w:rsidP="007B622B" w:rsidRDefault="00BB3DFA" w14:paraId="7C96BD2C" w14:textId="4E38BB88">
            <w:pPr>
              <w:rPr>
                <w:rFonts w:cs="Times New Roman"/>
                <w:b/>
                <w:bCs/>
              </w:rPr>
            </w:pPr>
            <w:r w:rsidRPr="001120C5">
              <w:rPr>
                <w:rFonts w:cs="Times New Roman"/>
                <w:b/>
                <w:bCs/>
              </w:rPr>
              <w:t xml:space="preserve">Format </w:t>
            </w:r>
          </w:p>
        </w:tc>
        <w:tc>
          <w:tcPr>
            <w:tcW w:w="0" w:type="auto"/>
          </w:tcPr>
          <w:p w:rsidRPr="001120C5" w:rsidR="00BB3DFA" w:rsidP="007B622B" w:rsidRDefault="00BB3DFA" w14:paraId="16580F75" w14:textId="406880E0">
            <w:pPr>
              <w:rPr>
                <w:rFonts w:cs="Times New Roman"/>
                <w:b/>
                <w:bCs/>
              </w:rPr>
            </w:pPr>
            <w:r w:rsidRPr="001120C5">
              <w:rPr>
                <w:rFonts w:cs="Times New Roman"/>
                <w:b/>
                <w:bCs/>
              </w:rPr>
              <w:t>Minimum Requirements</w:t>
            </w:r>
          </w:p>
        </w:tc>
        <w:tc>
          <w:tcPr>
            <w:tcW w:w="2433" w:type="dxa"/>
          </w:tcPr>
          <w:p w:rsidRPr="001120C5" w:rsidR="00BB3DFA" w:rsidP="007B622B" w:rsidRDefault="00BB3DFA" w14:paraId="3DE4495B" w14:textId="37C7F604">
            <w:pPr>
              <w:rPr>
                <w:rFonts w:cs="Times New Roman"/>
                <w:b/>
                <w:bCs/>
              </w:rPr>
            </w:pPr>
            <w:r w:rsidRPr="001120C5">
              <w:rPr>
                <w:rFonts w:cs="Times New Roman"/>
                <w:b/>
                <w:bCs/>
              </w:rPr>
              <w:t>Additional Notes</w:t>
            </w:r>
          </w:p>
        </w:tc>
      </w:tr>
      <w:tr w:rsidRPr="00196AB3" w:rsidR="00DB380A" w:rsidTr="000B40FD" w14:paraId="26B94111" w14:textId="77777777">
        <w:tc>
          <w:tcPr>
            <w:tcW w:w="2155" w:type="dxa"/>
          </w:tcPr>
          <w:p w:rsidRPr="00196AB3" w:rsidR="00BB3DFA" w:rsidP="007B622B" w:rsidRDefault="00BB3DFA" w14:paraId="78F741A4" w14:textId="37FDBE23">
            <w:pPr>
              <w:rPr>
                <w:rFonts w:cs="Times New Roman"/>
              </w:rPr>
            </w:pPr>
            <w:r w:rsidRPr="00196AB3">
              <w:rPr>
                <w:rFonts w:cs="Times New Roman"/>
              </w:rPr>
              <w:t>Forest Layer</w:t>
            </w:r>
          </w:p>
        </w:tc>
        <w:tc>
          <w:tcPr>
            <w:tcW w:w="1710" w:type="dxa"/>
          </w:tcPr>
          <w:p w:rsidRPr="00196AB3" w:rsidR="00BB3DFA" w:rsidP="007B622B" w:rsidRDefault="00BB3DFA" w14:paraId="409E27CA" w14:textId="0AECCD43">
            <w:pPr>
              <w:rPr>
                <w:rFonts w:cs="Times New Roman"/>
              </w:rPr>
            </w:pPr>
            <w:r w:rsidRPr="00196AB3">
              <w:rPr>
                <w:rFonts w:cs="Times New Roman"/>
              </w:rPr>
              <w:t>This is the baseline of the analysis that defines the forest extent</w:t>
            </w:r>
            <w:r w:rsidR="00EE1A7E">
              <w:rPr>
                <w:rFonts w:cs="Times New Roman"/>
              </w:rPr>
              <w:t>.</w:t>
            </w:r>
          </w:p>
        </w:tc>
        <w:tc>
          <w:tcPr>
            <w:tcW w:w="1600" w:type="dxa"/>
          </w:tcPr>
          <w:p w:rsidR="00FA5EE6" w:rsidP="007B622B" w:rsidRDefault="00BB3DFA" w14:paraId="7F0C0F50" w14:textId="03041E47">
            <w:pPr>
              <w:rPr>
                <w:rFonts w:cs="Times New Roman"/>
              </w:rPr>
            </w:pPr>
            <w:r w:rsidRPr="00196AB3">
              <w:rPr>
                <w:rFonts w:cs="Times New Roman"/>
              </w:rPr>
              <w:t xml:space="preserve">Binary Raster where 1= </w:t>
            </w:r>
            <w:r w:rsidRPr="00196AB3" w:rsidR="00FA5EE6">
              <w:rPr>
                <w:rFonts w:cs="Times New Roman"/>
              </w:rPr>
              <w:t>forest,</w:t>
            </w:r>
          </w:p>
          <w:p w:rsidRPr="00196AB3" w:rsidR="00BB3DFA" w:rsidP="007B622B" w:rsidRDefault="00BB3DFA" w14:paraId="0E6949ED" w14:textId="790CE723">
            <w:pPr>
              <w:rPr>
                <w:rFonts w:cs="Times New Roman"/>
              </w:rPr>
            </w:pPr>
            <w:r w:rsidRPr="00196AB3">
              <w:rPr>
                <w:rFonts w:cs="Times New Roman"/>
              </w:rPr>
              <w:t>0= non-forest</w:t>
            </w:r>
          </w:p>
        </w:tc>
        <w:tc>
          <w:tcPr>
            <w:tcW w:w="0" w:type="auto"/>
          </w:tcPr>
          <w:p w:rsidRPr="00196AB3" w:rsidR="00BB3DFA" w:rsidP="007B622B" w:rsidRDefault="005D61B6" w14:paraId="729F83E8" w14:textId="77777777">
            <w:pPr>
              <w:rPr>
                <w:rFonts w:cs="Times New Roman"/>
              </w:rPr>
            </w:pPr>
            <w:commentRangeStart w:id="54"/>
            <w:r w:rsidRPr="00196AB3">
              <w:rPr>
                <w:rFonts w:cs="Times New Roman"/>
              </w:rPr>
              <w:t>S</w:t>
            </w:r>
            <w:r w:rsidRPr="00196AB3" w:rsidR="0041004F">
              <w:rPr>
                <w:rFonts w:cs="Times New Roman"/>
              </w:rPr>
              <w:t>patial Resolution</w:t>
            </w:r>
            <w:commentRangeEnd w:id="54"/>
            <w:r w:rsidRPr="00196AB3" w:rsidR="00641DE1">
              <w:rPr>
                <w:rStyle w:val="CommentReference"/>
                <w:rFonts w:cs="Times New Roman"/>
              </w:rPr>
              <w:commentReference w:id="54"/>
            </w:r>
          </w:p>
          <w:p w:rsidRPr="00196AB3" w:rsidR="007C4885" w:rsidP="007B622B" w:rsidRDefault="007C4885" w14:paraId="710AA033" w14:textId="68BAC02E">
            <w:pPr>
              <w:rPr>
                <w:rFonts w:cs="Times New Roman"/>
              </w:rPr>
            </w:pPr>
            <w:r w:rsidRPr="00196AB3">
              <w:rPr>
                <w:rFonts w:cs="Times New Roman"/>
              </w:rPr>
              <w:t xml:space="preserve">Projected CRS </w:t>
            </w:r>
            <w:r w:rsidRPr="00196AB3" w:rsidR="00656C12">
              <w:rPr>
                <w:rFonts w:cs="Times New Roman"/>
              </w:rPr>
              <w:t>corresponding</w:t>
            </w:r>
            <w:r w:rsidRPr="00196AB3">
              <w:rPr>
                <w:rFonts w:cs="Times New Roman"/>
              </w:rPr>
              <w:t xml:space="preserve"> to the country</w:t>
            </w:r>
            <w:r w:rsidRPr="00196AB3" w:rsidR="00641DE1">
              <w:rPr>
                <w:rFonts w:cs="Times New Roman"/>
              </w:rPr>
              <w:t>.</w:t>
            </w:r>
          </w:p>
          <w:p w:rsidRPr="00196AB3" w:rsidR="00641DE1" w:rsidP="007B622B" w:rsidRDefault="00641DE1" w14:paraId="2B7D000C" w14:textId="53788854">
            <w:pPr>
              <w:rPr>
                <w:rFonts w:cs="Times New Roman"/>
              </w:rPr>
            </w:pPr>
            <w:r w:rsidRPr="00196AB3">
              <w:rPr>
                <w:rFonts w:cs="Times New Roman"/>
              </w:rPr>
              <w:t xml:space="preserve">Forest </w:t>
            </w:r>
            <w:r w:rsidRPr="00196AB3" w:rsidR="00D37D5D">
              <w:rPr>
                <w:rFonts w:cs="Times New Roman"/>
              </w:rPr>
              <w:t>definition:</w:t>
            </w:r>
            <w:r w:rsidRPr="00196AB3">
              <w:rPr>
                <w:rFonts w:cs="Times New Roman"/>
              </w:rPr>
              <w:t xml:space="preserve"> Adherent to </w:t>
            </w:r>
            <w:hyperlink w:history="1" r:id="rId19">
              <w:r w:rsidRPr="003525A9">
                <w:rPr>
                  <w:rStyle w:val="Hyperlink"/>
                  <w:rFonts w:cs="Times New Roman"/>
                </w:rPr>
                <w:t>FRA definitions</w:t>
              </w:r>
            </w:hyperlink>
          </w:p>
          <w:p w:rsidRPr="00196AB3" w:rsidR="00920E7B" w:rsidP="007B622B" w:rsidRDefault="00920E7B" w14:paraId="71088915" w14:textId="0D0FADE5">
            <w:pPr>
              <w:rPr>
                <w:rFonts w:cs="Times New Roman"/>
                <w:b/>
                <w:bCs/>
              </w:rPr>
            </w:pPr>
            <w:r w:rsidRPr="00196AB3">
              <w:rPr>
                <w:rFonts w:cs="Times New Roman"/>
                <w:b/>
                <w:bCs/>
              </w:rPr>
              <w:t xml:space="preserve"> forests exclu</w:t>
            </w:r>
            <w:r w:rsidRPr="00196AB3" w:rsidR="00C31871">
              <w:rPr>
                <w:rFonts w:cs="Times New Roman"/>
                <w:b/>
                <w:bCs/>
              </w:rPr>
              <w:t>d</w:t>
            </w:r>
            <w:r w:rsidRPr="00196AB3">
              <w:rPr>
                <w:rFonts w:cs="Times New Roman"/>
                <w:b/>
                <w:bCs/>
              </w:rPr>
              <w:t>ing planted forests</w:t>
            </w:r>
            <w:r w:rsidRPr="00196AB3" w:rsidR="00046CEF">
              <w:rPr>
                <w:rFonts w:cs="Times New Roman"/>
                <w:b/>
                <w:bCs/>
              </w:rPr>
              <w:t xml:space="preserve"> and agroforestry systems.</w:t>
            </w:r>
          </w:p>
        </w:tc>
        <w:tc>
          <w:tcPr>
            <w:tcW w:w="2433" w:type="dxa"/>
          </w:tcPr>
          <w:p w:rsidRPr="00196AB3" w:rsidR="00BB3DFA" w:rsidP="007B622B" w:rsidRDefault="009A7C09" w14:paraId="150745DA" w14:textId="738AD062">
            <w:pPr>
              <w:rPr>
                <w:rFonts w:cs="Times New Roman"/>
              </w:rPr>
            </w:pPr>
            <w:r w:rsidRPr="00196AB3">
              <w:rPr>
                <w:rFonts w:cs="Times New Roman"/>
              </w:rPr>
              <w:t xml:space="preserve">Global </w:t>
            </w:r>
            <w:r w:rsidRPr="00196AB3" w:rsidR="00823876">
              <w:rPr>
                <w:rFonts w:cs="Times New Roman"/>
              </w:rPr>
              <w:t>or regional landcover maps can be used to derive forest layer.</w:t>
            </w:r>
          </w:p>
          <w:p w:rsidRPr="00196AB3" w:rsidR="00D6528E" w:rsidP="007B622B" w:rsidRDefault="00D6528E" w14:paraId="7845BEE5" w14:textId="253FF773">
            <w:pPr>
              <w:rPr>
                <w:rFonts w:cs="Times New Roman"/>
              </w:rPr>
            </w:pPr>
            <w:r w:rsidRPr="00196AB3">
              <w:rPr>
                <w:rFonts w:cs="Times New Roman"/>
              </w:rPr>
              <w:t>Annex</w:t>
            </w:r>
            <w:r w:rsidR="00453F01">
              <w:rPr>
                <w:rFonts w:cs="Times New Roman"/>
              </w:rPr>
              <w:t xml:space="preserve"> A</w:t>
            </w:r>
            <w:r w:rsidRPr="00196AB3">
              <w:rPr>
                <w:rFonts w:cs="Times New Roman"/>
              </w:rPr>
              <w:t xml:space="preserve"> details global </w:t>
            </w:r>
            <w:r w:rsidRPr="00196AB3" w:rsidR="00DB380A">
              <w:rPr>
                <w:rFonts w:cs="Times New Roman"/>
              </w:rPr>
              <w:t xml:space="preserve">and regional </w:t>
            </w:r>
            <w:r w:rsidRPr="00196AB3">
              <w:rPr>
                <w:rFonts w:cs="Times New Roman"/>
              </w:rPr>
              <w:t xml:space="preserve">landcover </w:t>
            </w:r>
            <w:r w:rsidRPr="00196AB3" w:rsidR="009B4A92">
              <w:rPr>
                <w:rFonts w:cs="Times New Roman"/>
              </w:rPr>
              <w:t xml:space="preserve">products that </w:t>
            </w:r>
            <w:r w:rsidRPr="00196AB3" w:rsidR="00BD1D97">
              <w:rPr>
                <w:rFonts w:cs="Times New Roman"/>
              </w:rPr>
              <w:t>can be used as alternatives.</w:t>
            </w:r>
          </w:p>
        </w:tc>
      </w:tr>
      <w:tr w:rsidRPr="00196AB3" w:rsidR="00DB380A" w:rsidTr="000B40FD" w14:paraId="1E5CFEC3" w14:textId="77777777">
        <w:tc>
          <w:tcPr>
            <w:tcW w:w="2155" w:type="dxa"/>
          </w:tcPr>
          <w:p w:rsidRPr="00196AB3" w:rsidR="00BB3DFA" w:rsidP="007B622B" w:rsidRDefault="00AA50F7" w14:paraId="4B91D8CB" w14:textId="77777777">
            <w:pPr>
              <w:rPr>
                <w:rFonts w:cs="Times New Roman"/>
              </w:rPr>
            </w:pPr>
            <w:r w:rsidRPr="00196AB3">
              <w:rPr>
                <w:rFonts w:cs="Times New Roman"/>
              </w:rPr>
              <w:t>Anthropogenic Layers</w:t>
            </w:r>
          </w:p>
          <w:p w:rsidRPr="005C6778" w:rsidR="00C26B3D" w:rsidP="00151EF7" w:rsidRDefault="006E337C" w14:paraId="740B2089" w14:textId="3A75885F">
            <w:pPr>
              <w:pStyle w:val="ListParagraph"/>
              <w:numPr>
                <w:ilvl w:val="0"/>
                <w:numId w:val="14"/>
              </w:numPr>
              <w:rPr>
                <w:rFonts w:cs="Times New Roman"/>
              </w:rPr>
            </w:pPr>
            <w:r w:rsidRPr="005C6778">
              <w:rPr>
                <w:rFonts w:cs="Times New Roman"/>
              </w:rPr>
              <w:t xml:space="preserve">Roads </w:t>
            </w:r>
            <w:r w:rsidRPr="005C6778" w:rsidR="007250B3">
              <w:rPr>
                <w:rFonts w:cs="Times New Roman"/>
              </w:rPr>
              <w:t>Laye</w:t>
            </w:r>
            <w:r w:rsidRPr="005C6778" w:rsidR="008A6943">
              <w:rPr>
                <w:rFonts w:cs="Times New Roman"/>
              </w:rPr>
              <w:t>rs</w:t>
            </w:r>
            <w:r w:rsidRPr="005C6778" w:rsidR="00D77907">
              <w:rPr>
                <w:rFonts w:cs="Times New Roman"/>
              </w:rPr>
              <w:t xml:space="preserve"> (</w:t>
            </w:r>
            <w:r w:rsidRPr="005C6778" w:rsidR="006464A5">
              <w:rPr>
                <w:rFonts w:cs="Times New Roman"/>
              </w:rPr>
              <w:t>Disaggregated</w:t>
            </w:r>
            <w:r w:rsidRPr="005C6778" w:rsidR="00D77907">
              <w:rPr>
                <w:rFonts w:cs="Times New Roman"/>
              </w:rPr>
              <w:t xml:space="preserve"> to major/ minor roads)</w:t>
            </w:r>
          </w:p>
          <w:p w:rsidRPr="0034037C" w:rsidR="00C26B3D" w:rsidP="00151EF7" w:rsidRDefault="00C26B3D" w14:paraId="45D3C9B4" w14:textId="77777777">
            <w:pPr>
              <w:pStyle w:val="ListParagraph"/>
              <w:numPr>
                <w:ilvl w:val="0"/>
                <w:numId w:val="14"/>
              </w:numPr>
              <w:rPr>
                <w:rFonts w:cs="Times New Roman"/>
              </w:rPr>
            </w:pPr>
            <w:r w:rsidRPr="0034037C">
              <w:rPr>
                <w:rFonts w:cs="Times New Roman"/>
              </w:rPr>
              <w:t>Built up areas</w:t>
            </w:r>
          </w:p>
          <w:p w:rsidRPr="0034037C" w:rsidR="00C26B3D" w:rsidP="00151EF7" w:rsidRDefault="00C26B3D" w14:paraId="548AC74F" w14:textId="77777777">
            <w:pPr>
              <w:pStyle w:val="ListParagraph"/>
              <w:numPr>
                <w:ilvl w:val="0"/>
                <w:numId w:val="14"/>
              </w:numPr>
              <w:rPr>
                <w:rFonts w:cs="Times New Roman"/>
              </w:rPr>
            </w:pPr>
            <w:r w:rsidRPr="0034037C">
              <w:rPr>
                <w:rFonts w:cs="Times New Roman"/>
              </w:rPr>
              <w:t xml:space="preserve">Agriculture </w:t>
            </w:r>
          </w:p>
          <w:p w:rsidRPr="0034037C" w:rsidR="006E337C" w:rsidP="00151EF7" w:rsidRDefault="00C26B3D" w14:paraId="2C01F5FB" w14:textId="181A98CB">
            <w:pPr>
              <w:pStyle w:val="ListParagraph"/>
              <w:numPr>
                <w:ilvl w:val="0"/>
                <w:numId w:val="14"/>
              </w:numPr>
              <w:rPr>
                <w:rFonts w:cs="Times New Roman"/>
              </w:rPr>
            </w:pPr>
            <w:r w:rsidRPr="0034037C">
              <w:rPr>
                <w:rFonts w:cs="Times New Roman"/>
              </w:rPr>
              <w:t>Plantations</w:t>
            </w:r>
            <w:r w:rsidRPr="0034037C" w:rsidR="007250B3">
              <w:rPr>
                <w:rFonts w:cs="Times New Roman"/>
              </w:rPr>
              <w:t xml:space="preserve"> </w:t>
            </w:r>
          </w:p>
        </w:tc>
        <w:tc>
          <w:tcPr>
            <w:tcW w:w="1710" w:type="dxa"/>
          </w:tcPr>
          <w:p w:rsidRPr="00196AB3" w:rsidR="00BB3DFA" w:rsidP="007B622B" w:rsidRDefault="00220CF9" w14:paraId="624658A0" w14:textId="1A09E203">
            <w:pPr>
              <w:rPr>
                <w:rFonts w:cs="Times New Roman"/>
              </w:rPr>
            </w:pPr>
            <w:r w:rsidRPr="00196AB3">
              <w:rPr>
                <w:rFonts w:cs="Times New Roman"/>
              </w:rPr>
              <w:t>Identifies human influence</w:t>
            </w:r>
          </w:p>
        </w:tc>
        <w:tc>
          <w:tcPr>
            <w:tcW w:w="1600" w:type="dxa"/>
          </w:tcPr>
          <w:p w:rsidRPr="00196AB3" w:rsidR="00BB3DFA" w:rsidP="007B622B" w:rsidRDefault="00220CF9" w14:paraId="3FC2E60A" w14:textId="65ECCA74">
            <w:pPr>
              <w:rPr>
                <w:rFonts w:cs="Times New Roman"/>
              </w:rPr>
            </w:pPr>
            <w:r w:rsidRPr="00196AB3">
              <w:rPr>
                <w:rFonts w:cs="Times New Roman"/>
              </w:rPr>
              <w:t>Binary Raster Layers where 1 =</w:t>
            </w:r>
            <w:r w:rsidRPr="00196AB3" w:rsidR="00011E27">
              <w:rPr>
                <w:rFonts w:cs="Times New Roman"/>
              </w:rPr>
              <w:t xml:space="preserve"> </w:t>
            </w:r>
            <w:r w:rsidRPr="00196AB3" w:rsidR="00F80E72">
              <w:rPr>
                <w:rFonts w:cs="Times New Roman"/>
              </w:rPr>
              <w:t xml:space="preserve">presence </w:t>
            </w:r>
            <w:r w:rsidRPr="00196AB3" w:rsidR="00D37D5D">
              <w:rPr>
                <w:rFonts w:cs="Times New Roman"/>
              </w:rPr>
              <w:t>and 0</w:t>
            </w:r>
            <w:r w:rsidRPr="00196AB3" w:rsidR="00F80E72">
              <w:rPr>
                <w:rFonts w:cs="Times New Roman"/>
              </w:rPr>
              <w:t xml:space="preserve">= absence </w:t>
            </w:r>
          </w:p>
        </w:tc>
        <w:tc>
          <w:tcPr>
            <w:tcW w:w="0" w:type="auto"/>
          </w:tcPr>
          <w:p w:rsidRPr="00196AB3" w:rsidR="00BB3DFA" w:rsidP="007B622B" w:rsidRDefault="001C683D" w14:paraId="058F741D" w14:textId="4D225788">
            <w:pPr>
              <w:rPr>
                <w:rFonts w:cs="Times New Roman"/>
              </w:rPr>
            </w:pPr>
            <w:r>
              <w:rPr>
                <w:rFonts w:cs="Times New Roman"/>
              </w:rPr>
              <w:t>Disaggregated</w:t>
            </w:r>
            <w:r w:rsidRPr="00196AB3" w:rsidR="00A04AAF">
              <w:rPr>
                <w:rFonts w:cs="Times New Roman"/>
              </w:rPr>
              <w:t xml:space="preserve"> layers preferred </w:t>
            </w:r>
            <w:r w:rsidRPr="00196AB3" w:rsidR="00714E60">
              <w:rPr>
                <w:rFonts w:cs="Times New Roman"/>
              </w:rPr>
              <w:t xml:space="preserve">when </w:t>
            </w:r>
            <w:commentRangeStart w:id="55"/>
            <w:r w:rsidRPr="00196AB3" w:rsidR="00714E60">
              <w:rPr>
                <w:rFonts w:cs="Times New Roman"/>
              </w:rPr>
              <w:t>thresholding</w:t>
            </w:r>
            <w:commentRangeEnd w:id="55"/>
            <w:r w:rsidRPr="00196AB3" w:rsidR="00DF68A3">
              <w:rPr>
                <w:rStyle w:val="CommentReference"/>
                <w:rFonts w:cs="Times New Roman"/>
              </w:rPr>
              <w:commentReference w:id="55"/>
            </w:r>
            <w:r w:rsidR="00BD4CFA">
              <w:rPr>
                <w:rFonts w:cs="Times New Roman"/>
              </w:rPr>
              <w:t xml:space="preserve"> e.g. large and small roads.</w:t>
            </w:r>
          </w:p>
          <w:p w:rsidRPr="00196AB3" w:rsidR="00714E60" w:rsidP="007B622B" w:rsidRDefault="00714E60" w14:paraId="2A9C209C" w14:textId="4E841BE3">
            <w:pPr>
              <w:rPr>
                <w:rFonts w:cs="Times New Roman"/>
              </w:rPr>
            </w:pPr>
          </w:p>
        </w:tc>
        <w:tc>
          <w:tcPr>
            <w:tcW w:w="2433" w:type="dxa"/>
          </w:tcPr>
          <w:p w:rsidRPr="00196AB3" w:rsidR="00BB3DFA" w:rsidP="007B622B" w:rsidRDefault="0004221C" w14:paraId="1577D5ED" w14:textId="6BEADC2B">
            <w:pPr>
              <w:rPr>
                <w:rFonts w:cs="Times New Roman"/>
              </w:rPr>
            </w:pPr>
            <w:r>
              <w:rPr>
                <w:rFonts w:cs="Times New Roman"/>
              </w:rPr>
              <w:t xml:space="preserve">Global Alternatives; </w:t>
            </w:r>
            <w:r w:rsidRPr="00196AB3" w:rsidR="0077144C">
              <w:rPr>
                <w:rFonts w:cs="Times New Roman"/>
              </w:rPr>
              <w:t>Roads – Opens Street Map</w:t>
            </w:r>
            <w:r w:rsidR="000B40FD">
              <w:rPr>
                <w:rFonts w:cs="Times New Roman"/>
              </w:rPr>
              <w:t xml:space="preserve"> (OSM)</w:t>
            </w:r>
          </w:p>
          <w:p w:rsidRPr="00196AB3" w:rsidR="0077144C" w:rsidP="00347788" w:rsidRDefault="00D00486" w14:paraId="0E9504AB" w14:textId="706455F6">
            <w:pPr>
              <w:rPr>
                <w:rFonts w:cs="Times New Roman"/>
              </w:rPr>
            </w:pPr>
            <w:r w:rsidRPr="00196AB3">
              <w:rPr>
                <w:rFonts w:cs="Times New Roman"/>
              </w:rPr>
              <w:t xml:space="preserve">Built -up – World </w:t>
            </w:r>
            <w:r w:rsidRPr="00196AB3" w:rsidR="006464A5">
              <w:rPr>
                <w:rFonts w:cs="Times New Roman"/>
              </w:rPr>
              <w:t>Settlement</w:t>
            </w:r>
            <w:r w:rsidRPr="00196AB3">
              <w:rPr>
                <w:rFonts w:cs="Times New Roman"/>
              </w:rPr>
              <w:t xml:space="preserve"> Footprint / GHSL</w:t>
            </w:r>
          </w:p>
          <w:p w:rsidRPr="00196AB3" w:rsidR="00D00486" w:rsidP="00347788" w:rsidRDefault="00D00486" w14:paraId="32FFE766" w14:textId="7EC18CCD">
            <w:pPr>
              <w:rPr>
                <w:rFonts w:cs="Times New Roman"/>
              </w:rPr>
            </w:pPr>
          </w:p>
        </w:tc>
      </w:tr>
      <w:tr w:rsidRPr="00196AB3" w:rsidR="00DB380A" w:rsidTr="000B40FD" w14:paraId="33F19CCD" w14:textId="77777777">
        <w:tc>
          <w:tcPr>
            <w:tcW w:w="2155" w:type="dxa"/>
          </w:tcPr>
          <w:p w:rsidRPr="00196AB3" w:rsidR="00BB3DFA" w:rsidP="007B622B" w:rsidRDefault="002052AD" w14:paraId="70A635FC" w14:textId="709BC9A5">
            <w:pPr>
              <w:rPr>
                <w:rFonts w:cs="Times New Roman"/>
              </w:rPr>
            </w:pPr>
            <w:r w:rsidRPr="00196AB3">
              <w:rPr>
                <w:rFonts w:cs="Times New Roman"/>
              </w:rPr>
              <w:t xml:space="preserve">Digital </w:t>
            </w:r>
            <w:r w:rsidRPr="00196AB3" w:rsidR="00F569F8">
              <w:rPr>
                <w:rFonts w:cs="Times New Roman"/>
              </w:rPr>
              <w:t>Elevation Model</w:t>
            </w:r>
            <w:r w:rsidRPr="00196AB3">
              <w:rPr>
                <w:rFonts w:cs="Times New Roman"/>
              </w:rPr>
              <w:t xml:space="preserve"> (DEM)</w:t>
            </w:r>
          </w:p>
        </w:tc>
        <w:tc>
          <w:tcPr>
            <w:tcW w:w="1710" w:type="dxa"/>
          </w:tcPr>
          <w:p w:rsidRPr="00196AB3" w:rsidR="00BB3DFA" w:rsidP="007B622B" w:rsidRDefault="002052AD" w14:paraId="3371F8C3" w14:textId="55DA0B11">
            <w:pPr>
              <w:rPr>
                <w:rFonts w:cs="Times New Roman"/>
              </w:rPr>
            </w:pPr>
            <w:r w:rsidRPr="00196AB3">
              <w:rPr>
                <w:rFonts w:cs="Times New Roman"/>
              </w:rPr>
              <w:t>Derive slope</w:t>
            </w:r>
          </w:p>
        </w:tc>
        <w:tc>
          <w:tcPr>
            <w:tcW w:w="1600" w:type="dxa"/>
          </w:tcPr>
          <w:p w:rsidRPr="00196AB3" w:rsidR="00BB3DFA" w:rsidP="007B622B" w:rsidRDefault="00D67F7F" w14:paraId="36612031" w14:textId="5BF25075">
            <w:pPr>
              <w:rPr>
                <w:rFonts w:cs="Times New Roman"/>
              </w:rPr>
            </w:pPr>
            <w:r w:rsidRPr="00196AB3">
              <w:rPr>
                <w:rFonts w:cs="Times New Roman"/>
              </w:rPr>
              <w:t>Raster (.tif)</w:t>
            </w:r>
          </w:p>
        </w:tc>
        <w:tc>
          <w:tcPr>
            <w:tcW w:w="0" w:type="auto"/>
          </w:tcPr>
          <w:p w:rsidRPr="00196AB3" w:rsidR="00BB3DFA" w:rsidP="007B622B" w:rsidRDefault="007A6DB4" w14:paraId="01AC4665" w14:textId="6A08F835">
            <w:pPr>
              <w:rPr>
                <w:rFonts w:cs="Times New Roman"/>
              </w:rPr>
            </w:pPr>
            <w:r w:rsidRPr="00196AB3">
              <w:rPr>
                <w:rFonts w:cs="Times New Roman"/>
              </w:rPr>
              <w:t xml:space="preserve">Have sufficient resolution to </w:t>
            </w:r>
            <w:r w:rsidRPr="00196AB3">
              <w:rPr>
                <w:rFonts w:cs="Times New Roman"/>
              </w:rPr>
              <w:t>capture terrain variation</w:t>
            </w:r>
            <w:r w:rsidRPr="00196AB3" w:rsidR="00181C35">
              <w:rPr>
                <w:rFonts w:cs="Times New Roman"/>
              </w:rPr>
              <w:t>.</w:t>
            </w:r>
          </w:p>
        </w:tc>
        <w:tc>
          <w:tcPr>
            <w:tcW w:w="2433" w:type="dxa"/>
          </w:tcPr>
          <w:p w:rsidRPr="00196AB3" w:rsidR="002A63A6" w:rsidP="007B622B" w:rsidRDefault="00181C35" w14:paraId="7219FADC" w14:textId="77777777">
            <w:pPr>
              <w:rPr>
                <w:rFonts w:cs="Times New Roman"/>
              </w:rPr>
            </w:pPr>
            <w:r w:rsidRPr="00196AB3">
              <w:rPr>
                <w:rFonts w:cs="Times New Roman"/>
              </w:rPr>
              <w:t xml:space="preserve"> </w:t>
            </w:r>
            <w:r w:rsidRPr="00196AB3" w:rsidR="002A63A6">
              <w:rPr>
                <w:rFonts w:cs="Times New Roman"/>
              </w:rPr>
              <w:t>30-100 m resolution</w:t>
            </w:r>
          </w:p>
          <w:p w:rsidRPr="00196AB3" w:rsidR="00BB3DFA" w:rsidP="007B622B" w:rsidRDefault="002A63A6" w14:paraId="471CB8FD" w14:textId="0FB6FB50">
            <w:pPr>
              <w:rPr>
                <w:rFonts w:cs="Times New Roman"/>
              </w:rPr>
            </w:pPr>
            <w:r w:rsidRPr="00196AB3">
              <w:rPr>
                <w:rFonts w:cs="Times New Roman"/>
              </w:rPr>
              <w:t xml:space="preserve">Global alternatives; </w:t>
            </w:r>
            <w:r w:rsidRPr="00196AB3" w:rsidR="00F569F8">
              <w:rPr>
                <w:rFonts w:cs="Times New Roman"/>
              </w:rPr>
              <w:t>ALOS, SRTM</w:t>
            </w:r>
          </w:p>
        </w:tc>
      </w:tr>
      <w:tr w:rsidRPr="00196AB3" w:rsidR="00DB380A" w:rsidTr="000B40FD" w14:paraId="74878E2F" w14:textId="77777777">
        <w:tc>
          <w:tcPr>
            <w:tcW w:w="2155" w:type="dxa"/>
          </w:tcPr>
          <w:p w:rsidRPr="00196AB3" w:rsidR="00BB3DFA" w:rsidP="007B622B" w:rsidRDefault="002052AD" w14:paraId="5719249C" w14:textId="466B6A17">
            <w:pPr>
              <w:rPr>
                <w:rFonts w:cs="Times New Roman"/>
              </w:rPr>
            </w:pPr>
            <w:r w:rsidRPr="00196AB3">
              <w:rPr>
                <w:rFonts w:cs="Times New Roman"/>
              </w:rPr>
              <w:t xml:space="preserve"> Protected Areas</w:t>
            </w:r>
          </w:p>
        </w:tc>
        <w:tc>
          <w:tcPr>
            <w:tcW w:w="1710" w:type="dxa"/>
          </w:tcPr>
          <w:p w:rsidRPr="00196AB3" w:rsidR="00BB3DFA" w:rsidP="007B622B" w:rsidRDefault="002052AD" w14:paraId="7A9E6117" w14:textId="110C9274">
            <w:pPr>
              <w:rPr>
                <w:rFonts w:cs="Times New Roman"/>
              </w:rPr>
            </w:pPr>
            <w:r w:rsidRPr="00196AB3">
              <w:rPr>
                <w:rFonts w:cs="Times New Roman"/>
              </w:rPr>
              <w:t>Identifies legally protected forest areas</w:t>
            </w:r>
          </w:p>
        </w:tc>
        <w:tc>
          <w:tcPr>
            <w:tcW w:w="1600" w:type="dxa"/>
          </w:tcPr>
          <w:p w:rsidRPr="00196AB3" w:rsidR="00BB3DFA" w:rsidP="007B622B" w:rsidRDefault="00F569F8" w14:paraId="4462EBFD" w14:textId="5B350AB9">
            <w:pPr>
              <w:rPr>
                <w:rFonts w:cs="Times New Roman"/>
              </w:rPr>
            </w:pPr>
            <w:r w:rsidRPr="00196AB3">
              <w:rPr>
                <w:rFonts w:cs="Times New Roman"/>
              </w:rPr>
              <w:t>Raster (</w:t>
            </w:r>
            <w:r w:rsidRPr="00196AB3" w:rsidR="00D67F7F">
              <w:rPr>
                <w:rFonts w:cs="Times New Roman"/>
              </w:rPr>
              <w:t>tif)</w:t>
            </w:r>
          </w:p>
          <w:p w:rsidRPr="00196AB3" w:rsidR="000B5FA0" w:rsidP="007B622B" w:rsidRDefault="000B5FA0" w14:paraId="28FFA931" w14:textId="66D9C34D">
            <w:pPr>
              <w:rPr>
                <w:rFonts w:cs="Times New Roman"/>
              </w:rPr>
            </w:pPr>
            <w:r w:rsidRPr="00196AB3">
              <w:rPr>
                <w:rFonts w:cs="Times New Roman"/>
              </w:rPr>
              <w:t>Where 1= presence and 0= absence of protected a</w:t>
            </w:r>
            <w:r w:rsidRPr="00196AB3" w:rsidR="00D67F7F">
              <w:rPr>
                <w:rFonts w:cs="Times New Roman"/>
              </w:rPr>
              <w:t>rea</w:t>
            </w:r>
          </w:p>
        </w:tc>
        <w:tc>
          <w:tcPr>
            <w:tcW w:w="0" w:type="auto"/>
          </w:tcPr>
          <w:p w:rsidRPr="00196AB3" w:rsidR="00BB3DFA" w:rsidP="007B622B" w:rsidRDefault="004E3DC6" w14:paraId="62576595" w14:textId="4EDD3374">
            <w:pPr>
              <w:rPr>
                <w:rFonts w:cs="Times New Roman"/>
              </w:rPr>
            </w:pPr>
            <w:r w:rsidRPr="00196AB3">
              <w:rPr>
                <w:rFonts w:cs="Times New Roman"/>
              </w:rPr>
              <w:t>Should</w:t>
            </w:r>
            <w:r w:rsidR="008638EE">
              <w:rPr>
                <w:rFonts w:cs="Times New Roman"/>
              </w:rPr>
              <w:t xml:space="preserve"> capture</w:t>
            </w:r>
            <w:r w:rsidRPr="00196AB3">
              <w:rPr>
                <w:rFonts w:cs="Times New Roman"/>
              </w:rPr>
              <w:t xml:space="preserve"> IUCN</w:t>
            </w:r>
            <w:r w:rsidRPr="00196AB3" w:rsidR="00861957">
              <w:rPr>
                <w:rFonts w:cs="Times New Roman"/>
              </w:rPr>
              <w:t xml:space="preserve"> category, status and establishment </w:t>
            </w:r>
            <w:r w:rsidRPr="00196AB3" w:rsidR="00F569F8">
              <w:rPr>
                <w:rFonts w:cs="Times New Roman"/>
              </w:rPr>
              <w:t xml:space="preserve">year </w:t>
            </w:r>
            <w:r w:rsidRPr="00196AB3" w:rsidR="00152395">
              <w:rPr>
                <w:rFonts w:cs="Times New Roman"/>
              </w:rPr>
              <w:t>or country’s</w:t>
            </w:r>
            <w:r w:rsidRPr="00196AB3" w:rsidR="0087623D">
              <w:rPr>
                <w:rFonts w:cs="Times New Roman"/>
              </w:rPr>
              <w:t xml:space="preserve"> </w:t>
            </w:r>
            <w:r w:rsidRPr="00196AB3" w:rsidR="00861957">
              <w:rPr>
                <w:rFonts w:cs="Times New Roman"/>
              </w:rPr>
              <w:t>equivalent</w:t>
            </w:r>
          </w:p>
        </w:tc>
        <w:tc>
          <w:tcPr>
            <w:tcW w:w="2433" w:type="dxa"/>
          </w:tcPr>
          <w:p w:rsidRPr="00196AB3" w:rsidR="00BB3DFA" w:rsidP="007B622B" w:rsidRDefault="003252EE" w14:paraId="730A7DC3" w14:textId="1377520F">
            <w:pPr>
              <w:rPr>
                <w:rFonts w:cs="Times New Roman"/>
              </w:rPr>
            </w:pPr>
            <w:r w:rsidRPr="00196AB3">
              <w:rPr>
                <w:rFonts w:cs="Times New Roman"/>
              </w:rPr>
              <w:t xml:space="preserve"> UNEP WCMS’s </w:t>
            </w:r>
            <w:r w:rsidRPr="00196AB3" w:rsidR="00F569F8">
              <w:rPr>
                <w:rFonts w:cs="Times New Roman"/>
              </w:rPr>
              <w:t>World Database</w:t>
            </w:r>
            <w:r w:rsidRPr="00196AB3" w:rsidR="0047747E">
              <w:rPr>
                <w:rFonts w:cs="Times New Roman"/>
              </w:rPr>
              <w:t xml:space="preserve"> of </w:t>
            </w:r>
            <w:r w:rsidRPr="00196AB3" w:rsidR="00F569F8">
              <w:rPr>
                <w:rFonts w:cs="Times New Roman"/>
              </w:rPr>
              <w:t>Protected Areas</w:t>
            </w:r>
            <w:r w:rsidRPr="00196AB3" w:rsidR="0047747E">
              <w:rPr>
                <w:rFonts w:cs="Times New Roman"/>
              </w:rPr>
              <w:t xml:space="preserve"> (WDPA)</w:t>
            </w:r>
          </w:p>
        </w:tc>
      </w:tr>
      <w:tr w:rsidRPr="00196AB3" w:rsidR="00DB380A" w:rsidTr="000B40FD" w14:paraId="671F89A9" w14:textId="77777777">
        <w:tc>
          <w:tcPr>
            <w:tcW w:w="2155" w:type="dxa"/>
          </w:tcPr>
          <w:p w:rsidRPr="00196AB3" w:rsidR="00BB3DFA" w:rsidP="007B622B" w:rsidRDefault="00347002" w14:paraId="0F669418" w14:textId="0020C14F">
            <w:pPr>
              <w:rPr>
                <w:rFonts w:cs="Times New Roman"/>
              </w:rPr>
            </w:pPr>
            <w:r w:rsidRPr="00196AB3">
              <w:rPr>
                <w:rFonts w:cs="Times New Roman"/>
              </w:rPr>
              <w:t>Administrative Boundary (AOI)</w:t>
            </w:r>
          </w:p>
        </w:tc>
        <w:tc>
          <w:tcPr>
            <w:tcW w:w="1710" w:type="dxa"/>
          </w:tcPr>
          <w:p w:rsidRPr="00196AB3" w:rsidR="00BB3DFA" w:rsidP="007B622B" w:rsidRDefault="00347002" w14:paraId="6D4C094C" w14:textId="08B5834B">
            <w:pPr>
              <w:rPr>
                <w:rFonts w:cs="Times New Roman"/>
              </w:rPr>
            </w:pPr>
            <w:r w:rsidRPr="00196AB3">
              <w:rPr>
                <w:rFonts w:cs="Times New Roman"/>
              </w:rPr>
              <w:t>Defines the</w:t>
            </w:r>
            <w:r w:rsidRPr="00196AB3" w:rsidR="00586CAA">
              <w:rPr>
                <w:rFonts w:cs="Times New Roman"/>
              </w:rPr>
              <w:t xml:space="preserve"> </w:t>
            </w:r>
            <w:r w:rsidRPr="00196AB3" w:rsidR="00F569F8">
              <w:rPr>
                <w:rFonts w:cs="Times New Roman"/>
              </w:rPr>
              <w:t>computational area</w:t>
            </w:r>
            <w:r w:rsidRPr="00196AB3" w:rsidR="0089481F">
              <w:rPr>
                <w:rFonts w:cs="Times New Roman"/>
              </w:rPr>
              <w:t xml:space="preserve"> and delimits all layers consistently</w:t>
            </w:r>
          </w:p>
        </w:tc>
        <w:tc>
          <w:tcPr>
            <w:tcW w:w="1600" w:type="dxa"/>
          </w:tcPr>
          <w:p w:rsidRPr="00196AB3" w:rsidR="00BB3DFA" w:rsidP="007B622B" w:rsidRDefault="00586CAA" w14:paraId="190DABBD" w14:textId="52F69F5C">
            <w:pPr>
              <w:rPr>
                <w:rFonts w:cs="Times New Roman"/>
              </w:rPr>
            </w:pPr>
            <w:r w:rsidRPr="00196AB3">
              <w:rPr>
                <w:rFonts w:cs="Times New Roman"/>
              </w:rPr>
              <w:t xml:space="preserve">Vector </w:t>
            </w:r>
            <w:r w:rsidR="009E0043">
              <w:rPr>
                <w:rFonts w:cs="Times New Roman"/>
              </w:rPr>
              <w:t>(</w:t>
            </w:r>
            <w:r w:rsidRPr="00196AB3">
              <w:rPr>
                <w:rFonts w:cs="Times New Roman"/>
              </w:rPr>
              <w:t>.shp</w:t>
            </w:r>
            <w:r w:rsidR="009E0043">
              <w:rPr>
                <w:rFonts w:cs="Times New Roman"/>
              </w:rPr>
              <w:t>)</w:t>
            </w:r>
          </w:p>
        </w:tc>
        <w:tc>
          <w:tcPr>
            <w:tcW w:w="0" w:type="auto"/>
          </w:tcPr>
          <w:p w:rsidRPr="00196AB3" w:rsidR="00BB3DFA" w:rsidP="007B622B" w:rsidRDefault="00BB3DFA" w14:paraId="137C1F71" w14:textId="77777777">
            <w:pPr>
              <w:rPr>
                <w:rFonts w:cs="Times New Roman"/>
              </w:rPr>
            </w:pPr>
          </w:p>
        </w:tc>
        <w:tc>
          <w:tcPr>
            <w:tcW w:w="2433" w:type="dxa"/>
          </w:tcPr>
          <w:p w:rsidRPr="00196AB3" w:rsidR="00BB3DFA" w:rsidP="007B622B" w:rsidRDefault="00BB3DFA" w14:paraId="3C822057" w14:textId="460D9E3B">
            <w:pPr>
              <w:rPr>
                <w:rFonts w:cs="Times New Roman"/>
              </w:rPr>
            </w:pPr>
          </w:p>
        </w:tc>
      </w:tr>
    </w:tbl>
    <w:p w:rsidR="00DF7E0C" w:rsidP="007B622B" w:rsidRDefault="00DF7E0C" w14:paraId="3AEC9662" w14:textId="77777777">
      <w:pPr>
        <w:rPr>
          <w:rFonts w:cs="Times New Roman"/>
        </w:rPr>
      </w:pPr>
    </w:p>
    <w:p w:rsidRPr="00196AB3" w:rsidR="00DB3F34" w:rsidP="007B622B" w:rsidRDefault="00DB3F34" w14:paraId="439B80B9" w14:textId="77777777">
      <w:pPr>
        <w:rPr>
          <w:rFonts w:cs="Times New Roman"/>
        </w:rPr>
      </w:pPr>
    </w:p>
    <w:p w:rsidRPr="00196AB3" w:rsidR="00BF0BC5" w:rsidP="007B622B" w:rsidRDefault="00F431CF" w14:paraId="69C8552F" w14:textId="128D1372">
      <w:pPr>
        <w:rPr>
          <w:rFonts w:cs="Times New Roman"/>
        </w:rPr>
      </w:pPr>
      <w:r>
        <w:rPr>
          <w:noProof/>
        </w:rPr>
        <mc:AlternateContent>
          <mc:Choice Requires="wps">
            <w:drawing>
              <wp:anchor distT="0" distB="0" distL="114300" distR="114300" simplePos="0" relativeHeight="251658243" behindDoc="0" locked="0" layoutInCell="1" allowOverlap="1" wp14:anchorId="492FBD14" wp14:editId="60F5FBFF">
                <wp:simplePos x="0" y="0"/>
                <wp:positionH relativeFrom="column">
                  <wp:posOffset>0</wp:posOffset>
                </wp:positionH>
                <wp:positionV relativeFrom="paragraph">
                  <wp:posOffset>0</wp:posOffset>
                </wp:positionV>
                <wp:extent cx="1828800" cy="1828800"/>
                <wp:effectExtent l="0" t="0" r="12700" b="26035"/>
                <wp:wrapSquare wrapText="bothSides"/>
                <wp:docPr id="14431073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20000"/>
                            <a:lumOff val="80000"/>
                          </a:schemeClr>
                        </a:solidFill>
                        <a:ln w="6350">
                          <a:solidFill>
                            <a:prstClr val="black"/>
                          </a:solidFill>
                        </a:ln>
                      </wps:spPr>
                      <wps:txbx>
                        <w:txbxContent>
                          <w:p w:rsidRPr="00F431CF" w:rsidR="00F431CF" w:rsidP="00F431CF" w:rsidRDefault="00F431CF" w14:paraId="05EF1A25" w14:textId="74FF1CDA">
                            <w:pPr>
                              <w:rPr>
                                <w:rFonts w:cs="Times New Roman"/>
                                <w:b/>
                                <w:bCs/>
                              </w:rPr>
                            </w:pPr>
                            <w:r w:rsidRPr="00F431CF">
                              <w:rPr>
                                <w:rFonts w:cs="Times New Roman"/>
                                <w:b/>
                                <w:bCs/>
                              </w:rPr>
                              <w:t>N</w:t>
                            </w:r>
                            <w:r w:rsidR="00374AEE">
                              <w:rPr>
                                <w:rFonts w:cs="Times New Roman"/>
                                <w:b/>
                                <w:bCs/>
                              </w:rPr>
                              <w:t>OTE</w:t>
                            </w:r>
                            <w:r w:rsidRPr="00F431CF">
                              <w:rPr>
                                <w:rFonts w:cs="Times New Roman"/>
                                <w:b/>
                                <w:bCs/>
                              </w:rPr>
                              <w:t>:</w:t>
                            </w:r>
                          </w:p>
                          <w:p w:rsidRPr="00196AB3" w:rsidR="00F431CF" w:rsidP="007B622B" w:rsidRDefault="00F431CF" w14:paraId="5E51F34F" w14:textId="43A094EC">
                            <w:pPr>
                              <w:rPr>
                                <w:rFonts w:cs="Times New Roman"/>
                              </w:rPr>
                            </w:pPr>
                            <w:r w:rsidRPr="00196AB3">
                              <w:rPr>
                                <w:rFonts w:cs="Times New Roman"/>
                              </w:rPr>
                              <w:t>Spatial datasets are often stored in traditional formats like shapefiles</w:t>
                            </w:r>
                            <w:r>
                              <w:rPr>
                                <w:rFonts w:cs="Times New Roman"/>
                              </w:rPr>
                              <w:t>,</w:t>
                            </w:r>
                            <w:r w:rsidRPr="00196AB3">
                              <w:rPr>
                                <w:rFonts w:cs="Times New Roman"/>
                              </w:rPr>
                              <w:t xml:space="preserve"> CAD files</w:t>
                            </w:r>
                            <w:r w:rsidR="00033880">
                              <w:rPr>
                                <w:rFonts w:cs="Times New Roman"/>
                              </w:rPr>
                              <w:t xml:space="preserve"> or </w:t>
                            </w:r>
                            <w:r w:rsidRPr="00196AB3">
                              <w:rPr>
                                <w:rFonts w:cs="Times New Roman"/>
                              </w:rPr>
                              <w:t>tabular records with spatial attributes. While these formats are optimal for storage and visualization, the primary forest finder workflow requires datasets to be converted into analysis -ready formats namely;</w:t>
                            </w:r>
                          </w:p>
                          <w:p w:rsidRPr="00033880" w:rsidR="00F431CF" w:rsidP="00151EF7" w:rsidRDefault="00F431CF" w14:paraId="08F0137D" w14:textId="77777777">
                            <w:pPr>
                              <w:pStyle w:val="ListParagraph"/>
                              <w:numPr>
                                <w:ilvl w:val="0"/>
                                <w:numId w:val="15"/>
                              </w:numPr>
                              <w:rPr>
                                <w:rFonts w:cs="Times New Roman"/>
                              </w:rPr>
                            </w:pPr>
                            <w:r w:rsidRPr="00033880">
                              <w:rPr>
                                <w:rFonts w:cs="Times New Roman"/>
                              </w:rPr>
                              <w:t>Discrete features like roads, protected areas and built- up areas will be converted to raster as detailed in the next section.</w:t>
                            </w:r>
                          </w:p>
                          <w:p w:rsidRPr="00033880" w:rsidR="00F431CF" w:rsidP="00151EF7" w:rsidRDefault="00F431CF" w14:paraId="7D286A90" w14:textId="77777777">
                            <w:pPr>
                              <w:pStyle w:val="ListParagraph"/>
                              <w:numPr>
                                <w:ilvl w:val="0"/>
                                <w:numId w:val="15"/>
                              </w:numPr>
                              <w:rPr>
                                <w:rFonts w:cs="Times New Roman"/>
                              </w:rPr>
                            </w:pPr>
                            <w:r w:rsidRPr="00033880">
                              <w:rPr>
                                <w:rFonts w:cs="Times New Roman"/>
                              </w:rPr>
                              <w:t>Continuous data types like DEM will be modified to binary rasters.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w14:anchorId="7C82C0A4">
              <v:shape id="Text Box 1" style="position:absolute;margin-left:0;margin-top:0;width:2in;height:2in;z-index:251658243;visibility:visible;mso-wrap-style:none;mso-wrap-distance-left:9pt;mso-wrap-distance-top:0;mso-wrap-distance-right:9pt;mso-wrap-distance-bottom:0;mso-position-horizontal:absolute;mso-position-horizontal-relative:text;mso-position-vertical:absolute;mso-position-vertical-relative:text;v-text-anchor:top" o:spid="_x0000_s1028" fillcolor="#d9e2f3 [660]"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" w14:anchorId="492FBD14">
                <v:textbox style="mso-fit-shape-to-text:t">
                  <w:txbxContent>
                    <w:p w:rsidRPr="00F431CF" w:rsidR="00F431CF" w:rsidP="00F431CF" w:rsidRDefault="00F431CF" w14:paraId="501FEEFA" w14:textId="74FF1CDA">
                      <w:pPr>
                        <w:rPr>
                          <w:rFonts w:cs="Times New Roman"/>
                          <w:b/>
                          <w:bCs/>
                        </w:rPr>
                      </w:pPr>
                      <w:r w:rsidRPr="00F431CF">
                        <w:rPr>
                          <w:rFonts w:cs="Times New Roman"/>
                          <w:b/>
                          <w:bCs/>
                        </w:rPr>
                        <w:t>N</w:t>
                      </w:r>
                      <w:r w:rsidR="00374AEE">
                        <w:rPr>
                          <w:rFonts w:cs="Times New Roman"/>
                          <w:b/>
                          <w:bCs/>
                        </w:rPr>
                        <w:t>OTE</w:t>
                      </w:r>
                      <w:r w:rsidRPr="00F431CF">
                        <w:rPr>
                          <w:rFonts w:cs="Times New Roman"/>
                          <w:b/>
                          <w:bCs/>
                        </w:rPr>
                        <w:t>:</w:t>
                      </w:r>
                    </w:p>
                    <w:p w:rsidRPr="00196AB3" w:rsidR="00F431CF" w:rsidP="007B622B" w:rsidRDefault="00F431CF" w14:paraId="32B19585" w14:textId="43A094EC">
                      <w:pPr>
                        <w:rPr>
                          <w:rFonts w:cs="Times New Roman"/>
                        </w:rPr>
                      </w:pPr>
                      <w:r w:rsidRPr="00196AB3">
                        <w:rPr>
                          <w:rFonts w:cs="Times New Roman"/>
                        </w:rPr>
                        <w:t>Spatial datasets are often stored in traditional formats like shapefiles</w:t>
                      </w:r>
                      <w:r>
                        <w:rPr>
                          <w:rFonts w:cs="Times New Roman"/>
                        </w:rPr>
                        <w:t>,</w:t>
                      </w:r>
                      <w:r w:rsidRPr="00196AB3">
                        <w:rPr>
                          <w:rFonts w:cs="Times New Roman"/>
                        </w:rPr>
                        <w:t xml:space="preserve"> CAD files</w:t>
                      </w:r>
                      <w:r w:rsidR="00033880">
                        <w:rPr>
                          <w:rFonts w:cs="Times New Roman"/>
                        </w:rPr>
                        <w:t xml:space="preserve"> or </w:t>
                      </w:r>
                      <w:r w:rsidRPr="00196AB3">
                        <w:rPr>
                          <w:rFonts w:cs="Times New Roman"/>
                        </w:rPr>
                        <w:t>tabular records with spatial attributes. While these formats are optimal for storage and visualization, the primary forest finder workflow requires datasets to be converted into analysis -ready formats namely;</w:t>
                      </w:r>
                    </w:p>
                    <w:p w:rsidRPr="00033880" w:rsidR="00F431CF" w:rsidP="00151EF7" w:rsidRDefault="00F431CF" w14:paraId="2D2783B4" w14:textId="77777777">
                      <w:pPr>
                        <w:pStyle w:val="ListParagraph"/>
                        <w:numPr>
                          <w:ilvl w:val="0"/>
                          <w:numId w:val="15"/>
                        </w:numPr>
                        <w:rPr>
                          <w:rFonts w:cs="Times New Roman"/>
                        </w:rPr>
                      </w:pPr>
                      <w:r w:rsidRPr="00033880">
                        <w:rPr>
                          <w:rFonts w:cs="Times New Roman"/>
                        </w:rPr>
                        <w:t>Discrete features like roads, protected areas and built- up areas will be converted to raster as detailed in the next section.</w:t>
                      </w:r>
                    </w:p>
                    <w:p w:rsidRPr="00033880" w:rsidR="00F431CF" w:rsidP="00151EF7" w:rsidRDefault="00F431CF" w14:paraId="0F7B3A78" w14:textId="77777777">
                      <w:pPr>
                        <w:pStyle w:val="ListParagraph"/>
                        <w:numPr>
                          <w:ilvl w:val="0"/>
                          <w:numId w:val="15"/>
                        </w:numPr>
                        <w:rPr>
                          <w:rFonts w:cs="Times New Roman"/>
                        </w:rPr>
                      </w:pPr>
                      <w:r w:rsidRPr="00033880">
                        <w:rPr>
                          <w:rFonts w:cs="Times New Roman"/>
                        </w:rPr>
                        <w:t>Continuous data types like DEM will be modified to binary rasters.</w:t>
                      </w:r>
                    </w:p>
                  </w:txbxContent>
                </v:textbox>
                <w10:wrap type="square"/>
              </v:shape>
            </w:pict>
          </mc:Fallback>
        </mc:AlternateContent>
      </w:r>
    </w:p>
    <w:p w:rsidRPr="00196AB3" w:rsidR="00831812" w:rsidP="007B622B" w:rsidRDefault="00831812" w14:paraId="54D32B85" w14:textId="77777777">
      <w:pPr>
        <w:rPr>
          <w:rFonts w:cs="Times New Roman"/>
        </w:rPr>
      </w:pPr>
    </w:p>
    <w:p w:rsidRPr="00196AB3" w:rsidR="00831812" w:rsidP="007B622B" w:rsidRDefault="00831812" w14:paraId="6D02CF7D" w14:textId="77777777">
      <w:pPr>
        <w:rPr>
          <w:rFonts w:cs="Times New Roman"/>
        </w:rPr>
      </w:pPr>
    </w:p>
    <w:p w:rsidRPr="00196AB3" w:rsidR="00831812" w:rsidP="007B622B" w:rsidRDefault="00831812" w14:paraId="449D63FE" w14:textId="77777777">
      <w:pPr>
        <w:rPr>
          <w:rFonts w:cs="Times New Roman"/>
        </w:rPr>
      </w:pPr>
    </w:p>
    <w:p w:rsidRPr="00196AB3" w:rsidR="00831812" w:rsidP="007B622B" w:rsidRDefault="00831812" w14:paraId="78BC954D" w14:textId="77777777">
      <w:pPr>
        <w:rPr>
          <w:rFonts w:cs="Times New Roman"/>
        </w:rPr>
      </w:pPr>
    </w:p>
    <w:p w:rsidRPr="00196AB3" w:rsidR="00831812" w:rsidP="007B622B" w:rsidRDefault="00831812" w14:paraId="46CE2311" w14:textId="77777777">
      <w:pPr>
        <w:rPr>
          <w:rFonts w:cs="Times New Roman"/>
        </w:rPr>
      </w:pPr>
    </w:p>
    <w:p w:rsidRPr="00196AB3" w:rsidR="00831812" w:rsidP="007B622B" w:rsidRDefault="00831812" w14:paraId="1B690BEC" w14:textId="77777777">
      <w:pPr>
        <w:rPr>
          <w:rFonts w:cs="Times New Roman"/>
        </w:rPr>
      </w:pPr>
    </w:p>
    <w:p w:rsidRPr="00196AB3" w:rsidR="00831812" w:rsidP="007B622B" w:rsidRDefault="00831812" w14:paraId="6A05071C" w14:textId="77777777">
      <w:pPr>
        <w:rPr>
          <w:rFonts w:cs="Times New Roman"/>
        </w:rPr>
      </w:pPr>
    </w:p>
    <w:p w:rsidRPr="00196AB3" w:rsidR="00831812" w:rsidP="007B622B" w:rsidRDefault="00831812" w14:paraId="26EA4B54" w14:textId="77777777">
      <w:pPr>
        <w:rPr>
          <w:rFonts w:cs="Times New Roman"/>
        </w:rPr>
      </w:pPr>
    </w:p>
    <w:p w:rsidRPr="00196AB3" w:rsidR="00831812" w:rsidP="007B622B" w:rsidRDefault="00831812" w14:paraId="366306B2" w14:textId="77777777">
      <w:pPr>
        <w:rPr>
          <w:rFonts w:cs="Times New Roman"/>
        </w:rPr>
      </w:pPr>
    </w:p>
    <w:p w:rsidRPr="00196AB3" w:rsidR="00831812" w:rsidP="007B622B" w:rsidRDefault="00831812" w14:paraId="204B4200" w14:textId="77777777">
      <w:pPr>
        <w:rPr>
          <w:rFonts w:cs="Times New Roman"/>
        </w:rPr>
      </w:pPr>
    </w:p>
    <w:p w:rsidRPr="00196AB3" w:rsidR="00831812" w:rsidP="007B622B" w:rsidRDefault="00831812" w14:paraId="7F493780" w14:textId="77777777">
      <w:pPr>
        <w:rPr>
          <w:rFonts w:cs="Times New Roman"/>
        </w:rPr>
      </w:pPr>
    </w:p>
    <w:p w:rsidRPr="00196AB3" w:rsidR="00831812" w:rsidP="007B622B" w:rsidRDefault="00831812" w14:paraId="41512342" w14:textId="77777777">
      <w:pPr>
        <w:rPr>
          <w:rFonts w:cs="Times New Roman"/>
        </w:rPr>
      </w:pPr>
    </w:p>
    <w:p w:rsidRPr="00196AB3" w:rsidR="00831812" w:rsidP="007B622B" w:rsidRDefault="00831812" w14:paraId="51928B29" w14:textId="77777777">
      <w:pPr>
        <w:rPr>
          <w:rFonts w:cs="Times New Roman"/>
        </w:rPr>
      </w:pPr>
    </w:p>
    <w:p w:rsidR="00435327" w:rsidP="000B04B4" w:rsidRDefault="00033880" w14:paraId="486C0352" w14:textId="70709699">
      <w:pPr>
        <w:pStyle w:val="Heading1"/>
      </w:pPr>
      <w:bookmarkStart w:name="_Ref216863445" w:id="56"/>
      <w:bookmarkStart w:name="_Toc216949296" w:id="57"/>
      <w:r>
        <w:t>4.</w:t>
      </w:r>
      <w:r w:rsidR="003731D5">
        <w:t>1</w:t>
      </w:r>
      <w:r w:rsidR="00001645">
        <w:t xml:space="preserve">. </w:t>
      </w:r>
      <w:r w:rsidRPr="00196AB3" w:rsidR="00831812">
        <w:t>Data Preparation</w:t>
      </w:r>
      <w:bookmarkEnd w:id="56"/>
      <w:bookmarkEnd w:id="57"/>
    </w:p>
    <w:p w:rsidRPr="00E23707" w:rsidR="00E23707" w:rsidP="00E23707" w:rsidRDefault="00E23707" w14:paraId="162A8414" w14:textId="77777777"/>
    <w:p w:rsidRPr="00196AB3" w:rsidR="00D7125E" w:rsidP="00451564" w:rsidRDefault="00FA5DB6" w14:paraId="01054ED4" w14:textId="5FE893C9">
      <w:pPr>
        <w:rPr>
          <w:rFonts w:cs="Times New Roman"/>
        </w:rPr>
      </w:pPr>
      <w:r w:rsidRPr="00196AB3">
        <w:rPr>
          <w:rFonts w:cs="Times New Roman"/>
        </w:rPr>
        <w:t xml:space="preserve">This </w:t>
      </w:r>
      <w:r w:rsidR="00435327">
        <w:rPr>
          <w:rFonts w:cs="Times New Roman"/>
        </w:rPr>
        <w:t xml:space="preserve">chapter guides users in the preparation of </w:t>
      </w:r>
      <w:r w:rsidR="000B04B4">
        <w:rPr>
          <w:rFonts w:cs="Times New Roman"/>
        </w:rPr>
        <w:t xml:space="preserve">analysis-ready data layers to be </w:t>
      </w:r>
      <w:r w:rsidRPr="00196AB3" w:rsidR="00C36320">
        <w:rPr>
          <w:rFonts w:cs="Times New Roman"/>
        </w:rPr>
        <w:t>use</w:t>
      </w:r>
      <w:r w:rsidR="000B04B4">
        <w:rPr>
          <w:rFonts w:cs="Times New Roman"/>
        </w:rPr>
        <w:t>d</w:t>
      </w:r>
      <w:r w:rsidRPr="00196AB3" w:rsidR="00C36320">
        <w:rPr>
          <w:rFonts w:cs="Times New Roman"/>
        </w:rPr>
        <w:t xml:space="preserve"> in the </w:t>
      </w:r>
      <w:r w:rsidR="000B04B4">
        <w:rPr>
          <w:rFonts w:cs="Times New Roman"/>
        </w:rPr>
        <w:t xml:space="preserve">QGIS </w:t>
      </w:r>
      <w:r w:rsidRPr="00196AB3" w:rsidR="00C36320">
        <w:rPr>
          <w:rFonts w:cs="Times New Roman"/>
        </w:rPr>
        <w:t>Primary Fores</w:t>
      </w:r>
      <w:r w:rsidR="000B04B4">
        <w:rPr>
          <w:rFonts w:cs="Times New Roman"/>
        </w:rPr>
        <w:t>t</w:t>
      </w:r>
      <w:r w:rsidRPr="00196AB3" w:rsidR="00C36320">
        <w:rPr>
          <w:rFonts w:cs="Times New Roman"/>
        </w:rPr>
        <w:t xml:space="preserve"> Workflow</w:t>
      </w:r>
      <w:r w:rsidRPr="00196AB3" w:rsidR="00095BAA">
        <w:rPr>
          <w:rFonts w:cs="Times New Roman"/>
        </w:rPr>
        <w:t xml:space="preserve"> </w:t>
      </w:r>
    </w:p>
    <w:p w:rsidRPr="00196AB3" w:rsidR="00C72FCC" w:rsidP="00451564" w:rsidRDefault="007D0779" w14:paraId="635DE461" w14:textId="753674AF">
      <w:pPr>
        <w:rPr>
          <w:rFonts w:cs="Times New Roman"/>
        </w:rPr>
      </w:pPr>
      <w:r w:rsidRPr="00196AB3">
        <w:rPr>
          <w:rFonts w:cs="Times New Roman"/>
        </w:rPr>
        <w:t>All steps will be demonstrated</w:t>
      </w:r>
      <w:r w:rsidR="0023632C">
        <w:rPr>
          <w:rFonts w:cs="Times New Roman"/>
        </w:rPr>
        <w:t xml:space="preserve"> with QGIS</w:t>
      </w:r>
      <w:r w:rsidR="003D331B">
        <w:rPr>
          <w:rFonts w:cs="Times New Roman"/>
        </w:rPr>
        <w:t xml:space="preserve"> version 3.30.2</w:t>
      </w:r>
      <w:r w:rsidR="00CC450C">
        <w:rPr>
          <w:rFonts w:cs="Times New Roman"/>
        </w:rPr>
        <w:t xml:space="preserve"> using</w:t>
      </w:r>
      <w:r w:rsidRPr="00196AB3">
        <w:rPr>
          <w:rFonts w:cs="Times New Roman"/>
        </w:rPr>
        <w:t xml:space="preserve"> Ecuador as example</w:t>
      </w:r>
      <w:r w:rsidR="00C7506B">
        <w:rPr>
          <w:rFonts w:cs="Times New Roman"/>
        </w:rPr>
        <w:t>.</w:t>
      </w:r>
    </w:p>
    <w:p w:rsidR="003A5FE7" w:rsidP="00451564" w:rsidRDefault="00C87EBD" w14:paraId="6103953E" w14:textId="716A0655">
      <w:pPr>
        <w:rPr>
          <w:rFonts w:cs="Times New Roman"/>
        </w:rPr>
      </w:pPr>
      <w:r>
        <w:rPr>
          <w:rFonts w:cs="Times New Roman"/>
        </w:rPr>
        <w:t>The decision tree illustrated below</w:t>
      </w:r>
      <w:r w:rsidR="00413972">
        <w:rPr>
          <w:rFonts w:cs="Times New Roman"/>
        </w:rPr>
        <w:t xml:space="preserve"> can help </w:t>
      </w:r>
      <w:r w:rsidR="00EB7FAC">
        <w:rPr>
          <w:rFonts w:cs="Times New Roman"/>
        </w:rPr>
        <w:t>guide assess the appropriate actions</w:t>
      </w:r>
      <w:r w:rsidR="00BB05E8">
        <w:rPr>
          <w:rFonts w:cs="Times New Roman"/>
        </w:rPr>
        <w:t xml:space="preserve"> to be taken depending on the nature of their datasets.</w:t>
      </w:r>
    </w:p>
    <w:p w:rsidR="00E23707" w:rsidP="00451564" w:rsidRDefault="006D0E8F" w14:paraId="22B1AE01" w14:textId="001E6DC8">
      <w:pPr>
        <w:rPr>
          <w:rFonts w:cs="Times New Roman"/>
        </w:rPr>
      </w:pPr>
      <w:r>
        <w:rPr>
          <w:rFonts w:cs="Times New Roman"/>
        </w:rPr>
        <w:t xml:space="preserve"> </w:t>
      </w:r>
    </w:p>
    <w:p w:rsidR="002C014B" w:rsidP="00451564" w:rsidRDefault="00E23707" w14:paraId="216832D1" w14:textId="5023FF9E">
      <w:pPr>
        <w:rPr>
          <w:rFonts w:cs="Times New Roman"/>
        </w:rPr>
      </w:pPr>
      <w:r>
        <w:rPr>
          <w:noProof/>
        </w:rPr>
        <mc:AlternateContent>
          <mc:Choice Requires="wps">
            <w:drawing>
              <wp:anchor distT="0" distB="0" distL="114300" distR="114300" simplePos="0" relativeHeight="251658283" behindDoc="0" locked="0" layoutInCell="1" allowOverlap="1" wp14:anchorId="10123508" wp14:editId="25892536">
                <wp:simplePos x="0" y="0"/>
                <wp:positionH relativeFrom="column">
                  <wp:posOffset>0</wp:posOffset>
                </wp:positionH>
                <wp:positionV relativeFrom="paragraph">
                  <wp:posOffset>288290</wp:posOffset>
                </wp:positionV>
                <wp:extent cx="1828800" cy="1828800"/>
                <wp:effectExtent l="0" t="0" r="12700" b="14605"/>
                <wp:wrapSquare wrapText="bothSides"/>
                <wp:docPr id="20378215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2">
                            <a:lumMod val="20000"/>
                            <a:lumOff val="80000"/>
                          </a:schemeClr>
                        </a:solidFill>
                        <a:ln w="6350">
                          <a:solidFill>
                            <a:prstClr val="black"/>
                          </a:solidFill>
                        </a:ln>
                      </wps:spPr>
                      <wps:txbx>
                        <w:txbxContent>
                          <w:p w:rsidRPr="002F4D0F" w:rsidR="00E23707" w:rsidP="00E23707" w:rsidRDefault="00CD7403" w14:paraId="441E0EA1" w14:textId="4EEEBA35">
                            <w:pPr>
                              <w:rPr>
                                <w:rFonts w:cs="Times New Roman"/>
                                <w:noProof/>
                              </w:rPr>
                            </w:pPr>
                            <w:r w:rsidRPr="00CD7403">
                              <w:rPr>
                                <w:rFonts w:cs="Times New Roman"/>
                                <w:b/>
                                <w:bCs/>
                              </w:rPr>
                              <w:t>WARNING</w:t>
                            </w:r>
                            <w:r w:rsidRPr="00CA3085">
                              <w:rPr>
                                <w:rFonts w:cs="Times New Roman"/>
                                <w:b/>
                                <w:bCs/>
                              </w:rPr>
                              <w:t>:</w:t>
                            </w:r>
                            <w:r w:rsidRPr="00CA3085" w:rsidR="00E23707">
                              <w:rPr>
                                <w:rFonts w:cs="Times New Roman"/>
                                <w:b/>
                                <w:bCs/>
                              </w:rPr>
                              <w:t xml:space="preserve"> All datasets, whether global or national, must be harmonized into standard and compatible formats including coordinate systems, data types and spatial extents. Small inconsistencies can cause misalignment, inaccurate thresholding, or incorrect computation.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w14:anchorId="563E7374">
              <v:shape id="_x0000_s1029" style="position:absolute;margin-left:0;margin-top:22.7pt;width:2in;height:2in;z-index:251658283;visibility:visible;mso-wrap-style:none;mso-wrap-distance-left:9pt;mso-wrap-distance-top:0;mso-wrap-distance-right:9pt;mso-wrap-distance-bottom:0;mso-position-horizontal:absolute;mso-position-horizontal-relative:text;mso-position-vertical:absolute;mso-position-vertical-relative:text;v-text-anchor:top" fillcolor="#fbe4d5 [66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" w14:anchorId="10123508">
                <v:textbox style="mso-fit-shape-to-text:t">
                  <w:txbxContent>
                    <w:p w:rsidRPr="002F4D0F" w:rsidR="00E23707" w:rsidP="00E23707" w:rsidRDefault="00CD7403" w14:paraId="62D225CF" w14:textId="4EEEBA35">
                      <w:pPr>
                        <w:rPr>
                          <w:rFonts w:cs="Times New Roman"/>
                          <w:noProof/>
                        </w:rPr>
                      </w:pPr>
                      <w:r w:rsidRPr="00CD7403">
                        <w:rPr>
                          <w:rFonts w:cs="Times New Roman"/>
                          <w:b/>
                          <w:bCs/>
                        </w:rPr>
                        <w:t>WARNING</w:t>
                      </w:r>
                      <w:r w:rsidRPr="00CA3085">
                        <w:rPr>
                          <w:rFonts w:cs="Times New Roman"/>
                          <w:b/>
                          <w:bCs/>
                        </w:rPr>
                        <w:t>:</w:t>
                      </w:r>
                      <w:r w:rsidRPr="00CA3085" w:rsidR="00E23707">
                        <w:rPr>
                          <w:rFonts w:cs="Times New Roman"/>
                          <w:b/>
                          <w:bCs/>
                        </w:rPr>
                        <w:t xml:space="preserve"> All datasets, whether global or national, must be harmonized into standard and compatible formats including coordinate systems, data types and spatial extents. Small inconsistencies can cause misalignment, inaccurate thresholding, or incorrect computation.</w:t>
                      </w:r>
                    </w:p>
                  </w:txbxContent>
                </v:textbox>
                <w10:wrap type="square"/>
              </v:shape>
            </w:pict>
          </mc:Fallback>
        </mc:AlternateContent>
      </w:r>
    </w:p>
    <w:p w:rsidR="002C014B" w:rsidRDefault="002C014B" w14:paraId="3AB453FB" w14:textId="669EE364">
      <w:pPr>
        <w:rPr>
          <w:rFonts w:cs="Times New Roman"/>
        </w:rPr>
      </w:pPr>
      <w:r>
        <w:rPr>
          <w:rFonts w:cs="Times New Roman"/>
        </w:rPr>
        <w:br w:type="page"/>
      </w:r>
    </w:p>
    <w:p w:rsidR="006D0E8F" w:rsidP="00451564" w:rsidRDefault="00464374" w14:paraId="0FF3CAD1" w14:textId="2131E91C">
      <w:pPr>
        <w:rPr>
          <w:rFonts w:cs="Times New Roman"/>
        </w:rPr>
      </w:pPr>
      <w:r>
        <w:rPr>
          <w:rFonts w:cs="Times New Roman"/>
          <w:noProof/>
        </w:rPr>
        <mc:AlternateContent>
          <mc:Choice Requires="wps">
            <w:drawing>
              <wp:anchor distT="0" distB="0" distL="114300" distR="114300" simplePos="0" relativeHeight="251658282" behindDoc="0" locked="0" layoutInCell="1" allowOverlap="1" wp14:anchorId="68099D08" wp14:editId="1E0519B0">
                <wp:simplePos x="0" y="0"/>
                <wp:positionH relativeFrom="margin">
                  <wp:posOffset>-427383</wp:posOffset>
                </wp:positionH>
                <wp:positionV relativeFrom="paragraph">
                  <wp:posOffset>-298174</wp:posOffset>
                </wp:positionV>
                <wp:extent cx="7066721" cy="8090452"/>
                <wp:effectExtent l="0" t="0" r="20320" b="25400"/>
                <wp:wrapNone/>
                <wp:docPr id="227064226" name="Text Box 1"/>
                <wp:cNvGraphicFramePr/>
                <a:graphic xmlns:a="http://schemas.openxmlformats.org/drawingml/2006/main">
                  <a:graphicData uri="http://schemas.microsoft.com/office/word/2010/wordprocessingShape">
                    <wps:wsp>
                      <wps:cNvSpPr txBox="1"/>
                      <wps:spPr>
                        <a:xfrm>
                          <a:off x="0" y="0"/>
                          <a:ext cx="7066721" cy="8090452"/>
                        </a:xfrm>
                        <a:prstGeom prst="rect">
                          <a:avLst/>
                        </a:prstGeom>
                        <a:solidFill>
                          <a:schemeClr val="lt1"/>
                        </a:solidFill>
                        <a:ln w="6350">
                          <a:solidFill>
                            <a:prstClr val="black"/>
                          </a:solidFill>
                        </a:ln>
                      </wps:spPr>
                      <wps:txbx>
                        <w:txbxContent>
                          <w:p w:rsidR="00C50EE6" w:rsidRDefault="00C50EE6" w14:paraId="2E271855" w14:textId="4448E676">
                            <w:r>
                              <w:rPr>
                                <w:noProof/>
                              </w:rPr>
                              <w:drawing>
                                <wp:inline distT="0" distB="0" distL="0" distR="0" wp14:anchorId="3BBE2505" wp14:editId="53D52ED8">
                                  <wp:extent cx="8377228" cy="10841747"/>
                                  <wp:effectExtent l="0" t="0" r="5080" b="0"/>
                                  <wp:docPr id="74885045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0451" name="Picture 2"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8427324" cy="109065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1B1CB4D">
              <v:shape id="_x0000_s1030" style="position:absolute;margin-left:-33.65pt;margin-top:-23.5pt;width:556.45pt;height:637.05pt;z-index:2516582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" w14:anchorId="68099D08">
                <v:textbox>
                  <w:txbxContent>
                    <w:p w:rsidR="00C50EE6" w:rsidRDefault="00C50EE6" w14:paraId="0A37501D" w14:textId="4448E676">
                      <w:r>
                        <w:rPr>
                          <w:noProof/>
                        </w:rPr>
                        <w:drawing>
                          <wp:inline distT="0" distB="0" distL="0" distR="0" wp14:anchorId="1DEE1386" wp14:editId="53D52ED8">
                            <wp:extent cx="8377228" cy="10841747"/>
                            <wp:effectExtent l="0" t="0" r="5080" b="0"/>
                            <wp:docPr id="11137536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0451" name="Picture 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8427324" cy="10906581"/>
                                    </a:xfrm>
                                    <a:prstGeom prst="rect">
                                      <a:avLst/>
                                    </a:prstGeom>
                                  </pic:spPr>
                                </pic:pic>
                              </a:graphicData>
                            </a:graphic>
                          </wp:inline>
                        </w:drawing>
                      </w:r>
                    </w:p>
                  </w:txbxContent>
                </v:textbox>
                <w10:wrap anchorx="margin"/>
              </v:shape>
            </w:pict>
          </mc:Fallback>
        </mc:AlternateContent>
      </w:r>
    </w:p>
    <w:p w:rsidR="00C87EBD" w:rsidP="00451564" w:rsidRDefault="00C87EBD" w14:paraId="018E3AAC" w14:textId="77777777">
      <w:pPr>
        <w:rPr>
          <w:rFonts w:cs="Times New Roman"/>
        </w:rPr>
      </w:pPr>
    </w:p>
    <w:p w:rsidR="00C87EBD" w:rsidP="00451564" w:rsidRDefault="00C87EBD" w14:paraId="2D4EB1AA" w14:textId="77777777">
      <w:pPr>
        <w:rPr>
          <w:rFonts w:cs="Times New Roman"/>
        </w:rPr>
      </w:pPr>
    </w:p>
    <w:p w:rsidR="00C87EBD" w:rsidP="00451564" w:rsidRDefault="00C87EBD" w14:paraId="5ECA2DF0" w14:textId="77777777">
      <w:pPr>
        <w:rPr>
          <w:rFonts w:cs="Times New Roman"/>
        </w:rPr>
      </w:pPr>
    </w:p>
    <w:p w:rsidR="00C87EBD" w:rsidP="00451564" w:rsidRDefault="00C87EBD" w14:paraId="022FCD65" w14:textId="77777777">
      <w:pPr>
        <w:rPr>
          <w:rFonts w:cs="Times New Roman"/>
        </w:rPr>
      </w:pPr>
    </w:p>
    <w:p w:rsidR="00C87EBD" w:rsidP="00451564" w:rsidRDefault="00C87EBD" w14:paraId="0984A56E" w14:textId="77777777">
      <w:pPr>
        <w:rPr>
          <w:rFonts w:cs="Times New Roman"/>
        </w:rPr>
      </w:pPr>
    </w:p>
    <w:p w:rsidR="00C87EBD" w:rsidP="00451564" w:rsidRDefault="00C87EBD" w14:paraId="4C8E3003" w14:textId="77777777">
      <w:pPr>
        <w:rPr>
          <w:rFonts w:cs="Times New Roman"/>
        </w:rPr>
      </w:pPr>
    </w:p>
    <w:p w:rsidR="00C87EBD" w:rsidP="00451564" w:rsidRDefault="00C87EBD" w14:paraId="4FA56E02" w14:textId="77777777">
      <w:pPr>
        <w:rPr>
          <w:rFonts w:cs="Times New Roman"/>
        </w:rPr>
      </w:pPr>
    </w:p>
    <w:p w:rsidR="00C87EBD" w:rsidP="00451564" w:rsidRDefault="00C87EBD" w14:paraId="21502536" w14:textId="77777777">
      <w:pPr>
        <w:rPr>
          <w:rFonts w:cs="Times New Roman"/>
        </w:rPr>
      </w:pPr>
    </w:p>
    <w:p w:rsidR="00C87EBD" w:rsidP="00451564" w:rsidRDefault="00C87EBD" w14:paraId="76827070" w14:textId="77777777">
      <w:pPr>
        <w:rPr>
          <w:rFonts w:cs="Times New Roman"/>
        </w:rPr>
      </w:pPr>
    </w:p>
    <w:p w:rsidR="00C87EBD" w:rsidP="00451564" w:rsidRDefault="00C87EBD" w14:paraId="4A0F9179" w14:textId="77777777">
      <w:pPr>
        <w:rPr>
          <w:rFonts w:cs="Times New Roman"/>
        </w:rPr>
      </w:pPr>
    </w:p>
    <w:p w:rsidR="00C87EBD" w:rsidP="00451564" w:rsidRDefault="00C87EBD" w14:paraId="5F9BA6CF" w14:textId="77777777">
      <w:pPr>
        <w:rPr>
          <w:rFonts w:cs="Times New Roman"/>
        </w:rPr>
      </w:pPr>
    </w:p>
    <w:p w:rsidR="00C87EBD" w:rsidP="00451564" w:rsidRDefault="00C87EBD" w14:paraId="54626D35" w14:textId="77777777">
      <w:pPr>
        <w:rPr>
          <w:rFonts w:cs="Times New Roman"/>
        </w:rPr>
      </w:pPr>
    </w:p>
    <w:p w:rsidR="00C87EBD" w:rsidP="00451564" w:rsidRDefault="00C87EBD" w14:paraId="45784A4A" w14:textId="77777777">
      <w:pPr>
        <w:rPr>
          <w:rFonts w:cs="Times New Roman"/>
        </w:rPr>
      </w:pPr>
    </w:p>
    <w:p w:rsidR="00C87EBD" w:rsidP="00451564" w:rsidRDefault="00C87EBD" w14:paraId="0FD11D6B" w14:textId="77777777">
      <w:pPr>
        <w:rPr>
          <w:rFonts w:cs="Times New Roman"/>
        </w:rPr>
      </w:pPr>
    </w:p>
    <w:p w:rsidR="00C87EBD" w:rsidP="00451564" w:rsidRDefault="00C87EBD" w14:paraId="297E33D5" w14:textId="77777777">
      <w:pPr>
        <w:rPr>
          <w:rFonts w:cs="Times New Roman"/>
        </w:rPr>
      </w:pPr>
    </w:p>
    <w:p w:rsidR="00C87EBD" w:rsidP="00451564" w:rsidRDefault="00C87EBD" w14:paraId="6A8DA672" w14:textId="77777777">
      <w:pPr>
        <w:rPr>
          <w:rFonts w:cs="Times New Roman"/>
        </w:rPr>
      </w:pPr>
    </w:p>
    <w:p w:rsidR="00C87EBD" w:rsidP="00451564" w:rsidRDefault="00C87EBD" w14:paraId="02BBF8A9" w14:textId="77777777">
      <w:pPr>
        <w:rPr>
          <w:rFonts w:cs="Times New Roman"/>
        </w:rPr>
      </w:pPr>
    </w:p>
    <w:p w:rsidR="00C87EBD" w:rsidP="00451564" w:rsidRDefault="00C87EBD" w14:paraId="115959A3" w14:textId="77777777">
      <w:pPr>
        <w:rPr>
          <w:rFonts w:cs="Times New Roman"/>
        </w:rPr>
      </w:pPr>
    </w:p>
    <w:p w:rsidR="002C014B" w:rsidP="00451564" w:rsidRDefault="002C014B" w14:paraId="05FEB50B" w14:textId="77777777">
      <w:pPr>
        <w:rPr>
          <w:rFonts w:cs="Times New Roman"/>
        </w:rPr>
      </w:pPr>
    </w:p>
    <w:p w:rsidR="002C014B" w:rsidP="00451564" w:rsidRDefault="002C014B" w14:paraId="5CCF1E20" w14:textId="77777777">
      <w:pPr>
        <w:rPr>
          <w:rFonts w:cs="Times New Roman"/>
        </w:rPr>
      </w:pPr>
    </w:p>
    <w:p w:rsidR="002C014B" w:rsidP="00451564" w:rsidRDefault="002C014B" w14:paraId="3D2573B9" w14:textId="77777777">
      <w:pPr>
        <w:rPr>
          <w:rFonts w:cs="Times New Roman"/>
        </w:rPr>
      </w:pPr>
    </w:p>
    <w:p w:rsidR="002C014B" w:rsidP="00451564" w:rsidRDefault="002C014B" w14:paraId="75B27B98" w14:textId="77777777">
      <w:pPr>
        <w:rPr>
          <w:rFonts w:cs="Times New Roman"/>
        </w:rPr>
      </w:pPr>
    </w:p>
    <w:p w:rsidR="002C014B" w:rsidP="00451564" w:rsidRDefault="002C014B" w14:paraId="39AEDDF2" w14:textId="77777777">
      <w:pPr>
        <w:rPr>
          <w:rFonts w:cs="Times New Roman"/>
        </w:rPr>
      </w:pPr>
    </w:p>
    <w:p w:rsidR="00C87EBD" w:rsidP="00451564" w:rsidRDefault="00C87EBD" w14:paraId="77A43DD2" w14:textId="77777777">
      <w:pPr>
        <w:rPr>
          <w:rFonts w:cs="Times New Roman"/>
        </w:rPr>
      </w:pPr>
    </w:p>
    <w:p w:rsidR="00C87EBD" w:rsidP="00451564" w:rsidRDefault="00C87EBD" w14:paraId="1926578F" w14:textId="77777777">
      <w:pPr>
        <w:rPr>
          <w:rFonts w:cs="Times New Roman"/>
        </w:rPr>
      </w:pPr>
    </w:p>
    <w:p w:rsidR="00410E15" w:rsidP="00410E15" w:rsidRDefault="00410E15" w14:paraId="44B72917" w14:textId="793B9B46">
      <w:pPr>
        <w:pStyle w:val="Caption"/>
      </w:pPr>
      <w:r>
        <w:t xml:space="preserve">Figure </w:t>
      </w:r>
      <w:r>
        <w:fldChar w:fldCharType="begin"/>
      </w:r>
      <w:r>
        <w:instrText xml:space="preserve"> SEQ Figure \* ARABIC </w:instrText>
      </w:r>
      <w:r>
        <w:fldChar w:fldCharType="separate"/>
      </w:r>
      <w:r w:rsidR="00EE130A">
        <w:rPr>
          <w:noProof/>
        </w:rPr>
        <w:t>2</w:t>
      </w:r>
      <w:r>
        <w:fldChar w:fldCharType="end"/>
      </w:r>
      <w:r>
        <w:t>: Data Readiness Preparation</w:t>
      </w:r>
    </w:p>
    <w:p w:rsidR="00296359" w:rsidP="00410E15" w:rsidRDefault="00410E15" w14:paraId="3B91843E" w14:textId="51E33823">
      <w:pPr>
        <w:pStyle w:val="Caption"/>
      </w:pPr>
      <w:r>
        <w:t xml:space="preserve">                                                                Figure </w:t>
      </w:r>
      <w:r>
        <w:fldChar w:fldCharType="begin"/>
      </w:r>
      <w:r>
        <w:instrText xml:space="preserve"> SEQ Figure \* ARABIC </w:instrText>
      </w:r>
      <w:r>
        <w:fldChar w:fldCharType="separate"/>
      </w:r>
      <w:r w:rsidR="00EE130A">
        <w:rPr>
          <w:noProof/>
        </w:rPr>
        <w:t>3</w:t>
      </w:r>
      <w:r>
        <w:fldChar w:fldCharType="end"/>
      </w:r>
      <w:r>
        <w:t>: Data Readiness Decision Tree</w:t>
      </w:r>
    </w:p>
    <w:p w:rsidRPr="008806D9" w:rsidR="00435327" w:rsidP="00406F35" w:rsidRDefault="00390F6D" w14:paraId="4306E6ED" w14:textId="69B172EE">
      <w:pPr>
        <w:pStyle w:val="Heading3"/>
      </w:pPr>
      <w:bookmarkStart w:name="_Toc216949297" w:id="58"/>
      <w:r>
        <w:t>Step 1: Coordinate</w:t>
      </w:r>
      <w:r w:rsidRPr="009B4C50" w:rsidR="003A5FE7">
        <w:t xml:space="preserve"> </w:t>
      </w:r>
      <w:r w:rsidRPr="009B4C50" w:rsidR="003033B4">
        <w:t>Ref</w:t>
      </w:r>
      <w:r w:rsidR="00A63BF9">
        <w:t>e</w:t>
      </w:r>
      <w:r w:rsidRPr="009B4C50" w:rsidR="003033B4">
        <w:t>rence System</w:t>
      </w:r>
      <w:r w:rsidR="00A63BF9">
        <w:t xml:space="preserve"> Management</w:t>
      </w:r>
      <w:r w:rsidRPr="009B4C50" w:rsidR="003033B4">
        <w:t xml:space="preserve"> (CRS)</w:t>
      </w:r>
      <w:bookmarkEnd w:id="58"/>
    </w:p>
    <w:p w:rsidRPr="00196AB3" w:rsidR="00C32AAF" w:rsidP="00C32AAF" w:rsidRDefault="00AD6DEE" w14:paraId="4DC6CA77" w14:textId="15316099">
      <w:pPr>
        <w:rPr>
          <w:rFonts w:cs="Times New Roman"/>
        </w:rPr>
      </w:pPr>
      <w:r>
        <w:rPr>
          <w:noProof/>
        </w:rPr>
        <mc:AlternateContent>
          <mc:Choice Requires="wps">
            <w:drawing>
              <wp:anchor distT="0" distB="0" distL="114300" distR="114300" simplePos="0" relativeHeight="251658244" behindDoc="0" locked="0" layoutInCell="1" allowOverlap="1" wp14:anchorId="3F8A60CC" wp14:editId="068B9BCD">
                <wp:simplePos x="0" y="0"/>
                <wp:positionH relativeFrom="margin">
                  <wp:align>left</wp:align>
                </wp:positionH>
                <wp:positionV relativeFrom="paragraph">
                  <wp:posOffset>747395</wp:posOffset>
                </wp:positionV>
                <wp:extent cx="5829300" cy="1828800"/>
                <wp:effectExtent l="0" t="0" r="19050" b="12700"/>
                <wp:wrapSquare wrapText="bothSides"/>
                <wp:docPr id="509179032" name="Text Box 1"/>
                <wp:cNvGraphicFramePr/>
                <a:graphic xmlns:a="http://schemas.openxmlformats.org/drawingml/2006/main">
                  <a:graphicData uri="http://schemas.microsoft.com/office/word/2010/wordprocessingShape">
                    <wps:wsp>
                      <wps:cNvSpPr txBox="1"/>
                      <wps:spPr>
                        <a:xfrm>
                          <a:off x="0" y="0"/>
                          <a:ext cx="5829300" cy="1828800"/>
                        </a:xfrm>
                        <a:prstGeom prst="rect">
                          <a:avLst/>
                        </a:prstGeom>
                        <a:solidFill>
                          <a:schemeClr val="accent2">
                            <a:lumMod val="20000"/>
                            <a:lumOff val="80000"/>
                          </a:schemeClr>
                        </a:solidFill>
                        <a:ln w="6350">
                          <a:solidFill>
                            <a:prstClr val="black"/>
                          </a:solidFill>
                        </a:ln>
                      </wps:spPr>
                      <wps:txbx>
                        <w:txbxContent>
                          <w:p w:rsidRPr="00B52C37" w:rsidR="00AD6DEE" w:rsidP="00B52C37" w:rsidRDefault="00AD6DEE" w14:paraId="4DD5E419" w14:textId="674E393C">
                            <w:pPr>
                              <w:rPr>
                                <w:rFonts w:cs="Times New Roman"/>
                              </w:rPr>
                            </w:pPr>
                            <w:r w:rsidRPr="00BF26E0">
                              <w:rPr>
                                <w:rFonts w:cs="Times New Roman"/>
                                <w:b/>
                                <w:bCs/>
                              </w:rPr>
                              <w:t>W</w:t>
                            </w:r>
                            <w:r w:rsidR="00CA3085">
                              <w:rPr>
                                <w:rFonts w:cs="Times New Roman"/>
                                <w:b/>
                                <w:bCs/>
                              </w:rPr>
                              <w:t>ARNING</w:t>
                            </w:r>
                            <w:r>
                              <w:rPr>
                                <w:rFonts w:cs="Times New Roman"/>
                              </w:rPr>
                              <w:t xml:space="preserve">: </w:t>
                            </w:r>
                            <w:r w:rsidRPr="00CA3085">
                              <w:rPr>
                                <w:rFonts w:cs="Times New Roman"/>
                                <w:b/>
                                <w:bCs/>
                              </w:rPr>
                              <w:t>Mixing geographic and projected coordinate datasets can shift layers by kilometers – introducing errors in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178DC024">
              <v:shape id="_x0000_s1031" style="position:absolute;margin-left:0;margin-top:58.85pt;width:459pt;height:2in;z-index:2516582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fillcolor="#fbe4d5 [66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" w14:anchorId="3F8A60CC">
                <v:textbox style="mso-fit-shape-to-text:t">
                  <w:txbxContent>
                    <w:p w:rsidRPr="00B52C37" w:rsidR="00AD6DEE" w:rsidP="00B52C37" w:rsidRDefault="00AD6DEE" w14:paraId="3536B3A7" w14:textId="674E393C">
                      <w:pPr>
                        <w:rPr>
                          <w:rFonts w:cs="Times New Roman"/>
                        </w:rPr>
                      </w:pPr>
                      <w:r w:rsidRPr="00BF26E0">
                        <w:rPr>
                          <w:rFonts w:cs="Times New Roman"/>
                          <w:b/>
                          <w:bCs/>
                        </w:rPr>
                        <w:t>W</w:t>
                      </w:r>
                      <w:r w:rsidR="00CA3085">
                        <w:rPr>
                          <w:rFonts w:cs="Times New Roman"/>
                          <w:b/>
                          <w:bCs/>
                        </w:rPr>
                        <w:t>ARNING</w:t>
                      </w:r>
                      <w:r>
                        <w:rPr>
                          <w:rFonts w:cs="Times New Roman"/>
                        </w:rPr>
                        <w:t xml:space="preserve">: </w:t>
                      </w:r>
                      <w:r w:rsidRPr="00CA3085">
                        <w:rPr>
                          <w:rFonts w:cs="Times New Roman"/>
                          <w:b/>
                          <w:bCs/>
                        </w:rPr>
                        <w:t>Mixing geographic and projected coordinate datasets can shift layers by kilometers – introducing errors in analysis.</w:t>
                      </w:r>
                    </w:p>
                  </w:txbxContent>
                </v:textbox>
                <w10:wrap type="square" anchorx="margin"/>
              </v:shape>
            </w:pict>
          </mc:Fallback>
        </mc:AlternateContent>
      </w:r>
      <w:r w:rsidRPr="00196AB3" w:rsidR="003033B4">
        <w:rPr>
          <w:rFonts w:cs="Times New Roman"/>
        </w:rPr>
        <w:t>All data layers</w:t>
      </w:r>
      <w:r w:rsidRPr="00196AB3" w:rsidR="00F86E33">
        <w:rPr>
          <w:rFonts w:cs="Times New Roman"/>
        </w:rPr>
        <w:t xml:space="preserve"> (raster and </w:t>
      </w:r>
      <w:r w:rsidRPr="00196AB3" w:rsidR="00F569F8">
        <w:rPr>
          <w:rFonts w:cs="Times New Roman"/>
        </w:rPr>
        <w:t>vector)</w:t>
      </w:r>
      <w:r w:rsidRPr="00196AB3" w:rsidR="00095BAA">
        <w:rPr>
          <w:rFonts w:cs="Times New Roman"/>
        </w:rPr>
        <w:t xml:space="preserve"> must be projected into a </w:t>
      </w:r>
      <w:r w:rsidRPr="00196AB3" w:rsidR="00095BAA">
        <w:rPr>
          <w:rFonts w:cs="Times New Roman"/>
          <w:b/>
          <w:bCs/>
        </w:rPr>
        <w:t>uniform</w:t>
      </w:r>
      <w:r w:rsidR="00026D4F">
        <w:rPr>
          <w:rFonts w:cs="Times New Roman"/>
          <w:b/>
          <w:bCs/>
        </w:rPr>
        <w:t>,</w:t>
      </w:r>
      <w:r w:rsidRPr="00196AB3" w:rsidR="00874B89">
        <w:rPr>
          <w:rFonts w:cs="Times New Roman"/>
          <w:b/>
          <w:bCs/>
        </w:rPr>
        <w:t xml:space="preserve"> projected coordinate system</w:t>
      </w:r>
      <w:r w:rsidRPr="00196AB3" w:rsidR="00874B89">
        <w:rPr>
          <w:rFonts w:cs="Times New Roman"/>
        </w:rPr>
        <w:t xml:space="preserve"> (in </w:t>
      </w:r>
      <w:r w:rsidRPr="00196AB3" w:rsidR="006464A5">
        <w:rPr>
          <w:rFonts w:cs="Times New Roman"/>
        </w:rPr>
        <w:t>meters</w:t>
      </w:r>
      <w:r w:rsidRPr="00196AB3" w:rsidR="00166A9A">
        <w:rPr>
          <w:rFonts w:cs="Times New Roman"/>
        </w:rPr>
        <w:t>)</w:t>
      </w:r>
      <w:r w:rsidRPr="00196AB3" w:rsidR="00874B89">
        <w:rPr>
          <w:rFonts w:cs="Times New Roman"/>
        </w:rPr>
        <w:t xml:space="preserve"> </w:t>
      </w:r>
      <w:r w:rsidRPr="00196AB3" w:rsidR="005B34D9">
        <w:rPr>
          <w:rFonts w:cs="Times New Roman"/>
        </w:rPr>
        <w:t xml:space="preserve">that preserves </w:t>
      </w:r>
      <w:r w:rsidRPr="00196AB3" w:rsidR="00F569F8">
        <w:rPr>
          <w:rFonts w:cs="Times New Roman"/>
        </w:rPr>
        <w:t>area,</w:t>
      </w:r>
      <w:r w:rsidRPr="00196AB3" w:rsidR="009C7794">
        <w:rPr>
          <w:rFonts w:cs="Times New Roman"/>
        </w:rPr>
        <w:t xml:space="preserve"> corresponding to </w:t>
      </w:r>
      <w:r w:rsidRPr="00196AB3" w:rsidR="001332B2">
        <w:rPr>
          <w:rFonts w:cs="Times New Roman"/>
        </w:rPr>
        <w:t>the country</w:t>
      </w:r>
      <w:r>
        <w:rPr>
          <w:rFonts w:cs="Times New Roman"/>
        </w:rPr>
        <w:t xml:space="preserve"> of interest.</w:t>
      </w:r>
      <w:r w:rsidR="00246168">
        <w:rPr>
          <w:rFonts w:cs="Times New Roman"/>
        </w:rPr>
        <w:t xml:space="preserve"> </w:t>
      </w:r>
      <w:r w:rsidRPr="00196AB3" w:rsidR="00C32AAF">
        <w:rPr>
          <w:rFonts w:cs="Times New Roman"/>
        </w:rPr>
        <w:t>This is essential for accurate buffering and areal measurements in subsequent steps.</w:t>
      </w:r>
    </w:p>
    <w:p w:rsidR="00C32AAF" w:rsidP="00451564" w:rsidRDefault="00C32AAF" w14:paraId="7B3FC5F4" w14:textId="77777777">
      <w:pPr>
        <w:rPr>
          <w:rFonts w:cs="Times New Roman"/>
        </w:rPr>
      </w:pPr>
    </w:p>
    <w:p w:rsidR="003033B4" w:rsidP="00451564" w:rsidRDefault="00787512" w14:paraId="65ADAD59" w14:textId="55E7E372">
      <w:pPr>
        <w:rPr>
          <w:rFonts w:cs="Times New Roman"/>
        </w:rPr>
      </w:pPr>
      <w:r>
        <w:rPr>
          <w:rFonts w:cs="Times New Roman"/>
        </w:rPr>
        <w:t>Additional information</w:t>
      </w:r>
      <w:r w:rsidR="00246168">
        <w:rPr>
          <w:rFonts w:cs="Times New Roman"/>
        </w:rPr>
        <w:t xml:space="preserve"> on coordinate ref</w:t>
      </w:r>
      <w:r w:rsidR="00481408">
        <w:rPr>
          <w:rFonts w:cs="Times New Roman"/>
        </w:rPr>
        <w:t>e</w:t>
      </w:r>
      <w:r w:rsidR="00246168">
        <w:rPr>
          <w:rFonts w:cs="Times New Roman"/>
        </w:rPr>
        <w:t xml:space="preserve">rence systems is available in the </w:t>
      </w:r>
      <w:hyperlink w:history="1" w:anchor="_A.1._Best_practices">
        <w:r w:rsidRPr="00BF26E0" w:rsidR="00CD7403">
          <w:rPr>
            <w:rStyle w:val="Hyperlink"/>
            <w:rFonts w:cs="Times New Roman"/>
          </w:rPr>
          <w:t>annex.</w:t>
        </w:r>
      </w:hyperlink>
    </w:p>
    <w:p w:rsidR="00787512" w:rsidP="00451564" w:rsidRDefault="00631DDC" w14:paraId="62A59422" w14:textId="2E92732D">
      <w:pPr>
        <w:rPr>
          <w:rFonts w:cs="Times New Roman"/>
        </w:rPr>
      </w:pPr>
      <w:r>
        <w:rPr>
          <w:rFonts w:cs="Times New Roman"/>
        </w:rPr>
        <w:t>To reproject your data layers in QGIS,</w:t>
      </w:r>
    </w:p>
    <w:p w:rsidRPr="00101134" w:rsidR="00C74DCF" w:rsidP="00151EF7" w:rsidRDefault="00C74DCF" w14:paraId="2181762E" w14:textId="12CB3E3E">
      <w:pPr>
        <w:pStyle w:val="ListParagraph"/>
        <w:numPr>
          <w:ilvl w:val="0"/>
          <w:numId w:val="16"/>
        </w:numPr>
        <w:rPr>
          <w:rFonts w:cs="Times New Roman"/>
          <w:b/>
          <w:bCs/>
        </w:rPr>
      </w:pPr>
      <w:r w:rsidRPr="00101134">
        <w:rPr>
          <w:rFonts w:cs="Times New Roman"/>
          <w:b/>
          <w:bCs/>
        </w:rPr>
        <w:t xml:space="preserve">Right- click </w:t>
      </w:r>
      <w:r w:rsidRPr="00101134">
        <w:rPr>
          <w:rFonts w:cs="Times New Roman"/>
        </w:rPr>
        <w:t>each layer</w:t>
      </w:r>
      <w:r w:rsidRPr="00101134">
        <w:rPr>
          <w:rFonts w:cs="Times New Roman"/>
          <w:b/>
          <w:bCs/>
        </w:rPr>
        <w:t xml:space="preserve"> </w:t>
      </w:r>
      <w:r w:rsidR="00D60631">
        <w:rPr>
          <w:rFonts w:cs="Times New Roman"/>
          <w:b/>
          <w:bCs/>
        </w:rPr>
        <w:t>→</w:t>
      </w:r>
      <w:r w:rsidRPr="00101134" w:rsidR="00B249A4">
        <w:rPr>
          <w:rFonts w:cs="Times New Roman"/>
          <w:b/>
          <w:bCs/>
        </w:rPr>
        <w:t xml:space="preserve"> </w:t>
      </w:r>
      <w:r w:rsidRPr="00101134" w:rsidR="006464A5">
        <w:rPr>
          <w:rFonts w:cs="Times New Roman"/>
          <w:b/>
          <w:bCs/>
        </w:rPr>
        <w:t>Properties</w:t>
      </w:r>
      <w:r w:rsidRPr="00101134" w:rsidR="00B249A4">
        <w:rPr>
          <w:rFonts w:cs="Times New Roman"/>
          <w:b/>
          <w:bCs/>
        </w:rPr>
        <w:t xml:space="preserve"> </w:t>
      </w:r>
      <w:r w:rsidR="00D60631">
        <w:rPr>
          <w:rFonts w:cs="Times New Roman"/>
          <w:b/>
          <w:bCs/>
        </w:rPr>
        <w:t>→</w:t>
      </w:r>
      <w:r w:rsidRPr="00101134" w:rsidR="00B249A4">
        <w:rPr>
          <w:rFonts w:cs="Times New Roman"/>
          <w:b/>
          <w:bCs/>
        </w:rPr>
        <w:t xml:space="preserve"> Source</w:t>
      </w:r>
      <w:r w:rsidR="00D60631">
        <w:rPr>
          <w:rFonts w:cs="Times New Roman"/>
          <w:b/>
          <w:bCs/>
        </w:rPr>
        <w:t>→</w:t>
      </w:r>
      <w:r w:rsidR="00101134">
        <w:rPr>
          <w:rFonts w:cs="Times New Roman"/>
          <w:b/>
          <w:bCs/>
        </w:rPr>
        <w:t xml:space="preserve"> </w:t>
      </w:r>
      <w:r w:rsidRPr="00101134" w:rsidR="00B249A4">
        <w:rPr>
          <w:rFonts w:cs="Times New Roman"/>
          <w:b/>
          <w:bCs/>
        </w:rPr>
        <w:t>CRS to check the</w:t>
      </w:r>
      <w:r w:rsidR="00670C7E">
        <w:rPr>
          <w:rFonts w:cs="Times New Roman"/>
          <w:b/>
          <w:bCs/>
        </w:rPr>
        <w:t xml:space="preserve"> layer’s</w:t>
      </w:r>
      <w:r w:rsidRPr="00101134" w:rsidR="00B249A4">
        <w:rPr>
          <w:rFonts w:cs="Times New Roman"/>
          <w:b/>
          <w:bCs/>
        </w:rPr>
        <w:t xml:space="preserve"> projection.</w:t>
      </w:r>
    </w:p>
    <w:p w:rsidRPr="00CF30A4" w:rsidR="00CF30A4" w:rsidP="00151EF7" w:rsidRDefault="00997B97" w14:paraId="403B69D4" w14:textId="0FE839EC">
      <w:pPr>
        <w:pStyle w:val="ListParagraph"/>
        <w:numPr>
          <w:ilvl w:val="0"/>
          <w:numId w:val="16"/>
        </w:numPr>
        <w:rPr>
          <w:rFonts w:cs="Times New Roman"/>
        </w:rPr>
      </w:pPr>
      <w:r w:rsidRPr="00670C7E">
        <w:rPr>
          <w:rFonts w:cs="Times New Roman"/>
        </w:rPr>
        <w:t xml:space="preserve">If </w:t>
      </w:r>
      <w:r w:rsidRPr="00670C7E" w:rsidR="00F569F8">
        <w:rPr>
          <w:rFonts w:cs="Times New Roman"/>
        </w:rPr>
        <w:t>different,</w:t>
      </w:r>
      <w:r w:rsidRPr="00670C7E">
        <w:rPr>
          <w:rFonts w:cs="Times New Roman"/>
        </w:rPr>
        <w:t xml:space="preserve"> reproject as </w:t>
      </w:r>
      <w:r w:rsidRPr="00670C7E" w:rsidR="00F569F8">
        <w:rPr>
          <w:rFonts w:cs="Times New Roman"/>
        </w:rPr>
        <w:t>follows.</w:t>
      </w:r>
    </w:p>
    <w:p w:rsidR="007576D4" w:rsidP="00151EF7" w:rsidRDefault="00CF30A4" w14:paraId="0C1AD2F2" w14:textId="04066671">
      <w:pPr>
        <w:pStyle w:val="ListParagraph"/>
        <w:numPr>
          <w:ilvl w:val="0"/>
          <w:numId w:val="16"/>
        </w:numPr>
        <w:rPr>
          <w:rFonts w:cs="Times New Roman"/>
          <w:b/>
          <w:bCs/>
        </w:rPr>
      </w:pPr>
      <w:r>
        <w:rPr>
          <w:rFonts w:cs="Times New Roman"/>
          <w:b/>
          <w:bCs/>
        </w:rPr>
        <w:t xml:space="preserve"> For r</w:t>
      </w:r>
      <w:r w:rsidRPr="00101134" w:rsidR="002A4FA9">
        <w:rPr>
          <w:rFonts w:cs="Times New Roman"/>
          <w:b/>
          <w:bCs/>
        </w:rPr>
        <w:t>aster</w:t>
      </w:r>
      <w:r>
        <w:rPr>
          <w:rFonts w:cs="Times New Roman"/>
          <w:b/>
          <w:bCs/>
        </w:rPr>
        <w:t>s</w:t>
      </w:r>
      <w:r w:rsidRPr="00101134" w:rsidR="002A4FA9">
        <w:rPr>
          <w:rFonts w:cs="Times New Roman"/>
          <w:b/>
          <w:bCs/>
        </w:rPr>
        <w:t>:</w:t>
      </w:r>
      <w:r w:rsidRPr="00101134" w:rsidR="00212A4A">
        <w:rPr>
          <w:rFonts w:cs="Times New Roman"/>
          <w:b/>
          <w:bCs/>
        </w:rPr>
        <w:t xml:space="preserve"> </w:t>
      </w:r>
      <w:r w:rsidRPr="00BD601B" w:rsidR="00997B97">
        <w:rPr>
          <w:rFonts w:cs="Times New Roman"/>
          <w:b/>
          <w:bCs/>
        </w:rPr>
        <w:t>Click Processing</w:t>
      </w:r>
      <w:r w:rsidRPr="00101134" w:rsidR="00997B97">
        <w:rPr>
          <w:rFonts w:cs="Times New Roman"/>
          <w:b/>
          <w:bCs/>
        </w:rPr>
        <w:t xml:space="preserve"> </w:t>
      </w:r>
      <w:r w:rsidRPr="00BD601B" w:rsidR="00BD601B">
        <w:rPr>
          <w:rFonts w:cs="Times New Roman"/>
        </w:rPr>
        <w:t>in the main ribbon</w:t>
      </w:r>
      <w:r w:rsidR="00BD601B">
        <w:rPr>
          <w:rFonts w:cs="Times New Roman"/>
          <w:b/>
          <w:bCs/>
        </w:rPr>
        <w:t xml:space="preserve"> </w:t>
      </w:r>
      <w:r w:rsidR="00D60631">
        <w:rPr>
          <w:rFonts w:cs="Times New Roman"/>
          <w:b/>
          <w:bCs/>
        </w:rPr>
        <w:t>→</w:t>
      </w:r>
      <w:r w:rsidRPr="00101134" w:rsidR="00997B97">
        <w:rPr>
          <w:rFonts w:cs="Times New Roman"/>
          <w:b/>
          <w:bCs/>
        </w:rPr>
        <w:t>Tool</w:t>
      </w:r>
      <w:r w:rsidR="001E552F">
        <w:rPr>
          <w:rFonts w:cs="Times New Roman"/>
          <w:b/>
          <w:bCs/>
        </w:rPr>
        <w:t>box</w:t>
      </w:r>
      <w:r w:rsidRPr="00101134" w:rsidR="00997B97">
        <w:rPr>
          <w:rFonts w:cs="Times New Roman"/>
          <w:b/>
          <w:bCs/>
        </w:rPr>
        <w:t xml:space="preserve"> </w:t>
      </w:r>
      <w:r w:rsidR="00D60631">
        <w:rPr>
          <w:rFonts w:cs="Times New Roman"/>
          <w:b/>
          <w:bCs/>
        </w:rPr>
        <w:t>→</w:t>
      </w:r>
      <w:r w:rsidRPr="00101134" w:rsidR="00900974">
        <w:rPr>
          <w:rFonts w:cs="Times New Roman"/>
          <w:b/>
          <w:bCs/>
        </w:rPr>
        <w:t xml:space="preserve"> </w:t>
      </w:r>
      <w:r w:rsidR="006635B2">
        <w:rPr>
          <w:rFonts w:cs="Times New Roman"/>
          <w:b/>
          <w:bCs/>
        </w:rPr>
        <w:t xml:space="preserve">GDAL </w:t>
      </w:r>
      <w:r w:rsidR="00D60631">
        <w:rPr>
          <w:rFonts w:cs="Times New Roman"/>
          <w:b/>
          <w:bCs/>
        </w:rPr>
        <w:t>→</w:t>
      </w:r>
      <w:r w:rsidR="006635B2">
        <w:rPr>
          <w:rFonts w:cs="Times New Roman"/>
          <w:b/>
          <w:bCs/>
        </w:rPr>
        <w:t xml:space="preserve"> </w:t>
      </w:r>
      <w:r w:rsidRPr="00101134" w:rsidR="00900974">
        <w:rPr>
          <w:rFonts w:cs="Times New Roman"/>
          <w:b/>
          <w:bCs/>
        </w:rPr>
        <w:t>Raster</w:t>
      </w:r>
      <w:r w:rsidR="006635B2">
        <w:rPr>
          <w:rFonts w:cs="Times New Roman"/>
          <w:b/>
          <w:bCs/>
        </w:rPr>
        <w:t xml:space="preserve"> </w:t>
      </w:r>
      <w:r w:rsidR="007576D4">
        <w:rPr>
          <w:rFonts w:cs="Times New Roman"/>
          <w:b/>
          <w:bCs/>
        </w:rPr>
        <w:t xml:space="preserve">Projections </w:t>
      </w:r>
      <w:r w:rsidR="00D60631">
        <w:rPr>
          <w:rFonts w:cs="Times New Roman"/>
          <w:b/>
          <w:bCs/>
        </w:rPr>
        <w:t>→</w:t>
      </w:r>
      <w:r w:rsidRPr="00101134" w:rsidR="00900974">
        <w:rPr>
          <w:rFonts w:cs="Times New Roman"/>
          <w:b/>
          <w:bCs/>
        </w:rPr>
        <w:t xml:space="preserve"> Warp (Reproject)</w:t>
      </w:r>
      <w:r w:rsidRPr="00101134" w:rsidR="00212A4A">
        <w:rPr>
          <w:rFonts w:cs="Times New Roman"/>
          <w:b/>
          <w:bCs/>
        </w:rPr>
        <w:t xml:space="preserve"> </w:t>
      </w:r>
      <w:r w:rsidR="00D60631">
        <w:rPr>
          <w:rFonts w:cs="Times New Roman"/>
          <w:b/>
          <w:bCs/>
        </w:rPr>
        <w:t>→</w:t>
      </w:r>
      <w:r w:rsidRPr="00101134" w:rsidR="00C72FCC">
        <w:rPr>
          <w:rFonts w:cs="Times New Roman"/>
          <w:b/>
          <w:bCs/>
        </w:rPr>
        <w:t xml:space="preserve"> Choose an appropriate output </w:t>
      </w:r>
      <w:r w:rsidRPr="00101134" w:rsidR="002A4FA9">
        <w:rPr>
          <w:rFonts w:cs="Times New Roman"/>
          <w:b/>
          <w:bCs/>
        </w:rPr>
        <w:t>CRS.</w:t>
      </w:r>
      <w:r w:rsidRPr="00101134" w:rsidR="0077195A">
        <w:rPr>
          <w:rFonts w:cs="Times New Roman"/>
          <w:b/>
          <w:bCs/>
        </w:rPr>
        <w:t xml:space="preserve"> </w:t>
      </w:r>
    </w:p>
    <w:p w:rsidRPr="002978DE" w:rsidR="00997B97" w:rsidP="00151EF7" w:rsidRDefault="0077195A" w14:paraId="4D30F450" w14:textId="24949C0F">
      <w:pPr>
        <w:pStyle w:val="ListParagraph"/>
        <w:numPr>
          <w:ilvl w:val="0"/>
          <w:numId w:val="16"/>
        </w:numPr>
        <w:rPr>
          <w:rFonts w:cs="Times New Roman"/>
        </w:rPr>
      </w:pPr>
      <w:r w:rsidRPr="002978DE">
        <w:rPr>
          <w:rFonts w:cs="Times New Roman"/>
        </w:rPr>
        <w:t xml:space="preserve">In the case of </w:t>
      </w:r>
      <w:r w:rsidRPr="002978DE" w:rsidR="002978DE">
        <w:rPr>
          <w:rFonts w:cs="Times New Roman"/>
        </w:rPr>
        <w:t xml:space="preserve">Ecuador, we will use </w:t>
      </w:r>
      <w:r w:rsidRPr="002978DE">
        <w:rPr>
          <w:rFonts w:cs="Times New Roman"/>
        </w:rPr>
        <w:t>EPSG 32717</w:t>
      </w:r>
    </w:p>
    <w:p w:rsidRPr="002978DE" w:rsidR="00932B98" w:rsidP="00151EF7" w:rsidRDefault="00A25697" w14:paraId="77F7F871" w14:textId="2BDECF90">
      <w:pPr>
        <w:pStyle w:val="ListParagraph"/>
        <w:numPr>
          <w:ilvl w:val="0"/>
          <w:numId w:val="16"/>
        </w:numPr>
        <w:rPr>
          <w:rFonts w:cs="Times New Roman"/>
        </w:rPr>
      </w:pPr>
      <w:r w:rsidRPr="002978DE">
        <w:rPr>
          <w:rFonts w:cs="Times New Roman"/>
        </w:rPr>
        <w:t xml:space="preserve">For vector </w:t>
      </w:r>
      <w:r w:rsidRPr="002978DE" w:rsidR="002A4FA9">
        <w:rPr>
          <w:rFonts w:cs="Times New Roman"/>
        </w:rPr>
        <w:t>datasets,</w:t>
      </w:r>
    </w:p>
    <w:p w:rsidRPr="009B6BC0" w:rsidR="009141B3" w:rsidP="00151EF7" w:rsidRDefault="002978DE" w14:paraId="5E2B8ED7" w14:textId="195CBD0A">
      <w:pPr>
        <w:pStyle w:val="ListParagraph"/>
        <w:numPr>
          <w:ilvl w:val="0"/>
          <w:numId w:val="16"/>
        </w:numPr>
        <w:rPr>
          <w:rFonts w:cs="Times New Roman"/>
          <w:b/>
          <w:bCs/>
        </w:rPr>
      </w:pPr>
      <w:r>
        <w:rPr>
          <w:rFonts w:cs="Times New Roman"/>
          <w:b/>
          <w:bCs/>
        </w:rPr>
        <w:t xml:space="preserve"> Click </w:t>
      </w:r>
      <w:r w:rsidRPr="00101134" w:rsidR="00F86E33">
        <w:rPr>
          <w:rFonts w:cs="Times New Roman"/>
          <w:b/>
          <w:bCs/>
        </w:rPr>
        <w:t xml:space="preserve">Processing </w:t>
      </w:r>
      <w:r w:rsidR="00D60631">
        <w:rPr>
          <w:rFonts w:cs="Times New Roman"/>
          <w:b/>
          <w:bCs/>
        </w:rPr>
        <w:t>→</w:t>
      </w:r>
      <w:r w:rsidRPr="00101134" w:rsidR="004D4D9D">
        <w:rPr>
          <w:rFonts w:cs="Times New Roman"/>
          <w:b/>
          <w:bCs/>
        </w:rPr>
        <w:t xml:space="preserve"> Toolbox</w:t>
      </w:r>
      <w:r>
        <w:rPr>
          <w:rFonts w:cs="Times New Roman"/>
          <w:b/>
          <w:bCs/>
        </w:rPr>
        <w:t xml:space="preserve"> </w:t>
      </w:r>
      <w:r w:rsidR="00D60631">
        <w:rPr>
          <w:rFonts w:cs="Times New Roman"/>
          <w:b/>
          <w:bCs/>
        </w:rPr>
        <w:t>→</w:t>
      </w:r>
      <w:r w:rsidRPr="00101134" w:rsidR="00837CBB">
        <w:rPr>
          <w:rFonts w:cs="Times New Roman"/>
          <w:b/>
          <w:bCs/>
        </w:rPr>
        <w:t xml:space="preserve"> Vector general </w:t>
      </w:r>
      <w:r w:rsidR="00D60631">
        <w:rPr>
          <w:rFonts w:cs="Times New Roman"/>
          <w:b/>
          <w:bCs/>
        </w:rPr>
        <w:t>→</w:t>
      </w:r>
      <w:r w:rsidRPr="00101134" w:rsidR="00837CBB">
        <w:rPr>
          <w:rFonts w:cs="Times New Roman"/>
          <w:b/>
          <w:bCs/>
        </w:rPr>
        <w:t xml:space="preserve"> Reproject </w:t>
      </w:r>
      <w:r w:rsidRPr="00101134" w:rsidR="002A4FA9">
        <w:rPr>
          <w:rFonts w:cs="Times New Roman"/>
          <w:b/>
          <w:bCs/>
        </w:rPr>
        <w:t>layer.</w:t>
      </w:r>
      <w:r w:rsidRPr="00101134" w:rsidR="00150D89">
        <w:rPr>
          <w:rFonts w:cs="Times New Roman"/>
          <w:b/>
          <w:bCs/>
        </w:rPr>
        <w:t xml:space="preserve"> </w:t>
      </w:r>
    </w:p>
    <w:p w:rsidRPr="009B6BC0" w:rsidR="00245A00" w:rsidP="00151EF7" w:rsidRDefault="00150D89" w14:paraId="6DAB95E3" w14:textId="1A14C155">
      <w:pPr>
        <w:pStyle w:val="ListParagraph"/>
        <w:numPr>
          <w:ilvl w:val="0"/>
          <w:numId w:val="16"/>
        </w:numPr>
        <w:rPr>
          <w:rFonts w:cs="Times New Roman"/>
          <w:b/>
          <w:bCs/>
        </w:rPr>
      </w:pPr>
      <w:r w:rsidRPr="00101134">
        <w:rPr>
          <w:rFonts w:cs="Times New Roman"/>
          <w:b/>
          <w:bCs/>
        </w:rPr>
        <w:t xml:space="preserve">Define your input layer </w:t>
      </w:r>
      <w:r w:rsidRPr="00671920">
        <w:rPr>
          <w:rFonts w:cs="Times New Roman"/>
        </w:rPr>
        <w:t>(layer to reprojected)</w:t>
      </w:r>
      <w:r w:rsidRPr="00101134">
        <w:rPr>
          <w:rFonts w:cs="Times New Roman"/>
          <w:b/>
          <w:bCs/>
        </w:rPr>
        <w:t xml:space="preserve"> </w:t>
      </w:r>
      <w:r w:rsidR="00D60631">
        <w:rPr>
          <w:rFonts w:cs="Times New Roman"/>
          <w:b/>
          <w:bCs/>
        </w:rPr>
        <w:t>→</w:t>
      </w:r>
      <w:r w:rsidRPr="00101134" w:rsidR="009B248F">
        <w:rPr>
          <w:rFonts w:cs="Times New Roman"/>
          <w:b/>
          <w:bCs/>
        </w:rPr>
        <w:t xml:space="preserve"> Choose the appropriate projected coordinate system</w:t>
      </w:r>
      <w:r w:rsidRPr="00101134" w:rsidR="008A5662">
        <w:rPr>
          <w:rFonts w:cs="Times New Roman"/>
          <w:b/>
          <w:bCs/>
        </w:rPr>
        <w:t xml:space="preserve"> </w:t>
      </w:r>
      <w:r w:rsidR="00D60631">
        <w:rPr>
          <w:rFonts w:cs="Times New Roman"/>
          <w:b/>
          <w:bCs/>
        </w:rPr>
        <w:t>→</w:t>
      </w:r>
      <w:r w:rsidRPr="00101134" w:rsidR="003964C4">
        <w:rPr>
          <w:rFonts w:cs="Times New Roman"/>
          <w:b/>
          <w:bCs/>
        </w:rPr>
        <w:t xml:space="preserve"> Save </w:t>
      </w:r>
      <w:r w:rsidRPr="00D92CF8" w:rsidR="003964C4">
        <w:rPr>
          <w:rFonts w:cs="Times New Roman"/>
        </w:rPr>
        <w:t xml:space="preserve">appropriately the output </w:t>
      </w:r>
      <w:r w:rsidRPr="00D92CF8" w:rsidR="002A4FA9">
        <w:rPr>
          <w:rFonts w:cs="Times New Roman"/>
        </w:rPr>
        <w:t>file.</w:t>
      </w:r>
    </w:p>
    <w:p w:rsidR="00354CAA" w:rsidP="00151EF7" w:rsidRDefault="008D5987" w14:paraId="3B69D06F" w14:textId="3DCF9C7B">
      <w:pPr>
        <w:pStyle w:val="ListParagraph"/>
        <w:numPr>
          <w:ilvl w:val="0"/>
          <w:numId w:val="16"/>
        </w:numPr>
        <w:rPr>
          <w:rFonts w:cs="Times New Roman"/>
          <w:b/>
          <w:bCs/>
        </w:rPr>
      </w:pPr>
      <w:r w:rsidRPr="009B6BC0">
        <w:rPr>
          <w:rFonts w:cs="Times New Roman"/>
        </w:rPr>
        <w:t>To reproject multiple layers</w:t>
      </w:r>
      <w:r w:rsidRPr="009B6BC0" w:rsidR="003406E8">
        <w:rPr>
          <w:rFonts w:cs="Times New Roman"/>
        </w:rPr>
        <w:t xml:space="preserve"> at once</w:t>
      </w:r>
      <w:r>
        <w:rPr>
          <w:rFonts w:cs="Times New Roman"/>
        </w:rPr>
        <w:t xml:space="preserve"> </w:t>
      </w:r>
      <w:r w:rsidR="000E6D2F">
        <w:rPr>
          <w:rFonts w:cs="Times New Roman"/>
        </w:rPr>
        <w:t>(Batch-process</w:t>
      </w:r>
      <w:r w:rsidR="00FC666A">
        <w:rPr>
          <w:rFonts w:cs="Times New Roman"/>
        </w:rPr>
        <w:t xml:space="preserve"> as seen in figure 2 below</w:t>
      </w:r>
      <w:r w:rsidR="000E6D2F">
        <w:rPr>
          <w:rFonts w:cs="Times New Roman"/>
        </w:rPr>
        <w:t>)</w:t>
      </w:r>
      <w:r>
        <w:rPr>
          <w:rFonts w:cs="Times New Roman"/>
          <w:b/>
          <w:bCs/>
        </w:rPr>
        <w:t xml:space="preserve"> </w:t>
      </w:r>
      <w:r w:rsidR="00D60631">
        <w:rPr>
          <w:rFonts w:cs="Times New Roman"/>
          <w:b/>
          <w:bCs/>
        </w:rPr>
        <w:t>→</w:t>
      </w:r>
      <w:r>
        <w:rPr>
          <w:rFonts w:cs="Times New Roman"/>
          <w:b/>
          <w:bCs/>
        </w:rPr>
        <w:t xml:space="preserve"> </w:t>
      </w:r>
      <w:r w:rsidR="00315308">
        <w:rPr>
          <w:rFonts w:cs="Times New Roman"/>
          <w:b/>
          <w:bCs/>
        </w:rPr>
        <w:t>Right</w:t>
      </w:r>
      <w:r w:rsidR="009B6BC0">
        <w:rPr>
          <w:rFonts w:cs="Times New Roman"/>
          <w:b/>
          <w:bCs/>
        </w:rPr>
        <w:t>-</w:t>
      </w:r>
      <w:r w:rsidR="00315308">
        <w:rPr>
          <w:rFonts w:cs="Times New Roman"/>
          <w:b/>
          <w:bCs/>
        </w:rPr>
        <w:t>Click the tool</w:t>
      </w:r>
      <w:r w:rsidR="001C6F52">
        <w:rPr>
          <w:rFonts w:cs="Times New Roman"/>
          <w:b/>
          <w:bCs/>
        </w:rPr>
        <w:t xml:space="preserve"> </w:t>
      </w:r>
      <w:r w:rsidR="00D60631">
        <w:rPr>
          <w:rFonts w:cs="Times New Roman"/>
          <w:b/>
          <w:bCs/>
        </w:rPr>
        <w:t>→</w:t>
      </w:r>
      <w:r w:rsidR="001C6F52">
        <w:rPr>
          <w:rFonts w:cs="Times New Roman"/>
          <w:b/>
          <w:bCs/>
        </w:rPr>
        <w:t xml:space="preserve"> Execute as a batch process</w:t>
      </w:r>
      <w:r w:rsidR="003406E8">
        <w:rPr>
          <w:rFonts w:cs="Times New Roman"/>
          <w:b/>
          <w:bCs/>
        </w:rPr>
        <w:t xml:space="preserve"> </w:t>
      </w:r>
      <w:r w:rsidR="00D60631">
        <w:rPr>
          <w:rFonts w:cs="Times New Roman"/>
          <w:b/>
          <w:bCs/>
        </w:rPr>
        <w:t>→</w:t>
      </w:r>
      <w:r w:rsidR="003406E8">
        <w:rPr>
          <w:rFonts w:cs="Times New Roman"/>
          <w:b/>
          <w:bCs/>
        </w:rPr>
        <w:t xml:space="preserve"> Set all the inputs and parameters as before </w:t>
      </w:r>
      <w:r w:rsidR="00D60631">
        <w:rPr>
          <w:rFonts w:cs="Times New Roman"/>
          <w:b/>
          <w:bCs/>
        </w:rPr>
        <w:t>→</w:t>
      </w:r>
      <w:r w:rsidR="003406E8">
        <w:rPr>
          <w:rFonts w:cs="Times New Roman"/>
          <w:b/>
          <w:bCs/>
        </w:rPr>
        <w:t xml:space="preserve"> </w:t>
      </w:r>
      <w:r w:rsidR="009B6BC0">
        <w:rPr>
          <w:rFonts w:cs="Times New Roman"/>
          <w:b/>
          <w:bCs/>
        </w:rPr>
        <w:t>Run.</w:t>
      </w:r>
      <w:r w:rsidR="003406E8">
        <w:rPr>
          <w:rFonts w:cs="Times New Roman"/>
          <w:b/>
          <w:bCs/>
        </w:rPr>
        <w:t xml:space="preserve"> </w:t>
      </w:r>
    </w:p>
    <w:p w:rsidR="00AF4E9B" w:rsidP="00AF4E9B" w:rsidRDefault="0073667D" w14:paraId="77FBD3C2" w14:textId="4884AD0E">
      <w:pPr>
        <w:pStyle w:val="ListParagraph"/>
        <w:rPr>
          <w:rFonts w:cs="Times New Roman"/>
          <w:b/>
          <w:bCs/>
        </w:rPr>
      </w:pPr>
      <w:r>
        <w:rPr>
          <w:rFonts w:cs="Times New Roman"/>
          <w:b/>
          <w:bCs/>
        </w:rPr>
        <w:t>More on batch processing and automation is detailed in the</w:t>
      </w:r>
      <w:hyperlink w:history="1" w:anchor="_B.1_Batch_Processing">
        <w:r w:rsidRPr="0073667D">
          <w:rPr>
            <w:rStyle w:val="Hyperlink"/>
            <w:rFonts w:cs="Times New Roman"/>
            <w:b/>
            <w:bCs/>
          </w:rPr>
          <w:t xml:space="preserve"> annex</w:t>
        </w:r>
      </w:hyperlink>
      <w:r>
        <w:rPr>
          <w:rFonts w:cs="Times New Roman"/>
          <w:b/>
          <w:bCs/>
        </w:rPr>
        <w:t xml:space="preserve"> </w:t>
      </w:r>
    </w:p>
    <w:p w:rsidR="0073667D" w:rsidP="00AF4E9B" w:rsidRDefault="0073667D" w14:paraId="11754AB3" w14:textId="77777777">
      <w:pPr>
        <w:pStyle w:val="ListParagraph"/>
        <w:rPr>
          <w:rFonts w:cs="Times New Roman"/>
          <w:b/>
          <w:bCs/>
        </w:rPr>
      </w:pPr>
    </w:p>
    <w:p w:rsidR="001F5E06" w:rsidP="00451564" w:rsidRDefault="004D4E2D" w14:paraId="743B6A0D" w14:textId="78CFB8A0">
      <w:pPr>
        <w:rPr>
          <w:rFonts w:cs="Times New Roman"/>
          <w:b/>
          <w:bCs/>
        </w:rPr>
      </w:pPr>
      <w:r>
        <w:rPr>
          <w:noProof/>
        </w:rPr>
        <mc:AlternateContent>
          <mc:Choice Requires="wps">
            <w:drawing>
              <wp:anchor distT="0" distB="0" distL="114300" distR="114300" simplePos="0" relativeHeight="251658245" behindDoc="0" locked="0" layoutInCell="1" allowOverlap="1" wp14:anchorId="7A7066F0" wp14:editId="7EA294E5">
                <wp:simplePos x="0" y="0"/>
                <wp:positionH relativeFrom="margin">
                  <wp:align>right</wp:align>
                </wp:positionH>
                <wp:positionV relativeFrom="paragraph">
                  <wp:posOffset>230284</wp:posOffset>
                </wp:positionV>
                <wp:extent cx="5686425" cy="823595"/>
                <wp:effectExtent l="0" t="0" r="28575" b="14605"/>
                <wp:wrapSquare wrapText="bothSides"/>
                <wp:docPr id="59972327" name="Text Box 1"/>
                <wp:cNvGraphicFramePr/>
                <a:graphic xmlns:a="http://schemas.openxmlformats.org/drawingml/2006/main">
                  <a:graphicData uri="http://schemas.microsoft.com/office/word/2010/wordprocessingShape">
                    <wps:wsp>
                      <wps:cNvSpPr txBox="1"/>
                      <wps:spPr>
                        <a:xfrm>
                          <a:off x="0" y="0"/>
                          <a:ext cx="5686425" cy="823595"/>
                        </a:xfrm>
                        <a:prstGeom prst="rect">
                          <a:avLst/>
                        </a:prstGeom>
                        <a:solidFill>
                          <a:schemeClr val="accent6">
                            <a:lumMod val="20000"/>
                            <a:lumOff val="80000"/>
                          </a:schemeClr>
                        </a:solidFill>
                        <a:ln w="6350">
                          <a:solidFill>
                            <a:prstClr val="black"/>
                          </a:solidFill>
                        </a:ln>
                      </wps:spPr>
                      <wps:txbx>
                        <w:txbxContent>
                          <w:p w:rsidRPr="00AF4E9B" w:rsidR="00AF4E9B" w:rsidP="00AF4E9B" w:rsidRDefault="004E0864" w14:paraId="17F8477A" w14:textId="77777777">
                            <w:pPr>
                              <w:pStyle w:val="ListParagraph"/>
                              <w:rPr>
                                <w:rFonts w:cs="Times New Roman"/>
                                <w:b/>
                                <w:bCs/>
                              </w:rPr>
                            </w:pPr>
                            <w:r w:rsidRPr="00AF4E9B">
                              <w:rPr>
                                <w:rFonts w:cs="Times New Roman"/>
                                <w:b/>
                                <w:bCs/>
                              </w:rPr>
                              <w:t>T</w:t>
                            </w:r>
                            <w:r w:rsidRPr="00AF4E9B" w:rsidR="00CA3085">
                              <w:rPr>
                                <w:rFonts w:cs="Times New Roman"/>
                                <w:b/>
                                <w:bCs/>
                              </w:rPr>
                              <w:t>IP</w:t>
                            </w:r>
                            <w:r w:rsidRPr="00AF4E9B">
                              <w:rPr>
                                <w:rFonts w:cs="Times New Roman"/>
                                <w:b/>
                                <w:bCs/>
                              </w:rPr>
                              <w:t>:</w:t>
                            </w:r>
                          </w:p>
                          <w:p w:rsidRPr="00AF4E9B" w:rsidR="004E0864" w:rsidP="00AF4E9B" w:rsidRDefault="004E0864" w14:paraId="56F9E6D2" w14:textId="537A5AC0">
                            <w:pPr>
                              <w:pStyle w:val="ListParagraph"/>
                              <w:numPr>
                                <w:ilvl w:val="0"/>
                                <w:numId w:val="44"/>
                              </w:numPr>
                              <w:rPr>
                                <w:rFonts w:cs="Times New Roman"/>
                                <w:b/>
                                <w:bCs/>
                              </w:rPr>
                            </w:pPr>
                            <w:r w:rsidRPr="00AF4E9B">
                              <w:rPr>
                                <w:rFonts w:cs="Times New Roman"/>
                                <w:b/>
                                <w:bCs/>
                              </w:rPr>
                              <w:t xml:space="preserve">Save as new layer to avoid overwriting original data. </w:t>
                            </w:r>
                          </w:p>
                          <w:p w:rsidRPr="004E0864" w:rsidR="004E0864" w:rsidP="00151EF7" w:rsidRDefault="004E0864" w14:paraId="6FF9E631" w14:textId="4C18DE41">
                            <w:pPr>
                              <w:pStyle w:val="ListParagraph"/>
                              <w:numPr>
                                <w:ilvl w:val="0"/>
                                <w:numId w:val="17"/>
                              </w:numPr>
                              <w:rPr>
                                <w:rFonts w:cs="Times New Roman"/>
                                <w:b/>
                                <w:bCs/>
                              </w:rPr>
                            </w:pPr>
                            <w:r w:rsidRPr="004E0864">
                              <w:rPr>
                                <w:rFonts w:cs="Times New Roman"/>
                                <w:b/>
                                <w:bCs/>
                              </w:rPr>
                              <w:t xml:space="preserve">Name data layers clearly and consistently.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856304D">
              <v:shape id="_x0000_s1032" style="position:absolute;margin-left:396.55pt;margin-top:18.15pt;width:447.75pt;height:64.85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" w14:anchorId="7A7066F0">
                <v:textbox>
                  <w:txbxContent>
                    <w:p w:rsidRPr="00AF4E9B" w:rsidR="00AF4E9B" w:rsidP="00AF4E9B" w:rsidRDefault="004E0864" w14:paraId="6385CD18" w14:textId="77777777">
                      <w:pPr>
                        <w:pStyle w:val="ListParagraph"/>
                        <w:rPr>
                          <w:rFonts w:cs="Times New Roman"/>
                          <w:b/>
                          <w:bCs/>
                        </w:rPr>
                      </w:pPr>
                      <w:r w:rsidRPr="00AF4E9B">
                        <w:rPr>
                          <w:rFonts w:cs="Times New Roman"/>
                          <w:b/>
                          <w:bCs/>
                        </w:rPr>
                        <w:t>T</w:t>
                      </w:r>
                      <w:r w:rsidRPr="00AF4E9B" w:rsidR="00CA3085">
                        <w:rPr>
                          <w:rFonts w:cs="Times New Roman"/>
                          <w:b/>
                          <w:bCs/>
                        </w:rPr>
                        <w:t>IP</w:t>
                      </w:r>
                      <w:r w:rsidRPr="00AF4E9B">
                        <w:rPr>
                          <w:rFonts w:cs="Times New Roman"/>
                          <w:b/>
                          <w:bCs/>
                        </w:rPr>
                        <w:t>:</w:t>
                      </w:r>
                    </w:p>
                    <w:p w:rsidRPr="00AF4E9B" w:rsidR="004E0864" w:rsidP="00AF4E9B" w:rsidRDefault="004E0864" w14:paraId="48757A7B" w14:textId="537A5AC0">
                      <w:pPr>
                        <w:pStyle w:val="ListParagraph"/>
                        <w:numPr>
                          <w:ilvl w:val="0"/>
                          <w:numId w:val="44"/>
                        </w:numPr>
                        <w:rPr>
                          <w:rFonts w:cs="Times New Roman"/>
                          <w:b/>
                          <w:bCs/>
                        </w:rPr>
                      </w:pPr>
                      <w:r w:rsidRPr="00AF4E9B">
                        <w:rPr>
                          <w:rFonts w:cs="Times New Roman"/>
                          <w:b/>
                          <w:bCs/>
                        </w:rPr>
                        <w:t xml:space="preserve">Save as new layer to avoid overwriting original data. </w:t>
                      </w:r>
                    </w:p>
                    <w:p w:rsidRPr="004E0864" w:rsidR="004E0864" w:rsidP="00151EF7" w:rsidRDefault="004E0864" w14:paraId="38B54645" w14:textId="4C18DE41">
                      <w:pPr>
                        <w:pStyle w:val="ListParagraph"/>
                        <w:numPr>
                          <w:ilvl w:val="0"/>
                          <w:numId w:val="17"/>
                        </w:numPr>
                        <w:rPr>
                          <w:rFonts w:cs="Times New Roman"/>
                          <w:b/>
                          <w:bCs/>
                        </w:rPr>
                      </w:pPr>
                      <w:r w:rsidRPr="004E0864">
                        <w:rPr>
                          <w:rFonts w:cs="Times New Roman"/>
                          <w:b/>
                          <w:bCs/>
                        </w:rPr>
                        <w:t xml:space="preserve">Name data layers clearly and consistently. </w:t>
                      </w:r>
                    </w:p>
                  </w:txbxContent>
                </v:textbox>
                <w10:wrap type="square" anchorx="margin"/>
              </v:shape>
            </w:pict>
          </mc:Fallback>
        </mc:AlternateContent>
      </w:r>
    </w:p>
    <w:p w:rsidR="001F5E06" w:rsidP="00451564" w:rsidRDefault="001F5E06" w14:paraId="5B5EB1D8" w14:textId="6C223ECA">
      <w:pPr>
        <w:rPr>
          <w:rFonts w:cs="Times New Roman"/>
          <w:b/>
          <w:bCs/>
        </w:rPr>
      </w:pPr>
    </w:p>
    <w:p w:rsidR="001F5E06" w:rsidP="00451564" w:rsidRDefault="001F5E06" w14:paraId="67268A7F" w14:textId="77777777">
      <w:pPr>
        <w:rPr>
          <w:rFonts w:cs="Times New Roman"/>
          <w:b/>
          <w:bCs/>
        </w:rPr>
      </w:pPr>
    </w:p>
    <w:p w:rsidR="001F5E06" w:rsidP="00451564" w:rsidRDefault="001F5E06" w14:paraId="1BF79577" w14:textId="19458633">
      <w:pPr>
        <w:rPr>
          <w:rFonts w:cs="Times New Roman"/>
          <w:b/>
          <w:bCs/>
        </w:rPr>
      </w:pPr>
    </w:p>
    <w:p w:rsidR="001F5E06" w:rsidP="00451564" w:rsidRDefault="001F5E06" w14:paraId="67447161" w14:textId="77777777">
      <w:pPr>
        <w:rPr>
          <w:rFonts w:cs="Times New Roman"/>
          <w:b/>
          <w:bCs/>
        </w:rPr>
      </w:pPr>
    </w:p>
    <w:p w:rsidR="004646C1" w:rsidP="00451564" w:rsidRDefault="004646C1" w14:paraId="51E09DA8" w14:textId="67DE22B8">
      <w:pPr>
        <w:rPr>
          <w:rFonts w:cs="Times New Roman"/>
          <w:b/>
          <w:bCs/>
        </w:rPr>
      </w:pPr>
    </w:p>
    <w:p w:rsidR="00390F6D" w:rsidP="00451564" w:rsidRDefault="00390F6D" w14:paraId="0FB7A0D2" w14:textId="77777777">
      <w:pPr>
        <w:rPr>
          <w:rFonts w:cs="Times New Roman"/>
          <w:b/>
          <w:bCs/>
        </w:rPr>
      </w:pPr>
    </w:p>
    <w:p w:rsidRPr="00196AB3" w:rsidR="00390F6D" w:rsidP="00451564" w:rsidRDefault="00390F6D" w14:paraId="536B32C7" w14:textId="77777777">
      <w:pPr>
        <w:rPr>
          <w:rFonts w:cs="Times New Roman"/>
          <w:b/>
          <w:bCs/>
        </w:rPr>
      </w:pPr>
    </w:p>
    <w:p w:rsidR="00AB414D" w:rsidP="00451564" w:rsidRDefault="00EA16B6" w14:paraId="3F23540D" w14:textId="46448C93">
      <w:pPr>
        <w:rPr>
          <w:rFonts w:cs="Times New Roman"/>
          <w:b/>
          <w:bCs/>
        </w:rPr>
      </w:pPr>
      <w:r>
        <w:rPr>
          <w:rFonts w:cs="Times New Roman"/>
          <w:b/>
          <w:bCs/>
          <w:noProof/>
        </w:rPr>
        <mc:AlternateContent>
          <mc:Choice Requires="wps">
            <w:drawing>
              <wp:anchor distT="0" distB="0" distL="114300" distR="114300" simplePos="0" relativeHeight="251658267" behindDoc="0" locked="0" layoutInCell="1" allowOverlap="1" wp14:anchorId="56069A1C" wp14:editId="2B70E751">
                <wp:simplePos x="0" y="0"/>
                <wp:positionH relativeFrom="column">
                  <wp:posOffset>-613410</wp:posOffset>
                </wp:positionH>
                <wp:positionV relativeFrom="paragraph">
                  <wp:posOffset>-87161</wp:posOffset>
                </wp:positionV>
                <wp:extent cx="7302674" cy="4070959"/>
                <wp:effectExtent l="0" t="0" r="12700" b="25400"/>
                <wp:wrapNone/>
                <wp:docPr id="2124495734" name="Text Box 3"/>
                <wp:cNvGraphicFramePr/>
                <a:graphic xmlns:a="http://schemas.openxmlformats.org/drawingml/2006/main">
                  <a:graphicData uri="http://schemas.microsoft.com/office/word/2010/wordprocessingShape">
                    <wps:wsp>
                      <wps:cNvSpPr txBox="1"/>
                      <wps:spPr>
                        <a:xfrm>
                          <a:off x="0" y="0"/>
                          <a:ext cx="7302674" cy="4070959"/>
                        </a:xfrm>
                        <a:prstGeom prst="rect">
                          <a:avLst/>
                        </a:prstGeom>
                        <a:solidFill>
                          <a:schemeClr val="lt1"/>
                        </a:solidFill>
                        <a:ln w="6350">
                          <a:solidFill>
                            <a:prstClr val="black"/>
                          </a:solidFill>
                        </a:ln>
                      </wps:spPr>
                      <wps:txbx>
                        <w:txbxContent>
                          <w:p w:rsidR="00AB414D" w:rsidRDefault="00AB414D" w14:paraId="24809BBA" w14:textId="798015D3">
                            <w:r>
                              <w:rPr>
                                <w:rFonts w:cs="Times New Roman"/>
                                <w:b/>
                                <w:bCs/>
                                <w:noProof/>
                              </w:rPr>
                              <w:drawing>
                                <wp:inline distT="0" distB="0" distL="0" distR="0" wp14:anchorId="41D24074" wp14:editId="2305A9D6">
                                  <wp:extent cx="7139305" cy="3870542"/>
                                  <wp:effectExtent l="0" t="0" r="4445" b="0"/>
                                  <wp:docPr id="55320686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6501" name="Picture 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149401" cy="38760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F7859DE">
              <v:shape id="Text Box 3" style="position:absolute;margin-left:-48.3pt;margin-top:-6.85pt;width:575pt;height:320.5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" w14:anchorId="56069A1C">
                <v:textbox>
                  <w:txbxContent>
                    <w:p w:rsidR="00AB414D" w:rsidRDefault="00AB414D" w14:paraId="5DAB6C7B" w14:textId="798015D3">
                      <w:r>
                        <w:rPr>
                          <w:rFonts w:cs="Times New Roman"/>
                          <w:b/>
                          <w:bCs/>
                          <w:noProof/>
                        </w:rPr>
                        <w:drawing>
                          <wp:inline distT="0" distB="0" distL="0" distR="0" wp14:anchorId="7B230B31" wp14:editId="2305A9D6">
                            <wp:extent cx="7139305" cy="3870542"/>
                            <wp:effectExtent l="0" t="0" r="4445" b="0"/>
                            <wp:docPr id="45315168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6501" name="Picture 2"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49401" cy="3876015"/>
                                    </a:xfrm>
                                    <a:prstGeom prst="rect">
                                      <a:avLst/>
                                    </a:prstGeom>
                                  </pic:spPr>
                                </pic:pic>
                              </a:graphicData>
                            </a:graphic>
                          </wp:inline>
                        </w:drawing>
                      </w:r>
                    </w:p>
                  </w:txbxContent>
                </v:textbox>
              </v:shape>
            </w:pict>
          </mc:Fallback>
        </mc:AlternateContent>
      </w:r>
    </w:p>
    <w:p w:rsidR="00AB414D" w:rsidP="00451564" w:rsidRDefault="00AB414D" w14:paraId="756BD767" w14:textId="4A0894E2">
      <w:pPr>
        <w:rPr>
          <w:rFonts w:cs="Times New Roman"/>
          <w:b/>
          <w:bCs/>
        </w:rPr>
      </w:pPr>
    </w:p>
    <w:p w:rsidR="00AB414D" w:rsidP="00451564" w:rsidRDefault="00AB414D" w14:paraId="6653DC54" w14:textId="310C5A76">
      <w:pPr>
        <w:rPr>
          <w:rFonts w:cs="Times New Roman"/>
          <w:b/>
          <w:bCs/>
        </w:rPr>
      </w:pPr>
    </w:p>
    <w:p w:rsidR="00AB414D" w:rsidP="00451564" w:rsidRDefault="00AB414D" w14:paraId="25043E21" w14:textId="5E910F25">
      <w:pPr>
        <w:rPr>
          <w:rFonts w:cs="Times New Roman"/>
          <w:b/>
          <w:bCs/>
        </w:rPr>
      </w:pPr>
    </w:p>
    <w:p w:rsidR="00AB414D" w:rsidP="00451564" w:rsidRDefault="00AB414D" w14:paraId="06F479CE" w14:textId="37795154">
      <w:pPr>
        <w:rPr>
          <w:rFonts w:cs="Times New Roman"/>
          <w:b/>
          <w:bCs/>
        </w:rPr>
      </w:pPr>
    </w:p>
    <w:p w:rsidR="00AB414D" w:rsidP="00451564" w:rsidRDefault="00AB414D" w14:paraId="2DEEE212" w14:textId="77DABF17">
      <w:pPr>
        <w:rPr>
          <w:rFonts w:cs="Times New Roman"/>
          <w:b/>
          <w:bCs/>
        </w:rPr>
      </w:pPr>
    </w:p>
    <w:p w:rsidR="00AB414D" w:rsidP="00451564" w:rsidRDefault="00AB414D" w14:paraId="461B9524" w14:textId="4BD07DFD">
      <w:pPr>
        <w:rPr>
          <w:rFonts w:cs="Times New Roman"/>
          <w:b/>
          <w:bCs/>
        </w:rPr>
      </w:pPr>
    </w:p>
    <w:p w:rsidR="00AB414D" w:rsidP="00451564" w:rsidRDefault="00AB414D" w14:paraId="381B1E26" w14:textId="6DC25D2E">
      <w:pPr>
        <w:rPr>
          <w:rFonts w:cs="Times New Roman"/>
          <w:b/>
          <w:bCs/>
        </w:rPr>
      </w:pPr>
    </w:p>
    <w:p w:rsidR="00AB414D" w:rsidP="00451564" w:rsidRDefault="00AB414D" w14:paraId="261CD6CE" w14:textId="49F09F69">
      <w:pPr>
        <w:rPr>
          <w:rFonts w:cs="Times New Roman"/>
          <w:b/>
          <w:bCs/>
        </w:rPr>
      </w:pPr>
    </w:p>
    <w:p w:rsidR="00AB414D" w:rsidP="00451564" w:rsidRDefault="00AB414D" w14:paraId="5503BEA9" w14:textId="77777777">
      <w:pPr>
        <w:rPr>
          <w:rFonts w:cs="Times New Roman"/>
          <w:b/>
          <w:bCs/>
        </w:rPr>
      </w:pPr>
    </w:p>
    <w:p w:rsidR="00AB414D" w:rsidP="00451564" w:rsidRDefault="00AB414D" w14:paraId="69D7FF72" w14:textId="77777777">
      <w:pPr>
        <w:rPr>
          <w:rFonts w:cs="Times New Roman"/>
          <w:b/>
          <w:bCs/>
        </w:rPr>
      </w:pPr>
    </w:p>
    <w:p w:rsidR="00AB414D" w:rsidP="00451564" w:rsidRDefault="00AB414D" w14:paraId="3E46DFDD" w14:textId="77777777">
      <w:pPr>
        <w:rPr>
          <w:rFonts w:cs="Times New Roman"/>
          <w:b/>
          <w:bCs/>
        </w:rPr>
      </w:pPr>
    </w:p>
    <w:p w:rsidR="00AB414D" w:rsidP="00451564" w:rsidRDefault="00AB414D" w14:paraId="688BF8E5" w14:textId="77777777">
      <w:pPr>
        <w:rPr>
          <w:rFonts w:cs="Times New Roman"/>
          <w:b/>
          <w:bCs/>
        </w:rPr>
      </w:pPr>
    </w:p>
    <w:p w:rsidR="00AB414D" w:rsidP="00451564" w:rsidRDefault="00AB414D" w14:paraId="7FE925AB" w14:textId="77777777">
      <w:pPr>
        <w:rPr>
          <w:rFonts w:cs="Times New Roman"/>
          <w:b/>
          <w:bCs/>
        </w:rPr>
      </w:pPr>
    </w:p>
    <w:p w:rsidR="00AB414D" w:rsidP="00EA16B6" w:rsidRDefault="0044490B" w14:paraId="5B776363" w14:textId="38CF6699">
      <w:pPr>
        <w:pStyle w:val="Caption"/>
        <w:ind w:left="2160"/>
        <w:rPr>
          <w:rFonts w:cs="Times New Roman"/>
          <w:b/>
          <w:bCs/>
        </w:rPr>
      </w:pPr>
      <w:r>
        <w:t xml:space="preserve">        </w:t>
      </w:r>
      <w:r w:rsidR="00EA16B6">
        <w:t xml:space="preserve">Figure </w:t>
      </w:r>
      <w:r w:rsidR="006662F0">
        <w:fldChar w:fldCharType="begin"/>
      </w:r>
      <w:r w:rsidR="006662F0">
        <w:instrText xml:space="preserve"> SEQ Figure \* ARABIC </w:instrText>
      </w:r>
      <w:r w:rsidR="006662F0">
        <w:fldChar w:fldCharType="separate"/>
      </w:r>
      <w:r w:rsidR="00EE130A">
        <w:rPr>
          <w:noProof/>
        </w:rPr>
        <w:t>4</w:t>
      </w:r>
      <w:r w:rsidR="006662F0">
        <w:rPr>
          <w:noProof/>
        </w:rPr>
        <w:fldChar w:fldCharType="end"/>
      </w:r>
      <w:r w:rsidR="00EA16B6">
        <w:t>: Batch Processing in QGIS</w:t>
      </w:r>
    </w:p>
    <w:p w:rsidR="00AB414D" w:rsidP="00EA16B6" w:rsidRDefault="00AB414D" w14:paraId="626C99FB" w14:textId="77777777">
      <w:pPr>
        <w:ind w:left="2160"/>
        <w:rPr>
          <w:rFonts w:cs="Times New Roman"/>
          <w:b/>
          <w:bCs/>
        </w:rPr>
      </w:pPr>
    </w:p>
    <w:p w:rsidRPr="00196AB3" w:rsidR="00F324BA" w:rsidP="00451564" w:rsidRDefault="00F324BA" w14:paraId="2CE6CE03" w14:textId="470540CA">
      <w:pPr>
        <w:rPr>
          <w:rFonts w:cs="Times New Roman"/>
          <w:b/>
          <w:bCs/>
        </w:rPr>
      </w:pPr>
    </w:p>
    <w:p w:rsidRPr="00196AB3" w:rsidR="00F324BA" w:rsidP="00406F35" w:rsidRDefault="00AF4DE3" w14:paraId="408CA24A" w14:textId="552CC1C4">
      <w:pPr>
        <w:pStyle w:val="Heading3"/>
      </w:pPr>
      <w:bookmarkStart w:name="_Toc216949298" w:id="59"/>
      <w:r w:rsidRPr="00196AB3">
        <w:t xml:space="preserve">Step </w:t>
      </w:r>
      <w:r w:rsidRPr="00196AB3" w:rsidR="002A4FA9">
        <w:t>2:</w:t>
      </w:r>
      <w:r w:rsidRPr="00196AB3">
        <w:t xml:space="preserve"> Defining the Area of Interest (AOI)</w:t>
      </w:r>
      <w:bookmarkEnd w:id="59"/>
    </w:p>
    <w:p w:rsidRPr="00C12B9B" w:rsidR="00AF4DE3" w:rsidP="00451564" w:rsidRDefault="00B42EAF" w14:paraId="6B6C62D7" w14:textId="2A89F4D3">
      <w:pPr>
        <w:rPr>
          <w:rFonts w:cs="Times New Roman"/>
        </w:rPr>
      </w:pPr>
      <w:r w:rsidRPr="00C12B9B">
        <w:rPr>
          <w:rFonts w:cs="Times New Roman"/>
        </w:rPr>
        <w:t xml:space="preserve">This step creates </w:t>
      </w:r>
      <w:r w:rsidRPr="00C12B9B" w:rsidR="002A4FA9">
        <w:rPr>
          <w:rFonts w:cs="Times New Roman"/>
        </w:rPr>
        <w:t>a uniform</w:t>
      </w:r>
      <w:r w:rsidRPr="00C12B9B">
        <w:rPr>
          <w:rFonts w:cs="Times New Roman"/>
        </w:rPr>
        <w:t xml:space="preserve"> spatial extent </w:t>
      </w:r>
      <w:r w:rsidRPr="00C12B9B" w:rsidR="0053737A">
        <w:rPr>
          <w:rFonts w:cs="Times New Roman"/>
        </w:rPr>
        <w:t xml:space="preserve">for </w:t>
      </w:r>
      <w:r w:rsidRPr="00C12B9B" w:rsidR="006464A5">
        <w:rPr>
          <w:rFonts w:cs="Times New Roman"/>
        </w:rPr>
        <w:t>computation</w:t>
      </w:r>
      <w:r w:rsidRPr="00C12B9B" w:rsidR="00676FD0">
        <w:rPr>
          <w:rFonts w:cs="Times New Roman"/>
        </w:rPr>
        <w:t xml:space="preserve"> </w:t>
      </w:r>
      <w:r w:rsidRPr="00C12B9B" w:rsidR="00C916FC">
        <w:rPr>
          <w:rFonts w:cs="Times New Roman"/>
        </w:rPr>
        <w:t>using</w:t>
      </w:r>
      <w:r w:rsidRPr="00C12B9B" w:rsidR="00676FD0">
        <w:rPr>
          <w:rFonts w:cs="Times New Roman"/>
        </w:rPr>
        <w:t xml:space="preserve"> the national boundary. A 2km buffer </w:t>
      </w:r>
      <w:r w:rsidRPr="00C12B9B" w:rsidR="00875815">
        <w:rPr>
          <w:rFonts w:cs="Times New Roman"/>
        </w:rPr>
        <w:t>is</w:t>
      </w:r>
      <w:r w:rsidRPr="00C12B9B" w:rsidR="00676FD0">
        <w:rPr>
          <w:rFonts w:cs="Times New Roman"/>
        </w:rPr>
        <w:t xml:space="preserve"> applied on the national boundary </w:t>
      </w:r>
      <w:r w:rsidRPr="00C12B9B" w:rsidR="002A4FA9">
        <w:rPr>
          <w:rFonts w:cs="Times New Roman"/>
        </w:rPr>
        <w:t>to a</w:t>
      </w:r>
      <w:r w:rsidRPr="00C12B9B" w:rsidR="00676FD0">
        <w:rPr>
          <w:rFonts w:cs="Times New Roman"/>
        </w:rPr>
        <w:t xml:space="preserve"> count for edge </w:t>
      </w:r>
      <w:r w:rsidRPr="00C12B9B" w:rsidR="00501CF4">
        <w:rPr>
          <w:rFonts w:cs="Times New Roman"/>
        </w:rPr>
        <w:t>features</w:t>
      </w:r>
      <w:r w:rsidRPr="00C12B9B" w:rsidR="007B3B27">
        <w:rPr>
          <w:rFonts w:cs="Times New Roman"/>
        </w:rPr>
        <w:t xml:space="preserve"> such as </w:t>
      </w:r>
      <w:r w:rsidRPr="00C12B9B" w:rsidR="00A53AEB">
        <w:rPr>
          <w:rFonts w:cs="Times New Roman"/>
        </w:rPr>
        <w:t>roads.</w:t>
      </w:r>
    </w:p>
    <w:p w:rsidRPr="00C12B9B" w:rsidR="00501CF4" w:rsidP="00451564" w:rsidRDefault="00C12B9B" w14:paraId="0DEE7E7A" w14:textId="25E99D8B">
      <w:pPr>
        <w:rPr>
          <w:rFonts w:cs="Times New Roman"/>
        </w:rPr>
      </w:pPr>
      <w:r w:rsidRPr="00C12B9B">
        <w:rPr>
          <w:rFonts w:cs="Times New Roman"/>
        </w:rPr>
        <w:t xml:space="preserve">To perform this in </w:t>
      </w:r>
      <w:r w:rsidRPr="00C12B9B" w:rsidR="00501CF4">
        <w:rPr>
          <w:rFonts w:cs="Times New Roman"/>
        </w:rPr>
        <w:t>QGIS</w:t>
      </w:r>
    </w:p>
    <w:p w:rsidRPr="00C12B9B" w:rsidR="00501CF4" w:rsidP="00151EF7" w:rsidRDefault="00F16227" w14:paraId="445D933D" w14:textId="32B4ACAC">
      <w:pPr>
        <w:pStyle w:val="ListParagraph"/>
        <w:numPr>
          <w:ilvl w:val="0"/>
          <w:numId w:val="18"/>
        </w:numPr>
        <w:rPr>
          <w:rFonts w:cs="Times New Roman"/>
        </w:rPr>
      </w:pPr>
      <w:r w:rsidRPr="00C12B9B">
        <w:rPr>
          <w:rFonts w:cs="Times New Roman"/>
          <w:b/>
          <w:bCs/>
        </w:rPr>
        <w:t>Load</w:t>
      </w:r>
      <w:r w:rsidRPr="00C12B9B">
        <w:rPr>
          <w:rFonts w:cs="Times New Roman"/>
        </w:rPr>
        <w:t xml:space="preserve"> the national boundary shapefile (.shp)</w:t>
      </w:r>
    </w:p>
    <w:p w:rsidRPr="00C12B9B" w:rsidR="00F16227" w:rsidP="00151EF7" w:rsidRDefault="00F16227" w14:paraId="38E9A2A5" w14:textId="12F5ED08">
      <w:pPr>
        <w:pStyle w:val="ListParagraph"/>
        <w:numPr>
          <w:ilvl w:val="0"/>
          <w:numId w:val="18"/>
        </w:numPr>
        <w:rPr>
          <w:rFonts w:cs="Times New Roman"/>
          <w:b/>
          <w:bCs/>
        </w:rPr>
      </w:pPr>
      <w:r w:rsidRPr="00C12B9B">
        <w:rPr>
          <w:rFonts w:cs="Times New Roman"/>
        </w:rPr>
        <w:t xml:space="preserve">Ensure the </w:t>
      </w:r>
      <w:r w:rsidRPr="00C12B9B" w:rsidR="008A1625">
        <w:rPr>
          <w:rFonts w:cs="Times New Roman"/>
        </w:rPr>
        <w:t xml:space="preserve">boundary layer is projected to the appropriate </w:t>
      </w:r>
      <w:r w:rsidR="00C12B9B">
        <w:rPr>
          <w:rFonts w:cs="Times New Roman"/>
        </w:rPr>
        <w:t xml:space="preserve">projected </w:t>
      </w:r>
      <w:r w:rsidRPr="00C12B9B" w:rsidR="008A1625">
        <w:rPr>
          <w:rFonts w:cs="Times New Roman"/>
        </w:rPr>
        <w:t>coordinate system</w:t>
      </w:r>
      <w:r w:rsidRPr="00C12B9B" w:rsidR="008A1625">
        <w:rPr>
          <w:rFonts w:cs="Times New Roman"/>
          <w:b/>
          <w:bCs/>
        </w:rPr>
        <w:t xml:space="preserve">. </w:t>
      </w:r>
    </w:p>
    <w:p w:rsidRPr="00C12B9B" w:rsidR="008A1625" w:rsidP="00151EF7" w:rsidRDefault="002939F4" w14:paraId="24C44E1D" w14:textId="6D34896B">
      <w:pPr>
        <w:pStyle w:val="ListParagraph"/>
        <w:numPr>
          <w:ilvl w:val="0"/>
          <w:numId w:val="18"/>
        </w:numPr>
        <w:rPr>
          <w:rFonts w:cs="Times New Roman"/>
          <w:b/>
          <w:bCs/>
        </w:rPr>
      </w:pPr>
      <w:r w:rsidRPr="00C12B9B">
        <w:rPr>
          <w:rFonts w:cs="Times New Roman"/>
          <w:b/>
          <w:bCs/>
        </w:rPr>
        <w:t xml:space="preserve">Apply a 2 km </w:t>
      </w:r>
      <w:r w:rsidRPr="00C12B9B" w:rsidR="00B20F82">
        <w:rPr>
          <w:rFonts w:cs="Times New Roman"/>
          <w:b/>
          <w:bCs/>
        </w:rPr>
        <w:t xml:space="preserve">buffer </w:t>
      </w:r>
      <w:r w:rsidR="00B20F82">
        <w:rPr>
          <w:rFonts w:cs="Times New Roman"/>
          <w:b/>
          <w:bCs/>
        </w:rPr>
        <w:t>by</w:t>
      </w:r>
      <w:r w:rsidR="00F66A4B">
        <w:rPr>
          <w:rFonts w:cs="Times New Roman"/>
          <w:b/>
          <w:bCs/>
        </w:rPr>
        <w:t xml:space="preserve"> clicking </w:t>
      </w:r>
      <w:r w:rsidR="00C93064">
        <w:rPr>
          <w:rFonts w:cs="Times New Roman"/>
          <w:b/>
          <w:bCs/>
        </w:rPr>
        <w:t xml:space="preserve">Processing </w:t>
      </w:r>
      <w:r w:rsidR="00D60631">
        <w:rPr>
          <w:rFonts w:cs="Times New Roman"/>
          <w:b/>
          <w:bCs/>
        </w:rPr>
        <w:t>→</w:t>
      </w:r>
      <w:r w:rsidR="00C93064">
        <w:rPr>
          <w:rFonts w:cs="Times New Roman"/>
          <w:b/>
          <w:bCs/>
        </w:rPr>
        <w:t xml:space="preserve"> Toolbox </w:t>
      </w:r>
      <w:r w:rsidR="00D60631">
        <w:rPr>
          <w:rFonts w:cs="Times New Roman"/>
          <w:b/>
          <w:bCs/>
        </w:rPr>
        <w:t>→</w:t>
      </w:r>
      <w:r w:rsidRPr="00C12B9B" w:rsidR="00152395">
        <w:rPr>
          <w:rFonts w:cs="Times New Roman"/>
          <w:b/>
          <w:bCs/>
        </w:rPr>
        <w:t xml:space="preserve"> Vector</w:t>
      </w:r>
      <w:r w:rsidR="00C93064">
        <w:rPr>
          <w:rFonts w:cs="Times New Roman"/>
          <w:b/>
          <w:bCs/>
        </w:rPr>
        <w:t xml:space="preserve"> geometry</w:t>
      </w:r>
      <w:r w:rsidRPr="00C12B9B">
        <w:rPr>
          <w:rFonts w:cs="Times New Roman"/>
          <w:b/>
          <w:bCs/>
        </w:rPr>
        <w:t xml:space="preserve"> </w:t>
      </w:r>
      <w:r w:rsidR="00D60631">
        <w:rPr>
          <w:rFonts w:cs="Times New Roman"/>
          <w:b/>
          <w:bCs/>
        </w:rPr>
        <w:t>→</w:t>
      </w:r>
      <w:r w:rsidRPr="00C12B9B">
        <w:rPr>
          <w:rFonts w:cs="Times New Roman"/>
          <w:b/>
          <w:bCs/>
        </w:rPr>
        <w:t xml:space="preserve"> </w:t>
      </w:r>
      <w:r w:rsidRPr="00C12B9B" w:rsidR="00A53AEB">
        <w:rPr>
          <w:rFonts w:cs="Times New Roman"/>
          <w:b/>
          <w:bCs/>
        </w:rPr>
        <w:t>Buffer.</w:t>
      </w:r>
    </w:p>
    <w:p w:rsidR="00753CB6" w:rsidP="00151EF7" w:rsidRDefault="00B20F82" w14:paraId="33D42785" w14:textId="62D6C9E8">
      <w:pPr>
        <w:pStyle w:val="ListParagraph"/>
        <w:numPr>
          <w:ilvl w:val="0"/>
          <w:numId w:val="18"/>
        </w:numPr>
        <w:rPr>
          <w:rFonts w:cs="Times New Roman"/>
          <w:b/>
          <w:bCs/>
        </w:rPr>
      </w:pPr>
      <w:r>
        <w:rPr>
          <w:rFonts w:cs="Times New Roman"/>
          <w:b/>
          <w:bCs/>
        </w:rPr>
        <w:t>Leaving other default parameters, s</w:t>
      </w:r>
      <w:r w:rsidRPr="00C12B9B" w:rsidR="009017C9">
        <w:rPr>
          <w:rFonts w:cs="Times New Roman"/>
          <w:b/>
          <w:bCs/>
        </w:rPr>
        <w:t xml:space="preserve">et the buffer distance to 2000 </w:t>
      </w:r>
      <w:r w:rsidR="003C4619">
        <w:rPr>
          <w:rFonts w:cs="Times New Roman"/>
          <w:b/>
          <w:bCs/>
        </w:rPr>
        <w:t>meters</w:t>
      </w:r>
      <w:r w:rsidR="00E87761">
        <w:rPr>
          <w:rFonts w:cs="Times New Roman"/>
          <w:b/>
          <w:bCs/>
        </w:rPr>
        <w:t xml:space="preserve"> </w:t>
      </w:r>
      <w:r w:rsidRPr="00E87761" w:rsidR="00E87761">
        <w:rPr>
          <w:rFonts w:cs="Times New Roman"/>
        </w:rPr>
        <w:t xml:space="preserve">and </w:t>
      </w:r>
      <w:r w:rsidR="00E87761">
        <w:rPr>
          <w:rFonts w:cs="Times New Roman"/>
          <w:b/>
          <w:bCs/>
        </w:rPr>
        <w:t>Click Run.</w:t>
      </w:r>
    </w:p>
    <w:p w:rsidR="006D61E6" w:rsidP="006D61E6" w:rsidRDefault="006D61E6" w14:paraId="509200AB" w14:textId="4DFB3A4D">
      <w:pPr>
        <w:rPr>
          <w:rFonts w:cs="Times New Roman"/>
          <w:b/>
          <w:bCs/>
        </w:rPr>
      </w:pPr>
    </w:p>
    <w:p w:rsidR="006D61E6" w:rsidP="006D61E6" w:rsidRDefault="006D61E6" w14:paraId="1581C1D8" w14:textId="6510969E">
      <w:pPr>
        <w:rPr>
          <w:rFonts w:cs="Times New Roman"/>
          <w:b/>
          <w:bCs/>
        </w:rPr>
      </w:pPr>
    </w:p>
    <w:p w:rsidRPr="006D61E6" w:rsidR="006D61E6" w:rsidP="006D61E6" w:rsidRDefault="0004067A" w14:paraId="10F8CCAB" w14:textId="45EE940C">
      <w:pPr>
        <w:rPr>
          <w:rFonts w:cs="Times New Roman"/>
          <w:b/>
          <w:bCs/>
        </w:rPr>
      </w:pPr>
      <w:r>
        <w:rPr>
          <w:noProof/>
        </w:rPr>
        <mc:AlternateContent>
          <mc:Choice Requires="wps">
            <w:drawing>
              <wp:anchor distT="0" distB="0" distL="114300" distR="114300" simplePos="0" relativeHeight="251658246" behindDoc="0" locked="0" layoutInCell="1" allowOverlap="1" wp14:anchorId="2C77D0A1" wp14:editId="0B25C5BD">
                <wp:simplePos x="0" y="0"/>
                <wp:positionH relativeFrom="margin">
                  <wp:align>center</wp:align>
                </wp:positionH>
                <wp:positionV relativeFrom="paragraph">
                  <wp:posOffset>-278</wp:posOffset>
                </wp:positionV>
                <wp:extent cx="5295900" cy="695325"/>
                <wp:effectExtent l="0" t="0" r="19050" b="28575"/>
                <wp:wrapSquare wrapText="bothSides"/>
                <wp:docPr id="22057725" name="Text Box 1"/>
                <wp:cNvGraphicFramePr/>
                <a:graphic xmlns:a="http://schemas.openxmlformats.org/drawingml/2006/main">
                  <a:graphicData uri="http://schemas.microsoft.com/office/word/2010/wordprocessingShape">
                    <wps:wsp>
                      <wps:cNvSpPr txBox="1"/>
                      <wps:spPr>
                        <a:xfrm>
                          <a:off x="0" y="0"/>
                          <a:ext cx="5295900" cy="695325"/>
                        </a:xfrm>
                        <a:prstGeom prst="rect">
                          <a:avLst/>
                        </a:prstGeom>
                        <a:solidFill>
                          <a:schemeClr val="accent1">
                            <a:lumMod val="20000"/>
                            <a:lumOff val="80000"/>
                          </a:schemeClr>
                        </a:solidFill>
                        <a:ln w="6350">
                          <a:solidFill>
                            <a:prstClr val="black"/>
                          </a:solidFill>
                        </a:ln>
                      </wps:spPr>
                      <wps:txbx>
                        <w:txbxContent>
                          <w:p w:rsidRPr="006D61E6" w:rsidR="003408E6" w:rsidP="00683FE7" w:rsidRDefault="003408E6" w14:paraId="0F95CE1D" w14:textId="79340A3D">
                            <w:pPr>
                              <w:rPr>
                                <w:rFonts w:cs="Times New Roman"/>
                              </w:rPr>
                            </w:pPr>
                            <w:r w:rsidRPr="00196AB3">
                              <w:rPr>
                                <w:rFonts w:cs="Times New Roman"/>
                                <w:b/>
                                <w:bCs/>
                              </w:rPr>
                              <w:t>T</w:t>
                            </w:r>
                            <w:r w:rsidR="00683483">
                              <w:rPr>
                                <w:rFonts w:cs="Times New Roman"/>
                                <w:b/>
                                <w:bCs/>
                              </w:rPr>
                              <w:t>IP</w:t>
                            </w:r>
                            <w:r w:rsidRPr="00196AB3">
                              <w:rPr>
                                <w:rFonts w:cs="Times New Roman"/>
                                <w:b/>
                                <w:bCs/>
                              </w:rPr>
                              <w:t xml:space="preserve">: </w:t>
                            </w:r>
                            <w:r w:rsidRPr="006D61E6">
                              <w:rPr>
                                <w:rFonts w:cs="Times New Roman"/>
                              </w:rPr>
                              <w:t xml:space="preserve">In the case where the national boundary has internal boundaries e.g., provinces, </w:t>
                            </w:r>
                            <w:r w:rsidRPr="00F67363">
                              <w:rPr>
                                <w:rFonts w:cs="Times New Roman"/>
                                <w:b/>
                                <w:bCs/>
                              </w:rPr>
                              <w:t>check the dissolve option</w:t>
                            </w:r>
                            <w:r w:rsidRPr="006D61E6">
                              <w:rPr>
                                <w:rFonts w:cs="Times New Roman"/>
                              </w:rPr>
                              <w:t xml:space="preserve"> to merge</w:t>
                            </w:r>
                            <w:r w:rsidR="00F67363">
                              <w:rPr>
                                <w:rFonts w:cs="Times New Roman"/>
                              </w:rPr>
                              <w:t xml:space="preserve"> the input </w:t>
                            </w:r>
                            <w:r w:rsidRPr="006D61E6">
                              <w:rPr>
                                <w:rFonts w:cs="Times New Roman"/>
                              </w:rPr>
                              <w:t>into a single continuous</w:t>
                            </w:r>
                            <w:r w:rsidR="00F67363">
                              <w:rPr>
                                <w:rFonts w:cs="Times New Roman"/>
                              </w:rPr>
                              <w:t xml:space="preserve"> input</w:t>
                            </w:r>
                            <w:r w:rsidRPr="006D61E6">
                              <w:rPr>
                                <w:rFonts w:cs="Times New Roman"/>
                              </w:rPr>
                              <w:t>. Otherwise, buffers will be applied individually to the internal boundaries.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3B88268">
              <v:shape id="_x0000_s1034" style="position:absolute;margin-left:0;margin-top:0;width:417pt;height:54.75pt;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color="#d9e2f3 [660]"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" w14:anchorId="2C77D0A1">
                <v:textbox>
                  <w:txbxContent>
                    <w:p w:rsidRPr="006D61E6" w:rsidR="003408E6" w:rsidP="00683FE7" w:rsidRDefault="003408E6" w14:paraId="12715645" w14:textId="79340A3D">
                      <w:pPr>
                        <w:rPr>
                          <w:rFonts w:cs="Times New Roman"/>
                        </w:rPr>
                      </w:pPr>
                      <w:r w:rsidRPr="00196AB3">
                        <w:rPr>
                          <w:rFonts w:cs="Times New Roman"/>
                          <w:b/>
                          <w:bCs/>
                        </w:rPr>
                        <w:t>T</w:t>
                      </w:r>
                      <w:r w:rsidR="00683483">
                        <w:rPr>
                          <w:rFonts w:cs="Times New Roman"/>
                          <w:b/>
                          <w:bCs/>
                        </w:rPr>
                        <w:t>IP</w:t>
                      </w:r>
                      <w:r w:rsidRPr="00196AB3">
                        <w:rPr>
                          <w:rFonts w:cs="Times New Roman"/>
                          <w:b/>
                          <w:bCs/>
                        </w:rPr>
                        <w:t xml:space="preserve">: </w:t>
                      </w:r>
                      <w:r w:rsidRPr="006D61E6">
                        <w:rPr>
                          <w:rFonts w:cs="Times New Roman"/>
                        </w:rPr>
                        <w:t xml:space="preserve">In the case where the national boundary has internal boundaries e.g., provinces, </w:t>
                      </w:r>
                      <w:r w:rsidRPr="00F67363">
                        <w:rPr>
                          <w:rFonts w:cs="Times New Roman"/>
                          <w:b/>
                          <w:bCs/>
                        </w:rPr>
                        <w:t>check the dissolve option</w:t>
                      </w:r>
                      <w:r w:rsidRPr="006D61E6">
                        <w:rPr>
                          <w:rFonts w:cs="Times New Roman"/>
                        </w:rPr>
                        <w:t xml:space="preserve"> to merge</w:t>
                      </w:r>
                      <w:r w:rsidR="00F67363">
                        <w:rPr>
                          <w:rFonts w:cs="Times New Roman"/>
                        </w:rPr>
                        <w:t xml:space="preserve"> the input </w:t>
                      </w:r>
                      <w:r w:rsidRPr="006D61E6">
                        <w:rPr>
                          <w:rFonts w:cs="Times New Roman"/>
                        </w:rPr>
                        <w:t>into a single continuous</w:t>
                      </w:r>
                      <w:r w:rsidR="00F67363">
                        <w:rPr>
                          <w:rFonts w:cs="Times New Roman"/>
                        </w:rPr>
                        <w:t xml:space="preserve"> input</w:t>
                      </w:r>
                      <w:r w:rsidRPr="006D61E6">
                        <w:rPr>
                          <w:rFonts w:cs="Times New Roman"/>
                        </w:rPr>
                        <w:t>. Otherwise, buffers will be applied individually to the internal boundaries.</w:t>
                      </w:r>
                    </w:p>
                  </w:txbxContent>
                </v:textbox>
                <w10:wrap type="square" anchorx="margin"/>
              </v:shape>
            </w:pict>
          </mc:Fallback>
        </mc:AlternateContent>
      </w:r>
    </w:p>
    <w:p w:rsidR="003408E6" w:rsidP="00151EF7" w:rsidRDefault="0096042A" w14:paraId="66C7AE05" w14:textId="77777777">
      <w:pPr>
        <w:pStyle w:val="ListParagraph"/>
        <w:numPr>
          <w:ilvl w:val="0"/>
          <w:numId w:val="18"/>
        </w:numPr>
        <w:rPr>
          <w:rFonts w:cs="Times New Roman"/>
          <w:b/>
          <w:bCs/>
        </w:rPr>
      </w:pPr>
      <w:r w:rsidRPr="00E87761">
        <w:rPr>
          <w:rFonts w:cs="Times New Roman"/>
        </w:rPr>
        <w:t>Optional:</w:t>
      </w:r>
      <w:r w:rsidR="00753CB6">
        <w:rPr>
          <w:rFonts w:cs="Times New Roman"/>
          <w:b/>
          <w:bCs/>
        </w:rPr>
        <w:t xml:space="preserve"> Check</w:t>
      </w:r>
      <w:r w:rsidRPr="0096042A" w:rsidR="00753CB6">
        <w:rPr>
          <w:rFonts w:cs="Times New Roman"/>
        </w:rPr>
        <w:t xml:space="preserve"> the </w:t>
      </w:r>
      <w:r w:rsidRPr="00753CB6" w:rsidR="0011035E">
        <w:rPr>
          <w:rFonts w:cs="Times New Roman"/>
          <w:b/>
          <w:bCs/>
        </w:rPr>
        <w:t>Dissolve</w:t>
      </w:r>
      <w:r>
        <w:rPr>
          <w:rFonts w:cs="Times New Roman"/>
          <w:b/>
          <w:bCs/>
        </w:rPr>
        <w:t xml:space="preserve"> Result</w:t>
      </w:r>
      <w:r w:rsidR="00753CB6">
        <w:rPr>
          <w:rFonts w:cs="Times New Roman"/>
          <w:b/>
          <w:bCs/>
        </w:rPr>
        <w:t xml:space="preserve"> </w:t>
      </w:r>
      <w:r>
        <w:rPr>
          <w:rFonts w:cs="Times New Roman"/>
          <w:b/>
          <w:bCs/>
        </w:rPr>
        <w:t>option.</w:t>
      </w:r>
    </w:p>
    <w:p w:rsidRPr="003408E6" w:rsidR="009017C9" w:rsidP="00151EF7" w:rsidRDefault="009713E7" w14:paraId="65B1E336" w14:textId="328319AA">
      <w:pPr>
        <w:pStyle w:val="ListParagraph"/>
        <w:numPr>
          <w:ilvl w:val="0"/>
          <w:numId w:val="18"/>
        </w:numPr>
        <w:rPr>
          <w:rFonts w:cs="Times New Roman"/>
        </w:rPr>
      </w:pPr>
      <w:r w:rsidRPr="003408E6">
        <w:rPr>
          <w:rFonts w:cs="Times New Roman"/>
        </w:rPr>
        <w:t>Name your o</w:t>
      </w:r>
      <w:r w:rsidRPr="003408E6" w:rsidR="00A53AEB">
        <w:rPr>
          <w:rFonts w:cs="Times New Roman"/>
        </w:rPr>
        <w:t>utput</w:t>
      </w:r>
      <w:r w:rsidRPr="003408E6">
        <w:rPr>
          <w:rFonts w:cs="Times New Roman"/>
        </w:rPr>
        <w:t xml:space="preserve"> appropriately </w:t>
      </w:r>
      <w:r w:rsidRPr="003408E6" w:rsidR="003408E6">
        <w:rPr>
          <w:rFonts w:cs="Times New Roman"/>
        </w:rPr>
        <w:t>e.g.</w:t>
      </w:r>
      <w:r w:rsidRPr="003408E6" w:rsidR="00183307">
        <w:rPr>
          <w:rFonts w:cs="Times New Roman"/>
          <w:b/>
          <w:bCs/>
        </w:rPr>
        <w:t xml:space="preserve"> </w:t>
      </w:r>
      <w:bookmarkStart w:name="_Hlk216281305" w:id="60"/>
      <w:r w:rsidRPr="003408E6" w:rsidR="00183307">
        <w:rPr>
          <w:rFonts w:ascii="Courier New" w:hAnsi="Courier New" w:cs="Courier New"/>
        </w:rPr>
        <w:t>Ecuador_AOI_Mask.shp</w:t>
      </w:r>
      <w:bookmarkEnd w:id="60"/>
    </w:p>
    <w:p w:rsidR="00D13A09" w:rsidP="00D13A09" w:rsidRDefault="00D13A09" w14:paraId="108EC478" w14:textId="6A7C6D2A">
      <w:pPr>
        <w:rPr>
          <w:rFonts w:cs="Times New Roman"/>
        </w:rPr>
      </w:pPr>
      <w:r>
        <w:rPr>
          <w:noProof/>
        </w:rPr>
        <mc:AlternateContent>
          <mc:Choice Requires="wps">
            <w:drawing>
              <wp:anchor distT="0" distB="0" distL="114300" distR="114300" simplePos="0" relativeHeight="251658247" behindDoc="0" locked="0" layoutInCell="1" allowOverlap="1" wp14:anchorId="1FD8B939" wp14:editId="4473238E">
                <wp:simplePos x="0" y="0"/>
                <wp:positionH relativeFrom="margin">
                  <wp:posOffset>343535</wp:posOffset>
                </wp:positionH>
                <wp:positionV relativeFrom="paragraph">
                  <wp:posOffset>86360</wp:posOffset>
                </wp:positionV>
                <wp:extent cx="5520690" cy="695325"/>
                <wp:effectExtent l="0" t="0" r="22860" b="28575"/>
                <wp:wrapSquare wrapText="bothSides"/>
                <wp:docPr id="1636578390" name="Text Box 1"/>
                <wp:cNvGraphicFramePr/>
                <a:graphic xmlns:a="http://schemas.openxmlformats.org/drawingml/2006/main">
                  <a:graphicData uri="http://schemas.microsoft.com/office/word/2010/wordprocessingShape">
                    <wps:wsp>
                      <wps:cNvSpPr txBox="1"/>
                      <wps:spPr>
                        <a:xfrm>
                          <a:off x="0" y="0"/>
                          <a:ext cx="5520690" cy="695325"/>
                        </a:xfrm>
                        <a:prstGeom prst="rect">
                          <a:avLst/>
                        </a:prstGeom>
                        <a:solidFill>
                          <a:schemeClr val="accent6">
                            <a:lumMod val="20000"/>
                            <a:lumOff val="80000"/>
                          </a:schemeClr>
                        </a:solidFill>
                        <a:ln w="6350">
                          <a:solidFill>
                            <a:prstClr val="black"/>
                          </a:solidFill>
                        </a:ln>
                      </wps:spPr>
                      <wps:txbx>
                        <w:txbxContent>
                          <w:p w:rsidRPr="00F67363" w:rsidR="00F67363" w:rsidP="003E154F" w:rsidRDefault="00F67363" w14:paraId="08EF42E4" w14:textId="08034BFA">
                            <w:pPr>
                              <w:rPr>
                                <w:rFonts w:cs="Times New Roman"/>
                              </w:rPr>
                            </w:pPr>
                            <w:r>
                              <w:rPr>
                                <w:rFonts w:cs="Times New Roman"/>
                                <w:b/>
                                <w:bCs/>
                              </w:rPr>
                              <w:t xml:space="preserve">NOTE: </w:t>
                            </w:r>
                            <w:r w:rsidRPr="00F67363">
                              <w:rPr>
                                <w:rFonts w:cs="Times New Roman"/>
                              </w:rPr>
                              <w:t xml:space="preserve">Make sure your layer is in a </w:t>
                            </w:r>
                            <w:r w:rsidRPr="00F67363">
                              <w:rPr>
                                <w:rFonts w:cs="Times New Roman"/>
                                <w:b/>
                                <w:bCs/>
                              </w:rPr>
                              <w:t>projected coordinated system</w:t>
                            </w:r>
                            <w:r w:rsidRPr="00F67363">
                              <w:rPr>
                                <w:rFonts w:cs="Times New Roman"/>
                              </w:rPr>
                              <w:t xml:space="preserve"> -Working in geographically coordinated systems will produce buffers that are distorted and incorrect as distances are interpreted in degrees as opposed to meters.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6BA28B">
              <v:shape id="_x0000_s1035" style="position:absolute;margin-left:27.05pt;margin-top:6.8pt;width:434.7pt;height:54.7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" w14:anchorId="1FD8B939">
                <v:textbox>
                  <w:txbxContent>
                    <w:p w:rsidRPr="00F67363" w:rsidR="00F67363" w:rsidP="003E154F" w:rsidRDefault="00F67363" w14:paraId="14FD67C0" w14:textId="08034BFA">
                      <w:pPr>
                        <w:rPr>
                          <w:rFonts w:cs="Times New Roman"/>
                        </w:rPr>
                      </w:pPr>
                      <w:r>
                        <w:rPr>
                          <w:rFonts w:cs="Times New Roman"/>
                          <w:b/>
                          <w:bCs/>
                        </w:rPr>
                        <w:t xml:space="preserve">NOTE: </w:t>
                      </w:r>
                      <w:r w:rsidRPr="00F67363">
                        <w:rPr>
                          <w:rFonts w:cs="Times New Roman"/>
                        </w:rPr>
                        <w:t xml:space="preserve">Make sure your layer is in a </w:t>
                      </w:r>
                      <w:r w:rsidRPr="00F67363">
                        <w:rPr>
                          <w:rFonts w:cs="Times New Roman"/>
                          <w:b/>
                          <w:bCs/>
                        </w:rPr>
                        <w:t>projected coordinated system</w:t>
                      </w:r>
                      <w:r w:rsidRPr="00F67363">
                        <w:rPr>
                          <w:rFonts w:cs="Times New Roman"/>
                        </w:rPr>
                        <w:t xml:space="preserve"> -Working in geographically coordinated systems will produce buffers that are distorted and incorrect as distances are interpreted in degrees as opposed to meters. </w:t>
                      </w:r>
                    </w:p>
                  </w:txbxContent>
                </v:textbox>
                <w10:wrap type="square" anchorx="margin"/>
              </v:shape>
            </w:pict>
          </mc:Fallback>
        </mc:AlternateContent>
      </w:r>
    </w:p>
    <w:p w:rsidR="00D13A09" w:rsidP="00D13A09" w:rsidRDefault="00D13A09" w14:paraId="13C76DE6" w14:textId="77777777">
      <w:pPr>
        <w:rPr>
          <w:rFonts w:cs="Times New Roman"/>
        </w:rPr>
      </w:pPr>
    </w:p>
    <w:p w:rsidR="00D13A09" w:rsidP="00D13A09" w:rsidRDefault="00D13A09" w14:paraId="13CDDF7E" w14:textId="77777777">
      <w:pPr>
        <w:rPr>
          <w:rFonts w:cs="Times New Roman"/>
        </w:rPr>
      </w:pPr>
    </w:p>
    <w:p w:rsidR="00D13A09" w:rsidP="00D13A09" w:rsidRDefault="00D13A09" w14:paraId="11CF1719" w14:textId="5B08D7D7">
      <w:pPr>
        <w:rPr>
          <w:rFonts w:cs="Times New Roman"/>
        </w:rPr>
      </w:pPr>
    </w:p>
    <w:p w:rsidR="00D13A09" w:rsidP="00D13A09" w:rsidRDefault="00D13A09" w14:paraId="18A9DD56" w14:textId="5E1ACFE0">
      <w:pPr>
        <w:rPr>
          <w:rFonts w:cs="Times New Roman"/>
        </w:rPr>
      </w:pPr>
      <w:r>
        <w:rPr>
          <w:rFonts w:cs="Times New Roman"/>
          <w:noProof/>
        </w:rPr>
        <mc:AlternateContent>
          <mc:Choice Requires="wps">
            <w:drawing>
              <wp:anchor distT="0" distB="0" distL="114300" distR="114300" simplePos="0" relativeHeight="251658268" behindDoc="0" locked="0" layoutInCell="1" allowOverlap="1" wp14:anchorId="53280142" wp14:editId="6C330D54">
                <wp:simplePos x="0" y="0"/>
                <wp:positionH relativeFrom="margin">
                  <wp:align>left</wp:align>
                </wp:positionH>
                <wp:positionV relativeFrom="paragraph">
                  <wp:posOffset>125457</wp:posOffset>
                </wp:positionV>
                <wp:extent cx="6333688" cy="4219663"/>
                <wp:effectExtent l="0" t="0" r="10160" b="28575"/>
                <wp:wrapNone/>
                <wp:docPr id="1441501101" name="Text Box 4"/>
                <wp:cNvGraphicFramePr/>
                <a:graphic xmlns:a="http://schemas.openxmlformats.org/drawingml/2006/main">
                  <a:graphicData uri="http://schemas.microsoft.com/office/word/2010/wordprocessingShape">
                    <wps:wsp>
                      <wps:cNvSpPr txBox="1"/>
                      <wps:spPr>
                        <a:xfrm>
                          <a:off x="0" y="0"/>
                          <a:ext cx="6333688" cy="4219663"/>
                        </a:xfrm>
                        <a:prstGeom prst="rect">
                          <a:avLst/>
                        </a:prstGeom>
                        <a:solidFill>
                          <a:schemeClr val="lt1"/>
                        </a:solidFill>
                        <a:ln w="6350">
                          <a:solidFill>
                            <a:prstClr val="black"/>
                          </a:solidFill>
                        </a:ln>
                      </wps:spPr>
                      <wps:txbx>
                        <w:txbxContent>
                          <w:p w:rsidR="00D13A09" w:rsidRDefault="00D13A09" w14:paraId="47C97134" w14:textId="6B200D66">
                            <w:r>
                              <w:rPr>
                                <w:noProof/>
                              </w:rPr>
                              <w:drawing>
                                <wp:inline distT="0" distB="0" distL="0" distR="0" wp14:anchorId="47AEF691" wp14:editId="3754A009">
                                  <wp:extent cx="6182686" cy="4013515"/>
                                  <wp:effectExtent l="0" t="0" r="8890" b="6350"/>
                                  <wp:docPr id="178704722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94564" name="Picture 5"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204117" cy="402742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039CC2E">
              <v:shape id="Text Box 4" style="position:absolute;margin-left:0;margin-top:9.9pt;width:498.7pt;height:332.25pt;z-index:2516582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3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" w14:anchorId="53280142">
                <v:textbox>
                  <w:txbxContent>
                    <w:p w:rsidR="00D13A09" w:rsidRDefault="00D13A09" w14:paraId="02EB378F" w14:textId="6B200D66">
                      <w:r>
                        <w:rPr>
                          <w:noProof/>
                        </w:rPr>
                        <w:drawing>
                          <wp:inline distT="0" distB="0" distL="0" distR="0" wp14:anchorId="777FBE24" wp14:editId="3754A009">
                            <wp:extent cx="6182686" cy="4013515"/>
                            <wp:effectExtent l="0" t="0" r="8890" b="6350"/>
                            <wp:docPr id="33455984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94564" name="Picture 5"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204117" cy="4027427"/>
                                    </a:xfrm>
                                    <a:prstGeom prst="rect">
                                      <a:avLst/>
                                    </a:prstGeom>
                                  </pic:spPr>
                                </pic:pic>
                              </a:graphicData>
                            </a:graphic>
                          </wp:inline>
                        </w:drawing>
                      </w:r>
                    </w:p>
                  </w:txbxContent>
                </v:textbox>
                <w10:wrap anchorx="margin"/>
              </v:shape>
            </w:pict>
          </mc:Fallback>
        </mc:AlternateContent>
      </w:r>
    </w:p>
    <w:p w:rsidR="00D13A09" w:rsidP="00D13A09" w:rsidRDefault="00D13A09" w14:paraId="69EE941D" w14:textId="75A07F14">
      <w:pPr>
        <w:rPr>
          <w:rFonts w:cs="Times New Roman"/>
        </w:rPr>
      </w:pPr>
    </w:p>
    <w:p w:rsidR="00D13A09" w:rsidP="00D13A09" w:rsidRDefault="00D13A09" w14:paraId="3E64589C" w14:textId="77777777">
      <w:pPr>
        <w:rPr>
          <w:rFonts w:cs="Times New Roman"/>
        </w:rPr>
      </w:pPr>
    </w:p>
    <w:p w:rsidR="00D13A09" w:rsidP="00D13A09" w:rsidRDefault="00D13A09" w14:paraId="10DD71C8" w14:textId="77777777">
      <w:pPr>
        <w:rPr>
          <w:rFonts w:cs="Times New Roman"/>
        </w:rPr>
      </w:pPr>
    </w:p>
    <w:p w:rsidR="00D13A09" w:rsidP="00D13A09" w:rsidRDefault="00D13A09" w14:paraId="68990442" w14:textId="77777777">
      <w:pPr>
        <w:rPr>
          <w:rFonts w:cs="Times New Roman"/>
        </w:rPr>
      </w:pPr>
    </w:p>
    <w:p w:rsidR="00D13A09" w:rsidP="00D13A09" w:rsidRDefault="00D13A09" w14:paraId="6A5AC524" w14:textId="77777777">
      <w:pPr>
        <w:rPr>
          <w:rFonts w:cs="Times New Roman"/>
        </w:rPr>
      </w:pPr>
    </w:p>
    <w:p w:rsidR="00D13A09" w:rsidP="00D13A09" w:rsidRDefault="00D13A09" w14:paraId="2ADEC0D0" w14:textId="77777777">
      <w:pPr>
        <w:rPr>
          <w:rFonts w:cs="Times New Roman"/>
        </w:rPr>
      </w:pPr>
    </w:p>
    <w:p w:rsidR="00D13A09" w:rsidP="00D13A09" w:rsidRDefault="00D13A09" w14:paraId="5E46600E" w14:textId="77777777">
      <w:pPr>
        <w:rPr>
          <w:rFonts w:cs="Times New Roman"/>
        </w:rPr>
      </w:pPr>
    </w:p>
    <w:p w:rsidRPr="00D13A09" w:rsidR="00D13A09" w:rsidP="00D13A09" w:rsidRDefault="00D13A09" w14:paraId="450FB8B7" w14:textId="77777777">
      <w:pPr>
        <w:rPr>
          <w:rFonts w:cs="Times New Roman"/>
        </w:rPr>
      </w:pPr>
    </w:p>
    <w:p w:rsidR="00F67363" w:rsidP="00451564" w:rsidRDefault="00F67363" w14:paraId="040810BB" w14:textId="77777777">
      <w:pPr>
        <w:rPr>
          <w:rFonts w:cs="Times New Roman"/>
          <w:b/>
          <w:bCs/>
        </w:rPr>
      </w:pPr>
    </w:p>
    <w:p w:rsidR="00F67363" w:rsidP="00451564" w:rsidRDefault="00F67363" w14:paraId="14C9D891" w14:textId="77777777">
      <w:pPr>
        <w:rPr>
          <w:rFonts w:cs="Times New Roman"/>
          <w:b/>
          <w:bCs/>
        </w:rPr>
      </w:pPr>
    </w:p>
    <w:p w:rsidR="00F67363" w:rsidP="00451564" w:rsidRDefault="00F67363" w14:paraId="43775538" w14:textId="77777777">
      <w:pPr>
        <w:rPr>
          <w:rFonts w:cs="Times New Roman"/>
          <w:b/>
          <w:bCs/>
        </w:rPr>
      </w:pPr>
    </w:p>
    <w:p w:rsidRPr="00196AB3" w:rsidR="001B37D3" w:rsidP="00451564" w:rsidRDefault="00533B67" w14:paraId="1781257E" w14:textId="318E8454">
      <w:pPr>
        <w:rPr>
          <w:rFonts w:cs="Times New Roman"/>
          <w:b/>
          <w:bCs/>
        </w:rPr>
      </w:pPr>
      <w:r w:rsidRPr="00196AB3">
        <w:rPr>
          <w:rFonts w:cs="Times New Roman"/>
          <w:b/>
          <w:bCs/>
        </w:rPr>
        <w:t xml:space="preserve"> </w:t>
      </w:r>
    </w:p>
    <w:p w:rsidR="00D13A09" w:rsidP="00451564" w:rsidRDefault="00D13A09" w14:paraId="2F38BE52" w14:textId="77777777">
      <w:pPr>
        <w:rPr>
          <w:rFonts w:cs="Times New Roman"/>
          <w:b/>
          <w:bCs/>
        </w:rPr>
      </w:pPr>
    </w:p>
    <w:p w:rsidR="00D13A09" w:rsidP="00451564" w:rsidRDefault="00D13A09" w14:paraId="3267B222" w14:textId="77777777">
      <w:pPr>
        <w:rPr>
          <w:rFonts w:cs="Times New Roman"/>
          <w:b/>
          <w:bCs/>
        </w:rPr>
      </w:pPr>
    </w:p>
    <w:p w:rsidR="00D13A09" w:rsidP="00451564" w:rsidRDefault="00D13A09" w14:paraId="26B8F330" w14:textId="45A5B930">
      <w:pPr>
        <w:rPr>
          <w:rFonts w:cs="Times New Roman"/>
          <w:b/>
          <w:bCs/>
        </w:rPr>
      </w:pPr>
      <w:r>
        <w:rPr>
          <w:noProof/>
        </w:rPr>
        <mc:AlternateContent>
          <mc:Choice Requires="wps">
            <w:drawing>
              <wp:anchor distT="0" distB="0" distL="114300" distR="114300" simplePos="0" relativeHeight="251658269" behindDoc="0" locked="0" layoutInCell="1" allowOverlap="1" wp14:anchorId="21928BB0" wp14:editId="49948F49">
                <wp:simplePos x="0" y="0"/>
                <wp:positionH relativeFrom="column">
                  <wp:posOffset>1551963</wp:posOffset>
                </wp:positionH>
                <wp:positionV relativeFrom="paragraph">
                  <wp:posOffset>91609</wp:posOffset>
                </wp:positionV>
                <wp:extent cx="6333490" cy="635"/>
                <wp:effectExtent l="0" t="0" r="0" b="0"/>
                <wp:wrapNone/>
                <wp:docPr id="681038486" name="Text Box 1"/>
                <wp:cNvGraphicFramePr/>
                <a:graphic xmlns:a="http://schemas.openxmlformats.org/drawingml/2006/main">
                  <a:graphicData uri="http://schemas.microsoft.com/office/word/2010/wordprocessingShape">
                    <wps:wsp>
                      <wps:cNvSpPr txBox="1"/>
                      <wps:spPr>
                        <a:xfrm>
                          <a:off x="0" y="0"/>
                          <a:ext cx="6333490" cy="635"/>
                        </a:xfrm>
                        <a:prstGeom prst="rect">
                          <a:avLst/>
                        </a:prstGeom>
                        <a:solidFill>
                          <a:prstClr val="white"/>
                        </a:solidFill>
                        <a:ln>
                          <a:noFill/>
                        </a:ln>
                      </wps:spPr>
                      <wps:txbx>
                        <w:txbxContent>
                          <w:p w:rsidRPr="00E7573E" w:rsidR="00D13A09" w:rsidP="00D13A09" w:rsidRDefault="00D13A09" w14:paraId="5C912629" w14:textId="70E6D132">
                            <w:pPr>
                              <w:pStyle w:val="Caption"/>
                              <w:rPr>
                                <w:rFonts w:cs="Times New Roman"/>
                                <w:noProof/>
                                <w:szCs w:val="22"/>
                              </w:rPr>
                            </w:pPr>
                            <w:r>
                              <w:t xml:space="preserve">Figure </w:t>
                            </w:r>
                            <w:r w:rsidR="006662F0">
                              <w:fldChar w:fldCharType="begin"/>
                            </w:r>
                            <w:r w:rsidR="006662F0">
                              <w:instrText xml:space="preserve"> SEQ Figure \* ARABIC </w:instrText>
                            </w:r>
                            <w:r w:rsidR="006662F0">
                              <w:fldChar w:fldCharType="separate"/>
                            </w:r>
                            <w:r w:rsidR="00EE130A">
                              <w:rPr>
                                <w:noProof/>
                              </w:rPr>
                              <w:t>5</w:t>
                            </w:r>
                            <w:r w:rsidR="006662F0">
                              <w:rPr>
                                <w:noProof/>
                              </w:rPr>
                              <w:fldChar w:fldCharType="end"/>
                            </w:r>
                            <w:r>
                              <w:t>: Creating the AOI Mask Layer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3F11AEFB">
              <v:shape id="_x0000_s1037" style="position:absolute;margin-left:122.2pt;margin-top:7.2pt;width:498.7pt;height:.05pt;z-index:251658269;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" w14:anchorId="21928BB0">
                <v:textbox style="mso-fit-shape-to-text:t" inset="0,0,0,0">
                  <w:txbxContent>
                    <w:p w:rsidRPr="00E7573E" w:rsidR="00D13A09" w:rsidP="00D13A09" w:rsidRDefault="00D13A09" w14:paraId="34ACBB4F" w14:textId="70E6D132">
                      <w:pPr>
                        <w:pStyle w:val="Caption"/>
                        <w:rPr>
                          <w:rFonts w:cs="Times New Roman"/>
                          <w:noProof/>
                          <w:szCs w:val="22"/>
                        </w:rPr>
                      </w:pPr>
                      <w:r>
                        <w:t xml:space="preserve">Figure </w:t>
                      </w:r>
                      <w:r w:rsidR="006662F0">
                        <w:fldChar w:fldCharType="begin"/>
                      </w:r>
                      <w:r w:rsidR="006662F0">
                        <w:instrText xml:space="preserve"> SEQ Figure \* ARABIC </w:instrText>
                      </w:r>
                      <w:r w:rsidR="006662F0">
                        <w:fldChar w:fldCharType="separate"/>
                      </w:r>
                      <w:r w:rsidR="00EE130A">
                        <w:rPr>
                          <w:noProof/>
                        </w:rPr>
                        <w:t>5</w:t>
                      </w:r>
                      <w:r w:rsidR="006662F0">
                        <w:rPr>
                          <w:noProof/>
                        </w:rPr>
                        <w:fldChar w:fldCharType="end"/>
                      </w:r>
                      <w:r>
                        <w:t>: Creating the AOI Mask Layer</w:t>
                      </w:r>
                    </w:p>
                  </w:txbxContent>
                </v:textbox>
              </v:shape>
            </w:pict>
          </mc:Fallback>
        </mc:AlternateContent>
      </w:r>
    </w:p>
    <w:p w:rsidRPr="00196AB3" w:rsidR="00D13A09" w:rsidP="00451564" w:rsidRDefault="00D13A09" w14:paraId="32C96327" w14:textId="77777777">
      <w:pPr>
        <w:rPr>
          <w:rFonts w:cs="Times New Roman"/>
          <w:b/>
          <w:bCs/>
        </w:rPr>
      </w:pPr>
    </w:p>
    <w:p w:rsidRPr="00196AB3" w:rsidR="004C4D73" w:rsidP="00406F35" w:rsidRDefault="005540A3" w14:paraId="7C6D3926" w14:textId="5E36B479">
      <w:pPr>
        <w:pStyle w:val="Heading3"/>
      </w:pPr>
      <w:bookmarkStart w:name="_Toc216949299" w:id="61"/>
      <w:r w:rsidRPr="00196AB3">
        <w:t>Step 3: Clip Datasets to the AOI buffer</w:t>
      </w:r>
      <w:bookmarkEnd w:id="61"/>
    </w:p>
    <w:p w:rsidRPr="00B24AA5" w:rsidR="008B2D25" w:rsidP="00683483" w:rsidRDefault="008B2D25" w14:paraId="3A6E39C7" w14:textId="72808041">
      <w:pPr>
        <w:ind w:left="360"/>
        <w:rPr>
          <w:rFonts w:cs="Times New Roman"/>
        </w:rPr>
      </w:pPr>
      <w:r w:rsidRPr="00B24AA5">
        <w:rPr>
          <w:rFonts w:cs="Times New Roman"/>
        </w:rPr>
        <w:t>Th</w:t>
      </w:r>
      <w:r w:rsidR="006F313C">
        <w:rPr>
          <w:rFonts w:cs="Times New Roman"/>
        </w:rPr>
        <w:t>e</w:t>
      </w:r>
      <w:r w:rsidRPr="00B24AA5">
        <w:rPr>
          <w:rFonts w:cs="Times New Roman"/>
        </w:rPr>
        <w:t xml:space="preserve"> buffered national boundary </w:t>
      </w:r>
      <w:r w:rsidRPr="00B24AA5" w:rsidR="00EA6293">
        <w:rPr>
          <w:rFonts w:cs="Times New Roman"/>
        </w:rPr>
        <w:t>is</w:t>
      </w:r>
      <w:r w:rsidR="00B24AA5">
        <w:rPr>
          <w:rFonts w:cs="Times New Roman"/>
        </w:rPr>
        <w:t xml:space="preserve"> then</w:t>
      </w:r>
      <w:r w:rsidRPr="00B24AA5" w:rsidR="00EA6293">
        <w:rPr>
          <w:rFonts w:cs="Times New Roman"/>
        </w:rPr>
        <w:t xml:space="preserve"> </w:t>
      </w:r>
      <w:r w:rsidRPr="00B24AA5" w:rsidR="00B24AA5">
        <w:rPr>
          <w:rFonts w:cs="Times New Roman"/>
        </w:rPr>
        <w:t>used</w:t>
      </w:r>
      <w:r w:rsidRPr="00B24AA5">
        <w:rPr>
          <w:rFonts w:cs="Times New Roman"/>
        </w:rPr>
        <w:t xml:space="preserve"> to set the extent of</w:t>
      </w:r>
      <w:r w:rsidRPr="00B24AA5" w:rsidR="006A0D4A">
        <w:rPr>
          <w:rFonts w:cs="Times New Roman"/>
        </w:rPr>
        <w:t xml:space="preserve"> all </w:t>
      </w:r>
      <w:r w:rsidRPr="00B24AA5">
        <w:rPr>
          <w:rFonts w:cs="Times New Roman"/>
        </w:rPr>
        <w:t xml:space="preserve">analysis </w:t>
      </w:r>
      <w:r w:rsidRPr="00B24AA5" w:rsidR="009023B7">
        <w:rPr>
          <w:rFonts w:cs="Times New Roman"/>
        </w:rPr>
        <w:t>layers</w:t>
      </w:r>
      <w:r w:rsidRPr="00B24AA5" w:rsidR="00EA6293">
        <w:rPr>
          <w:rFonts w:cs="Times New Roman"/>
        </w:rPr>
        <w:t xml:space="preserve"> -</w:t>
      </w:r>
      <w:r w:rsidRPr="00B24AA5">
        <w:rPr>
          <w:rFonts w:cs="Times New Roman"/>
        </w:rPr>
        <w:t>the forest as well as anthropogenic layers.</w:t>
      </w:r>
    </w:p>
    <w:p w:rsidRPr="00B24AA5" w:rsidR="006A0D4A" w:rsidP="00683483" w:rsidRDefault="006A0D4A" w14:paraId="2DC9B9EA" w14:textId="153E4294">
      <w:pPr>
        <w:ind w:left="360"/>
        <w:rPr>
          <w:rFonts w:cs="Times New Roman"/>
        </w:rPr>
      </w:pPr>
      <w:r w:rsidRPr="00B24AA5">
        <w:rPr>
          <w:rFonts w:cs="Times New Roman"/>
        </w:rPr>
        <w:t>In QGI</w:t>
      </w:r>
      <w:r w:rsidR="00B24AA5">
        <w:rPr>
          <w:rFonts w:cs="Times New Roman"/>
        </w:rPr>
        <w:t>S,</w:t>
      </w:r>
    </w:p>
    <w:p w:rsidRPr="00123231" w:rsidR="00794CEB" w:rsidP="00683483" w:rsidRDefault="00794CEB" w14:paraId="1F6C834A" w14:textId="3884446B">
      <w:pPr>
        <w:pStyle w:val="ListParagraph"/>
        <w:numPr>
          <w:ilvl w:val="0"/>
          <w:numId w:val="19"/>
        </w:numPr>
        <w:ind w:left="1080"/>
        <w:rPr>
          <w:rFonts w:cs="Times New Roman"/>
          <w:b/>
          <w:bCs/>
        </w:rPr>
      </w:pPr>
      <w:r w:rsidRPr="00247943">
        <w:rPr>
          <w:rFonts w:cs="Times New Roman"/>
        </w:rPr>
        <w:t xml:space="preserve">For Vector </w:t>
      </w:r>
      <w:r w:rsidRPr="00247943" w:rsidR="009023B7">
        <w:rPr>
          <w:rFonts w:cs="Times New Roman"/>
        </w:rPr>
        <w:t>Layers</w:t>
      </w:r>
      <w:r w:rsidRPr="00123231" w:rsidR="009023B7">
        <w:rPr>
          <w:rFonts w:cs="Times New Roman"/>
          <w:b/>
          <w:bCs/>
        </w:rPr>
        <w:t>:</w:t>
      </w:r>
      <w:r w:rsidRPr="00123231">
        <w:rPr>
          <w:rFonts w:cs="Times New Roman"/>
          <w:b/>
          <w:bCs/>
        </w:rPr>
        <w:t xml:space="preserve"> </w:t>
      </w:r>
      <w:r w:rsidRPr="00247943">
        <w:rPr>
          <w:rFonts w:cs="Times New Roman"/>
        </w:rPr>
        <w:t>From the</w:t>
      </w:r>
      <w:r w:rsidRPr="00123231">
        <w:rPr>
          <w:rFonts w:cs="Times New Roman"/>
          <w:b/>
          <w:bCs/>
        </w:rPr>
        <w:t xml:space="preserve"> processing tool </w:t>
      </w:r>
      <w:r w:rsidRPr="00123231" w:rsidR="00152395">
        <w:rPr>
          <w:rFonts w:cs="Times New Roman"/>
          <w:b/>
          <w:bCs/>
        </w:rPr>
        <w:t>box,</w:t>
      </w:r>
      <w:r w:rsidRPr="00123231">
        <w:rPr>
          <w:rFonts w:cs="Times New Roman"/>
          <w:b/>
          <w:bCs/>
        </w:rPr>
        <w:t xml:space="preserve"> </w:t>
      </w:r>
      <w:r w:rsidRPr="00247943">
        <w:rPr>
          <w:rFonts w:cs="Times New Roman"/>
        </w:rPr>
        <w:t xml:space="preserve">navigate </w:t>
      </w:r>
      <w:r w:rsidRPr="00123231">
        <w:rPr>
          <w:rFonts w:cs="Times New Roman"/>
          <w:b/>
          <w:bCs/>
        </w:rPr>
        <w:t xml:space="preserve">to the </w:t>
      </w:r>
      <w:r w:rsidR="00247943">
        <w:rPr>
          <w:rFonts w:cs="Times New Roman"/>
          <w:b/>
          <w:bCs/>
        </w:rPr>
        <w:t>V</w:t>
      </w:r>
      <w:r w:rsidRPr="00123231" w:rsidR="00CB64F0">
        <w:rPr>
          <w:rFonts w:cs="Times New Roman"/>
          <w:b/>
          <w:bCs/>
        </w:rPr>
        <w:t xml:space="preserve">ector </w:t>
      </w:r>
      <w:r w:rsidR="00247943">
        <w:rPr>
          <w:rFonts w:cs="Times New Roman"/>
          <w:b/>
          <w:bCs/>
        </w:rPr>
        <w:t>O</w:t>
      </w:r>
      <w:r w:rsidRPr="00123231" w:rsidR="00CB64F0">
        <w:rPr>
          <w:rFonts w:cs="Times New Roman"/>
          <w:b/>
          <w:bCs/>
        </w:rPr>
        <w:t>verlay</w:t>
      </w:r>
      <w:r w:rsidR="00247943">
        <w:rPr>
          <w:rFonts w:cs="Times New Roman"/>
          <w:b/>
          <w:bCs/>
        </w:rPr>
        <w:t xml:space="preserve"> </w:t>
      </w:r>
      <w:r w:rsidR="00D60631">
        <w:rPr>
          <w:rFonts w:cs="Times New Roman"/>
          <w:b/>
          <w:bCs/>
        </w:rPr>
        <w:t>→</w:t>
      </w:r>
      <w:r w:rsidRPr="00123231" w:rsidR="00F122D3">
        <w:rPr>
          <w:rFonts w:cs="Times New Roman"/>
          <w:b/>
          <w:bCs/>
        </w:rPr>
        <w:t xml:space="preserve"> </w:t>
      </w:r>
      <w:r w:rsidRPr="00123231" w:rsidR="00152395">
        <w:rPr>
          <w:rFonts w:cs="Times New Roman"/>
          <w:b/>
          <w:bCs/>
        </w:rPr>
        <w:t>Clip.</w:t>
      </w:r>
      <w:r w:rsidRPr="00123231" w:rsidR="00F122D3">
        <w:rPr>
          <w:rFonts w:cs="Times New Roman"/>
          <w:b/>
          <w:bCs/>
        </w:rPr>
        <w:t xml:space="preserve"> </w:t>
      </w:r>
    </w:p>
    <w:p w:rsidRPr="00683483" w:rsidR="00683483" w:rsidP="00683483" w:rsidRDefault="000C3D83" w14:paraId="6483F54F" w14:textId="436A7062">
      <w:pPr>
        <w:pStyle w:val="ListParagraph"/>
        <w:numPr>
          <w:ilvl w:val="0"/>
          <w:numId w:val="19"/>
        </w:numPr>
        <w:ind w:left="1080"/>
        <w:rPr>
          <w:rFonts w:cs="Times New Roman"/>
          <w:b/>
          <w:bCs/>
        </w:rPr>
      </w:pPr>
      <w:r w:rsidRPr="00247943">
        <w:rPr>
          <w:rFonts w:cs="Times New Roman"/>
        </w:rPr>
        <w:t xml:space="preserve">For raster </w:t>
      </w:r>
      <w:r w:rsidRPr="00247943" w:rsidR="00152395">
        <w:rPr>
          <w:rFonts w:cs="Times New Roman"/>
        </w:rPr>
        <w:t>layers</w:t>
      </w:r>
      <w:r w:rsidRPr="00123231" w:rsidR="00152395">
        <w:rPr>
          <w:rFonts w:cs="Times New Roman"/>
          <w:b/>
          <w:bCs/>
        </w:rPr>
        <w:t>:</w:t>
      </w:r>
      <w:r w:rsidRPr="00123231">
        <w:rPr>
          <w:rFonts w:cs="Times New Roman"/>
          <w:b/>
          <w:bCs/>
        </w:rPr>
        <w:t xml:space="preserve"> </w:t>
      </w:r>
      <w:r w:rsidRPr="00123231" w:rsidR="000E1E3D">
        <w:rPr>
          <w:rFonts w:cs="Times New Roman"/>
          <w:b/>
          <w:bCs/>
        </w:rPr>
        <w:t>GDAL</w:t>
      </w:r>
      <w:r w:rsidRPr="00123231">
        <w:rPr>
          <w:rFonts w:cs="Times New Roman"/>
          <w:b/>
          <w:bCs/>
        </w:rPr>
        <w:t xml:space="preserve"> </w:t>
      </w:r>
      <w:r w:rsidR="00D60631">
        <w:rPr>
          <w:rFonts w:cs="Times New Roman"/>
          <w:b/>
          <w:bCs/>
        </w:rPr>
        <w:t>→</w:t>
      </w:r>
      <w:r w:rsidRPr="00123231">
        <w:rPr>
          <w:rFonts w:cs="Times New Roman"/>
          <w:b/>
          <w:bCs/>
        </w:rPr>
        <w:t xml:space="preserve"> </w:t>
      </w:r>
      <w:r w:rsidRPr="00123231" w:rsidR="000E1E3D">
        <w:rPr>
          <w:rFonts w:cs="Times New Roman"/>
          <w:b/>
          <w:bCs/>
        </w:rPr>
        <w:t>Raster Extraction</w:t>
      </w:r>
      <w:r w:rsidRPr="00123231" w:rsidR="00AB55F3">
        <w:rPr>
          <w:rFonts w:cs="Times New Roman"/>
          <w:b/>
          <w:bCs/>
        </w:rPr>
        <w:t xml:space="preserve"> </w:t>
      </w:r>
      <w:r w:rsidR="00D60631">
        <w:rPr>
          <w:rFonts w:cs="Times New Roman"/>
          <w:b/>
          <w:bCs/>
        </w:rPr>
        <w:t>→</w:t>
      </w:r>
      <w:r w:rsidRPr="00123231">
        <w:rPr>
          <w:rFonts w:cs="Times New Roman"/>
          <w:b/>
          <w:bCs/>
        </w:rPr>
        <w:t xml:space="preserve"> Clip Raster by Mask Laye</w:t>
      </w:r>
      <w:r w:rsidR="00D13607">
        <w:rPr>
          <w:rFonts w:cs="Times New Roman"/>
          <w:b/>
          <w:bCs/>
        </w:rPr>
        <w:t>r.</w:t>
      </w:r>
    </w:p>
    <w:p w:rsidRPr="00196AB3" w:rsidR="000C3D83" w:rsidP="00683483" w:rsidRDefault="00123231" w14:paraId="3C385E43" w14:textId="1027DE33">
      <w:pPr>
        <w:ind w:left="1080"/>
        <w:rPr>
          <w:rFonts w:cs="Times New Roman"/>
          <w:b/>
          <w:bCs/>
        </w:rPr>
      </w:pPr>
      <w:r>
        <w:rPr>
          <w:rFonts w:cs="Times New Roman"/>
          <w:b/>
          <w:bCs/>
        </w:rPr>
        <w:t xml:space="preserve"> Parameters</w:t>
      </w:r>
    </w:p>
    <w:p w:rsidRPr="00196AB3" w:rsidR="00F122D3" w:rsidP="00683483" w:rsidRDefault="00F122D3" w14:paraId="1A7E7CD9" w14:textId="7150DC8A">
      <w:pPr>
        <w:spacing w:after="0"/>
        <w:ind w:left="1080"/>
        <w:rPr>
          <w:rFonts w:cs="Times New Roman"/>
          <w:b/>
          <w:bCs/>
        </w:rPr>
      </w:pPr>
      <w:r w:rsidRPr="00196AB3">
        <w:rPr>
          <w:rFonts w:cs="Times New Roman"/>
          <w:b/>
          <w:bCs/>
        </w:rPr>
        <w:t xml:space="preserve">Input </w:t>
      </w:r>
      <w:r w:rsidRPr="00196AB3" w:rsidR="00152395">
        <w:rPr>
          <w:rFonts w:cs="Times New Roman"/>
          <w:b/>
          <w:bCs/>
        </w:rPr>
        <w:t>Dataset:</w:t>
      </w:r>
      <w:r w:rsidRPr="00196AB3" w:rsidR="000C3D83">
        <w:rPr>
          <w:rFonts w:cs="Times New Roman"/>
          <w:b/>
          <w:bCs/>
        </w:rPr>
        <w:t xml:space="preserve"> </w:t>
      </w:r>
      <w:r w:rsidRPr="00D13607" w:rsidR="007B6BF4">
        <w:rPr>
          <w:rFonts w:cs="Times New Roman"/>
        </w:rPr>
        <w:t>D</w:t>
      </w:r>
      <w:r w:rsidRPr="00D13607" w:rsidR="00875815">
        <w:rPr>
          <w:rFonts w:cs="Times New Roman"/>
        </w:rPr>
        <w:t>ataset</w:t>
      </w:r>
      <w:r w:rsidRPr="00D13607" w:rsidR="000C3D83">
        <w:rPr>
          <w:rFonts w:cs="Times New Roman"/>
        </w:rPr>
        <w:t xml:space="preserve"> to </w:t>
      </w:r>
      <w:r w:rsidRPr="00D13607" w:rsidR="00152395">
        <w:rPr>
          <w:rFonts w:cs="Times New Roman"/>
        </w:rPr>
        <w:t>clip.</w:t>
      </w:r>
    </w:p>
    <w:p w:rsidRPr="00196AB3" w:rsidR="000C3D83" w:rsidP="00683483" w:rsidRDefault="000C3D83" w14:paraId="04FDC6F0" w14:textId="3E360C5D">
      <w:pPr>
        <w:spacing w:after="0"/>
        <w:ind w:left="1080"/>
        <w:rPr>
          <w:rFonts w:cs="Times New Roman"/>
          <w:b/>
          <w:bCs/>
        </w:rPr>
      </w:pPr>
      <w:r w:rsidRPr="00196AB3">
        <w:rPr>
          <w:rFonts w:cs="Times New Roman"/>
          <w:b/>
          <w:bCs/>
        </w:rPr>
        <w:t xml:space="preserve">Mask </w:t>
      </w:r>
      <w:r w:rsidRPr="00196AB3" w:rsidR="003269FA">
        <w:rPr>
          <w:rFonts w:cs="Times New Roman"/>
          <w:b/>
          <w:bCs/>
        </w:rPr>
        <w:t>Layer:</w:t>
      </w:r>
      <w:r w:rsidRPr="00196AB3">
        <w:rPr>
          <w:rFonts w:cs="Times New Roman"/>
          <w:b/>
          <w:bCs/>
        </w:rPr>
        <w:t xml:space="preserve"> </w:t>
      </w:r>
      <w:bookmarkStart w:name="_Hlk216282312" w:id="62"/>
      <w:bookmarkStart w:name="_Hlk216284269" w:id="63"/>
      <w:r w:rsidRPr="003408E6" w:rsidR="007B6BF4">
        <w:rPr>
          <w:rFonts w:ascii="Courier New" w:hAnsi="Courier New" w:cs="Courier New"/>
        </w:rPr>
        <w:t>Ecuador_AOI_Mask.shp</w:t>
      </w:r>
      <w:bookmarkEnd w:id="62"/>
    </w:p>
    <w:bookmarkEnd w:id="63"/>
    <w:p w:rsidRPr="00D13607" w:rsidR="001463CE" w:rsidP="00683483" w:rsidRDefault="00D13607" w14:paraId="64584D11" w14:textId="2A490EAD">
      <w:pPr>
        <w:spacing w:after="0"/>
        <w:ind w:left="1080"/>
        <w:rPr>
          <w:rFonts w:cs="Times New Roman"/>
        </w:rPr>
      </w:pPr>
      <w:r w:rsidRPr="00196AB3">
        <w:rPr>
          <w:rFonts w:cs="Times New Roman"/>
          <w:b/>
          <w:bCs/>
        </w:rPr>
        <w:t>Output</w:t>
      </w:r>
      <w:r>
        <w:rPr>
          <w:rFonts w:cs="Times New Roman"/>
          <w:b/>
          <w:bCs/>
        </w:rPr>
        <w:t>:</w:t>
      </w:r>
      <w:r w:rsidR="007B6BF4">
        <w:rPr>
          <w:rFonts w:cs="Times New Roman"/>
          <w:b/>
          <w:bCs/>
        </w:rPr>
        <w:t xml:space="preserve"> </w:t>
      </w:r>
      <w:r w:rsidRPr="00D13607" w:rsidR="007B6BF4">
        <w:rPr>
          <w:rFonts w:cs="Times New Roman"/>
        </w:rPr>
        <w:t>Save Appropriate</w:t>
      </w:r>
      <w:r w:rsidRPr="00D13607">
        <w:rPr>
          <w:rFonts w:cs="Times New Roman"/>
        </w:rPr>
        <w:t xml:space="preserve">ly </w:t>
      </w:r>
    </w:p>
    <w:p w:rsidRPr="00196AB3" w:rsidR="001463CE" w:rsidP="00B24AA5" w:rsidRDefault="001463CE" w14:paraId="20DE738E" w14:textId="77777777">
      <w:pPr>
        <w:ind w:left="720"/>
        <w:rPr>
          <w:rFonts w:cs="Times New Roman"/>
          <w:b/>
          <w:bCs/>
        </w:rPr>
      </w:pPr>
    </w:p>
    <w:p w:rsidRPr="00236D51" w:rsidR="00370621" w:rsidP="00406F35" w:rsidRDefault="00370621" w14:paraId="41B08A3C" w14:textId="3A0C8869">
      <w:pPr>
        <w:pStyle w:val="Heading3"/>
      </w:pPr>
      <w:bookmarkStart w:name="_Toc216949300" w:id="64"/>
      <w:r w:rsidRPr="00236D51">
        <w:t xml:space="preserve">Step </w:t>
      </w:r>
      <w:r w:rsidRPr="00236D51" w:rsidR="005D3E8D">
        <w:t>4:</w:t>
      </w:r>
      <w:r w:rsidR="004A3321">
        <w:t xml:space="preserve"> </w:t>
      </w:r>
      <w:r w:rsidRPr="00236D51" w:rsidR="003269FA">
        <w:t>Rasterize</w:t>
      </w:r>
      <w:r w:rsidRPr="00236D51">
        <w:t xml:space="preserve"> vector datasets</w:t>
      </w:r>
      <w:r w:rsidRPr="00236D51" w:rsidR="001B3FD9">
        <w:t xml:space="preserve"> </w:t>
      </w:r>
      <w:r w:rsidRPr="00236D51" w:rsidR="003269FA">
        <w:t>(batchable</w:t>
      </w:r>
      <w:r w:rsidRPr="00236D51" w:rsidR="001B3FD9">
        <w:t>)</w:t>
      </w:r>
      <w:bookmarkEnd w:id="64"/>
    </w:p>
    <w:p w:rsidRPr="001C743C" w:rsidR="00370621" w:rsidP="00F8754B" w:rsidRDefault="00862065" w14:paraId="2CB40973" w14:textId="3C3AABD1">
      <w:pPr>
        <w:ind w:left="360"/>
        <w:rPr>
          <w:rFonts w:cs="Times New Roman"/>
        </w:rPr>
      </w:pPr>
      <w:r w:rsidRPr="001C743C">
        <w:rPr>
          <w:rFonts w:cs="Times New Roman"/>
        </w:rPr>
        <w:t>Vector</w:t>
      </w:r>
      <w:r w:rsidRPr="001C743C" w:rsidR="00370621">
        <w:rPr>
          <w:rFonts w:cs="Times New Roman"/>
        </w:rPr>
        <w:t xml:space="preserve"> data types will be converted to raster formats in this step allowing combination in pixel-based analyses.</w:t>
      </w:r>
    </w:p>
    <w:p w:rsidRPr="001C743C" w:rsidR="00370621" w:rsidP="00F8754B" w:rsidRDefault="00370621" w14:paraId="11DB389A" w14:textId="64585121">
      <w:pPr>
        <w:ind w:left="360"/>
        <w:rPr>
          <w:rFonts w:cs="Times New Roman"/>
        </w:rPr>
      </w:pPr>
      <w:r w:rsidRPr="001C743C">
        <w:rPr>
          <w:rFonts w:cs="Times New Roman"/>
        </w:rPr>
        <w:t xml:space="preserve">To rasterize </w:t>
      </w:r>
      <w:r w:rsidRPr="001C743C" w:rsidR="00730077">
        <w:rPr>
          <w:rFonts w:cs="Times New Roman"/>
        </w:rPr>
        <w:t>vector</w:t>
      </w:r>
      <w:r w:rsidRPr="001C743C">
        <w:rPr>
          <w:rFonts w:cs="Times New Roman"/>
        </w:rPr>
        <w:t xml:space="preserve"> </w:t>
      </w:r>
      <w:r w:rsidRPr="001C743C" w:rsidR="002F5CB9">
        <w:rPr>
          <w:rFonts w:cs="Times New Roman"/>
        </w:rPr>
        <w:t>datasets</w:t>
      </w:r>
      <w:r w:rsidRPr="001C743C">
        <w:rPr>
          <w:rFonts w:cs="Times New Roman"/>
        </w:rPr>
        <w:t xml:space="preserve"> in </w:t>
      </w:r>
      <w:r w:rsidRPr="001C743C" w:rsidR="003B5374">
        <w:rPr>
          <w:rFonts w:cs="Times New Roman"/>
        </w:rPr>
        <w:t>QGIS;</w:t>
      </w:r>
    </w:p>
    <w:p w:rsidRPr="00236D51" w:rsidR="00370621" w:rsidP="00F8754B" w:rsidRDefault="008840A9" w14:paraId="22172BC9" w14:textId="57ED704E">
      <w:pPr>
        <w:ind w:left="360"/>
        <w:rPr>
          <w:rFonts w:cs="Times New Roman"/>
          <w:b/>
          <w:bCs/>
        </w:rPr>
      </w:pPr>
      <w:r w:rsidRPr="00236D51">
        <w:rPr>
          <w:rFonts w:cs="Times New Roman"/>
          <w:b/>
          <w:bCs/>
        </w:rPr>
        <w:t xml:space="preserve">Processing </w:t>
      </w:r>
      <w:r w:rsidR="00D60631">
        <w:rPr>
          <w:rFonts w:cs="Times New Roman"/>
          <w:b/>
          <w:bCs/>
        </w:rPr>
        <w:t>→</w:t>
      </w:r>
      <w:r w:rsidRPr="00236D51">
        <w:rPr>
          <w:rFonts w:cs="Times New Roman"/>
          <w:b/>
          <w:bCs/>
        </w:rPr>
        <w:t xml:space="preserve"> Toolbox </w:t>
      </w:r>
      <w:r w:rsidR="00D60631">
        <w:rPr>
          <w:rFonts w:cs="Times New Roman"/>
          <w:b/>
          <w:bCs/>
        </w:rPr>
        <w:t>→</w:t>
      </w:r>
      <w:r w:rsidRPr="00236D51" w:rsidR="003B5374">
        <w:rPr>
          <w:rFonts w:cs="Times New Roman"/>
          <w:b/>
          <w:bCs/>
        </w:rPr>
        <w:t xml:space="preserve"> GDAL </w:t>
      </w:r>
      <w:r w:rsidR="00D60631">
        <w:rPr>
          <w:rFonts w:cs="Times New Roman"/>
          <w:b/>
          <w:bCs/>
        </w:rPr>
        <w:t>→</w:t>
      </w:r>
      <w:r w:rsidRPr="00236D51" w:rsidR="003B5374">
        <w:rPr>
          <w:rFonts w:cs="Times New Roman"/>
          <w:b/>
          <w:bCs/>
        </w:rPr>
        <w:t xml:space="preserve"> </w:t>
      </w:r>
      <w:r w:rsidRPr="00236D51">
        <w:rPr>
          <w:rFonts w:cs="Times New Roman"/>
          <w:b/>
          <w:bCs/>
        </w:rPr>
        <w:t xml:space="preserve">Vector </w:t>
      </w:r>
      <w:r w:rsidRPr="00236D51" w:rsidR="00370621">
        <w:rPr>
          <w:rFonts w:cs="Times New Roman"/>
          <w:b/>
          <w:bCs/>
        </w:rPr>
        <w:t>Conversion</w:t>
      </w:r>
      <w:r w:rsidRPr="00236D51">
        <w:rPr>
          <w:rFonts w:cs="Times New Roman"/>
          <w:b/>
          <w:bCs/>
        </w:rPr>
        <w:t xml:space="preserve"> </w:t>
      </w:r>
      <w:r w:rsidR="00D60631">
        <w:rPr>
          <w:rFonts w:cs="Times New Roman"/>
          <w:b/>
          <w:bCs/>
        </w:rPr>
        <w:t>→</w:t>
      </w:r>
      <w:r w:rsidRPr="00236D51" w:rsidR="00370621">
        <w:rPr>
          <w:rFonts w:cs="Times New Roman"/>
          <w:b/>
          <w:bCs/>
        </w:rPr>
        <w:t xml:space="preserve"> Rasterize (Vector to Raster)</w:t>
      </w:r>
    </w:p>
    <w:p w:rsidRPr="001C743C" w:rsidR="00E86D2A" w:rsidP="00F8754B" w:rsidRDefault="003B5374" w14:paraId="378E0ABF" w14:textId="3739D897">
      <w:pPr>
        <w:ind w:left="360"/>
        <w:rPr>
          <w:rFonts w:cs="Times New Roman"/>
        </w:rPr>
      </w:pPr>
      <w:r w:rsidRPr="001C743C">
        <w:rPr>
          <w:rFonts w:cs="Times New Roman"/>
        </w:rPr>
        <w:t xml:space="preserve"> Set the p</w:t>
      </w:r>
      <w:r w:rsidRPr="001C743C" w:rsidR="00E86D2A">
        <w:rPr>
          <w:rFonts w:cs="Times New Roman"/>
        </w:rPr>
        <w:t>arameters</w:t>
      </w:r>
      <w:r w:rsidRPr="001C743C">
        <w:rPr>
          <w:rFonts w:cs="Times New Roman"/>
        </w:rPr>
        <w:t xml:space="preserve"> as follows</w:t>
      </w:r>
      <w:r w:rsidRPr="001C743C" w:rsidR="00E86D2A">
        <w:rPr>
          <w:rFonts w:cs="Times New Roman"/>
        </w:rPr>
        <w:t>:</w:t>
      </w:r>
    </w:p>
    <w:p w:rsidRPr="001C743C" w:rsidR="00E86D2A" w:rsidP="00F8754B" w:rsidRDefault="00E86D2A" w14:paraId="5F3F053C" w14:textId="4C404650">
      <w:pPr>
        <w:numPr>
          <w:ilvl w:val="0"/>
          <w:numId w:val="4"/>
        </w:numPr>
        <w:tabs>
          <w:tab w:val="clear" w:pos="720"/>
          <w:tab w:val="num" w:pos="1080"/>
        </w:tabs>
        <w:ind w:left="1080"/>
        <w:rPr>
          <w:rFonts w:ascii="Courier New" w:hAnsi="Courier New" w:cs="Courier New"/>
        </w:rPr>
      </w:pPr>
      <w:r w:rsidRPr="001C743C">
        <w:rPr>
          <w:rFonts w:cs="Times New Roman"/>
          <w:b/>
          <w:bCs/>
        </w:rPr>
        <w:t>Input layer</w:t>
      </w:r>
      <w:r w:rsidRPr="001C743C">
        <w:rPr>
          <w:rFonts w:cs="Times New Roman"/>
        </w:rPr>
        <w:t xml:space="preserve">: </w:t>
      </w:r>
      <w:r w:rsidRPr="001C743C" w:rsidR="00EC43F4">
        <w:rPr>
          <w:rFonts w:cs="Times New Roman"/>
        </w:rPr>
        <w:t>e.g</w:t>
      </w:r>
      <w:r w:rsidRPr="001C743C" w:rsidR="00E30454">
        <w:rPr>
          <w:rFonts w:cs="Times New Roman"/>
        </w:rPr>
        <w:t xml:space="preserve">. </w:t>
      </w:r>
      <w:r w:rsidRPr="001C743C">
        <w:rPr>
          <w:rFonts w:cs="Times New Roman"/>
        </w:rPr>
        <w:t xml:space="preserve"> </w:t>
      </w:r>
      <w:r w:rsidRPr="001C743C" w:rsidR="00E30454">
        <w:rPr>
          <w:rFonts w:ascii="Courier New" w:hAnsi="Courier New" w:cs="Courier New"/>
        </w:rPr>
        <w:t>Major_Roads_Ecuador .shp</w:t>
      </w:r>
    </w:p>
    <w:p w:rsidRPr="001C743C" w:rsidR="00E86D2A" w:rsidP="00F8754B" w:rsidRDefault="00E86D2A" w14:paraId="0FB8A7AA" w14:textId="77777777">
      <w:pPr>
        <w:numPr>
          <w:ilvl w:val="0"/>
          <w:numId w:val="4"/>
        </w:numPr>
        <w:tabs>
          <w:tab w:val="clear" w:pos="720"/>
          <w:tab w:val="num" w:pos="1080"/>
        </w:tabs>
        <w:ind w:left="1080"/>
        <w:rPr>
          <w:rFonts w:cs="Times New Roman"/>
        </w:rPr>
      </w:pPr>
      <w:r w:rsidRPr="001C743C">
        <w:rPr>
          <w:rFonts w:cs="Times New Roman"/>
          <w:b/>
          <w:bCs/>
        </w:rPr>
        <w:t>Field to use for a raster value:</w:t>
      </w:r>
      <w:r w:rsidRPr="001C743C">
        <w:rPr>
          <w:rFonts w:cs="Times New Roman"/>
        </w:rPr>
        <w:t xml:space="preserve"> leave empty and use “Burn-in value” instead.</w:t>
      </w:r>
    </w:p>
    <w:p w:rsidRPr="001C743C" w:rsidR="00C43380" w:rsidP="00F8754B" w:rsidRDefault="00E86D2A" w14:paraId="2DBDB636" w14:textId="5163133C">
      <w:pPr>
        <w:numPr>
          <w:ilvl w:val="0"/>
          <w:numId w:val="4"/>
        </w:numPr>
        <w:tabs>
          <w:tab w:val="clear" w:pos="720"/>
          <w:tab w:val="num" w:pos="1080"/>
        </w:tabs>
        <w:ind w:left="1080"/>
        <w:rPr>
          <w:rFonts w:cs="Times New Roman"/>
        </w:rPr>
      </w:pPr>
      <w:r w:rsidRPr="001C743C">
        <w:rPr>
          <w:rFonts w:cs="Times New Roman"/>
          <w:b/>
          <w:bCs/>
        </w:rPr>
        <w:t>Burn-in value</w:t>
      </w:r>
      <w:r w:rsidRPr="001C743C" w:rsidR="00236D51">
        <w:rPr>
          <w:rFonts w:cs="Times New Roman"/>
          <w:b/>
          <w:bCs/>
        </w:rPr>
        <w:t>:</w:t>
      </w:r>
      <w:r w:rsidRPr="001C743C" w:rsidR="00236D51">
        <w:rPr>
          <w:rFonts w:cs="Times New Roman"/>
        </w:rPr>
        <w:t xml:space="preserve"> Use</w:t>
      </w:r>
      <w:r w:rsidRPr="001C743C" w:rsidR="003C73A2">
        <w:rPr>
          <w:rFonts w:cs="Times New Roman"/>
        </w:rPr>
        <w:t xml:space="preserve"> a constant </w:t>
      </w:r>
      <w:r w:rsidRPr="001C743C" w:rsidR="00236D51">
        <w:rPr>
          <w:rFonts w:cs="Times New Roman"/>
        </w:rPr>
        <w:t>value e.g.</w:t>
      </w:r>
      <w:r w:rsidRPr="001C743C" w:rsidR="003C73A2">
        <w:rPr>
          <w:rFonts w:cs="Times New Roman"/>
        </w:rPr>
        <w:t xml:space="preserve"> </w:t>
      </w:r>
      <w:r w:rsidRPr="001C743C" w:rsidR="003269FA">
        <w:rPr>
          <w:rFonts w:cs="Times New Roman"/>
        </w:rPr>
        <w:t>1</w:t>
      </w:r>
    </w:p>
    <w:p w:rsidRPr="001C743C" w:rsidR="00E86D2A" w:rsidP="00F8754B" w:rsidRDefault="00E86D2A" w14:paraId="695AEB46" w14:textId="192EFC0C">
      <w:pPr>
        <w:numPr>
          <w:ilvl w:val="0"/>
          <w:numId w:val="4"/>
        </w:numPr>
        <w:tabs>
          <w:tab w:val="clear" w:pos="720"/>
          <w:tab w:val="num" w:pos="1080"/>
        </w:tabs>
        <w:ind w:left="1080"/>
        <w:rPr>
          <w:rFonts w:cs="Times New Roman"/>
        </w:rPr>
      </w:pPr>
      <w:r w:rsidRPr="001C743C">
        <w:rPr>
          <w:rFonts w:cs="Times New Roman"/>
          <w:b/>
          <w:bCs/>
        </w:rPr>
        <w:t>Output extent:</w:t>
      </w:r>
      <w:r w:rsidRPr="001C743C">
        <w:rPr>
          <w:rFonts w:cs="Times New Roman"/>
        </w:rPr>
        <w:t xml:space="preserve"> “</w:t>
      </w:r>
      <w:r w:rsidRPr="00F510E7">
        <w:rPr>
          <w:rFonts w:cs="Times New Roman"/>
          <w:b/>
          <w:bCs/>
        </w:rPr>
        <w:t>Calculate from layer”</w:t>
      </w:r>
      <w:r w:rsidRPr="001C743C">
        <w:rPr>
          <w:rFonts w:cs="Times New Roman"/>
        </w:rPr>
        <w:t xml:space="preserve"> → AOI </w:t>
      </w:r>
      <w:r w:rsidRPr="001C743C" w:rsidR="00944A87">
        <w:rPr>
          <w:rFonts w:cs="Times New Roman"/>
        </w:rPr>
        <w:t>raster</w:t>
      </w:r>
      <w:r w:rsidRPr="001C743C" w:rsidR="00D70AD6">
        <w:rPr>
          <w:rFonts w:cs="Times New Roman"/>
        </w:rPr>
        <w:t xml:space="preserve"> </w:t>
      </w:r>
      <w:r w:rsidRPr="001C743C" w:rsidR="00C43380">
        <w:rPr>
          <w:rFonts w:cs="Times New Roman"/>
        </w:rPr>
        <w:t>i.e. (</w:t>
      </w:r>
      <w:r w:rsidRPr="001C743C" w:rsidR="00C43380">
        <w:rPr>
          <w:rFonts w:ascii="Courier New" w:hAnsi="Courier New" w:cs="Courier New"/>
        </w:rPr>
        <w:t>Ecuador_AOI_Mask.shp</w:t>
      </w:r>
    </w:p>
    <w:p w:rsidRPr="001C743C" w:rsidR="00E86D2A" w:rsidP="00F8754B" w:rsidRDefault="00E86D2A" w14:paraId="6000CC25" w14:textId="4CBE4750">
      <w:pPr>
        <w:numPr>
          <w:ilvl w:val="0"/>
          <w:numId w:val="4"/>
        </w:numPr>
        <w:tabs>
          <w:tab w:val="clear" w:pos="720"/>
          <w:tab w:val="num" w:pos="1080"/>
        </w:tabs>
        <w:ind w:left="1080"/>
        <w:rPr>
          <w:rFonts w:cs="Times New Roman"/>
        </w:rPr>
      </w:pPr>
      <w:r w:rsidRPr="001C743C">
        <w:rPr>
          <w:rFonts w:cs="Times New Roman"/>
          <w:b/>
          <w:bCs/>
        </w:rPr>
        <w:t>Output raster size units:</w:t>
      </w:r>
      <w:r w:rsidRPr="001C743C">
        <w:rPr>
          <w:rFonts w:cs="Times New Roman"/>
        </w:rPr>
        <w:t xml:space="preserve"> </w:t>
      </w:r>
      <w:r w:rsidRPr="001C743C" w:rsidR="004F6FE3">
        <w:rPr>
          <w:rFonts w:cs="Times New Roman"/>
        </w:rPr>
        <w:t xml:space="preserve">Georeferenced Units </w:t>
      </w:r>
      <w:r w:rsidRPr="001C743C" w:rsidR="00236D51">
        <w:rPr>
          <w:rFonts w:cs="Times New Roman"/>
        </w:rPr>
        <w:t>(Meters</w:t>
      </w:r>
      <w:r w:rsidRPr="001C743C" w:rsidR="004F6FE3">
        <w:rPr>
          <w:rFonts w:cs="Times New Roman"/>
        </w:rPr>
        <w:t>)</w:t>
      </w:r>
    </w:p>
    <w:p w:rsidRPr="001C743C" w:rsidR="00E86D2A" w:rsidP="00F8754B" w:rsidRDefault="00E86D2A" w14:paraId="19A4A0FA" w14:textId="440C8D9C">
      <w:pPr>
        <w:numPr>
          <w:ilvl w:val="0"/>
          <w:numId w:val="4"/>
        </w:numPr>
        <w:tabs>
          <w:tab w:val="clear" w:pos="720"/>
          <w:tab w:val="num" w:pos="1080"/>
        </w:tabs>
        <w:ind w:left="1080"/>
        <w:rPr>
          <w:rFonts w:cs="Times New Roman"/>
        </w:rPr>
      </w:pPr>
      <w:r w:rsidRPr="001C743C">
        <w:rPr>
          <w:rFonts w:cs="Times New Roman"/>
          <w:b/>
          <w:bCs/>
        </w:rPr>
        <w:t>Width / Height:</w:t>
      </w:r>
      <w:r w:rsidRPr="001C743C">
        <w:rPr>
          <w:rFonts w:cs="Times New Roman"/>
        </w:rPr>
        <w:t xml:space="preserve"> use the same as AOI raster (or click “Match layer” if available)</w:t>
      </w:r>
      <w:r w:rsidRPr="001C743C" w:rsidR="001C743C">
        <w:rPr>
          <w:rFonts w:cs="Times New Roman"/>
        </w:rPr>
        <w:t xml:space="preserve"> or set the actual value </w:t>
      </w:r>
      <w:r w:rsidRPr="001C743C" w:rsidR="00236D51">
        <w:rPr>
          <w:rFonts w:cs="Times New Roman"/>
        </w:rPr>
        <w:t>e.g.</w:t>
      </w:r>
      <w:r w:rsidRPr="001C743C" w:rsidR="001C743C">
        <w:rPr>
          <w:rFonts w:cs="Times New Roman"/>
        </w:rPr>
        <w:t xml:space="preserve"> 30.00 in our </w:t>
      </w:r>
      <w:r w:rsidRPr="001C743C" w:rsidR="00517144">
        <w:rPr>
          <w:rFonts w:cs="Times New Roman"/>
        </w:rPr>
        <w:t>case.</w:t>
      </w:r>
    </w:p>
    <w:p w:rsidRPr="001C743C" w:rsidR="006D3B9F" w:rsidP="00F8754B" w:rsidRDefault="00E86D2A" w14:paraId="0D3FB37A" w14:textId="58E0D227">
      <w:pPr>
        <w:pStyle w:val="ListParagraph"/>
        <w:numPr>
          <w:ilvl w:val="0"/>
          <w:numId w:val="4"/>
        </w:numPr>
        <w:tabs>
          <w:tab w:val="clear" w:pos="720"/>
          <w:tab w:val="num" w:pos="1080"/>
        </w:tabs>
        <w:ind w:left="1080"/>
        <w:rPr>
          <w:rFonts w:cs="Times New Roman"/>
        </w:rPr>
      </w:pPr>
      <w:r w:rsidRPr="001C743C">
        <w:rPr>
          <w:rFonts w:cs="Times New Roman"/>
          <w:b/>
          <w:bCs/>
        </w:rPr>
        <w:t>NoData value</w:t>
      </w:r>
      <w:r w:rsidRPr="001C743C" w:rsidR="00F63999">
        <w:rPr>
          <w:rFonts w:cs="Times New Roman"/>
          <w:b/>
          <w:bCs/>
        </w:rPr>
        <w:t xml:space="preserve"> to output bands</w:t>
      </w:r>
      <w:r w:rsidRPr="001C743C">
        <w:rPr>
          <w:rFonts w:cs="Times New Roman"/>
        </w:rPr>
        <w:t xml:space="preserve">: </w:t>
      </w:r>
      <w:r w:rsidRPr="001C743C" w:rsidR="00236D51">
        <w:rPr>
          <w:rFonts w:cs="Times New Roman"/>
        </w:rPr>
        <w:t>0.</w:t>
      </w:r>
      <w:r w:rsidRPr="001C743C" w:rsidR="006D3B9F">
        <w:rPr>
          <w:rFonts w:cs="Times New Roman"/>
        </w:rPr>
        <w:t xml:space="preserve"> This ensures binary outputs where 1 =feature and 0 = background</w:t>
      </w:r>
    </w:p>
    <w:p w:rsidRPr="001C743C" w:rsidR="00E86D2A" w:rsidP="00F8754B" w:rsidRDefault="005040D4" w14:paraId="7E812E27" w14:textId="1CB9C3AB">
      <w:pPr>
        <w:pStyle w:val="ListParagraph"/>
        <w:numPr>
          <w:ilvl w:val="0"/>
          <w:numId w:val="4"/>
        </w:numPr>
        <w:tabs>
          <w:tab w:val="clear" w:pos="720"/>
          <w:tab w:val="num" w:pos="1080"/>
        </w:tabs>
        <w:ind w:left="1080"/>
        <w:rPr>
          <w:rFonts w:cs="Times New Roman"/>
        </w:rPr>
      </w:pPr>
      <w:r w:rsidRPr="001C743C">
        <w:rPr>
          <w:rFonts w:cs="Times New Roman"/>
          <w:b/>
          <w:bCs/>
        </w:rPr>
        <w:t>Output CRS</w:t>
      </w:r>
      <w:r w:rsidRPr="001C743C">
        <w:rPr>
          <w:rFonts w:cs="Times New Roman"/>
        </w:rPr>
        <w:t>: Ensure this is set to the same projected coordinate system identified earlier. Eg EPSG 32717</w:t>
      </w:r>
    </w:p>
    <w:p w:rsidRPr="001C743C" w:rsidR="007E1C32" w:rsidP="00F8754B" w:rsidRDefault="007E1C32" w14:paraId="71CE9E62" w14:textId="43BA6FF5">
      <w:pPr>
        <w:ind w:left="1080"/>
        <w:rPr>
          <w:rFonts w:cs="Times New Roman"/>
        </w:rPr>
      </w:pPr>
      <w:r w:rsidRPr="001C743C">
        <w:rPr>
          <w:rFonts w:cs="Times New Roman"/>
        </w:rPr>
        <w:t xml:space="preserve">Click on the </w:t>
      </w:r>
      <w:r w:rsidRPr="008859FF">
        <w:rPr>
          <w:rFonts w:cs="Times New Roman"/>
          <w:b/>
          <w:bCs/>
        </w:rPr>
        <w:t xml:space="preserve">Advanced </w:t>
      </w:r>
      <w:r w:rsidRPr="008859FF" w:rsidR="00236D51">
        <w:rPr>
          <w:rFonts w:cs="Times New Roman"/>
          <w:b/>
          <w:bCs/>
        </w:rPr>
        <w:t>Parameters</w:t>
      </w:r>
      <w:r w:rsidRPr="001C743C">
        <w:rPr>
          <w:rFonts w:cs="Times New Roman"/>
        </w:rPr>
        <w:t xml:space="preserve"> to expand </w:t>
      </w:r>
      <w:r w:rsidRPr="001C743C" w:rsidR="00517144">
        <w:rPr>
          <w:rFonts w:cs="Times New Roman"/>
        </w:rPr>
        <w:t>it.</w:t>
      </w:r>
      <w:r w:rsidRPr="001C743C">
        <w:rPr>
          <w:rFonts w:cs="Times New Roman"/>
        </w:rPr>
        <w:t xml:space="preserve"> </w:t>
      </w:r>
    </w:p>
    <w:p w:rsidRPr="001C743C" w:rsidR="00B973DB" w:rsidP="00F8754B" w:rsidRDefault="00B973DB" w14:paraId="7C836F7E" w14:textId="18E16762">
      <w:pPr>
        <w:numPr>
          <w:ilvl w:val="0"/>
          <w:numId w:val="4"/>
        </w:numPr>
        <w:tabs>
          <w:tab w:val="clear" w:pos="720"/>
          <w:tab w:val="num" w:pos="1080"/>
        </w:tabs>
        <w:ind w:left="1080"/>
        <w:rPr>
          <w:rFonts w:cs="Times New Roman"/>
        </w:rPr>
      </w:pPr>
      <w:r w:rsidRPr="00F510E7">
        <w:rPr>
          <w:rFonts w:cs="Times New Roman"/>
          <w:b/>
          <w:bCs/>
        </w:rPr>
        <w:t>Output data type</w:t>
      </w:r>
      <w:r w:rsidRPr="001C743C">
        <w:rPr>
          <w:rFonts w:cs="Times New Roman"/>
        </w:rPr>
        <w:t>: Int16</w:t>
      </w:r>
      <w:r w:rsidR="00236D51">
        <w:rPr>
          <w:rFonts w:cs="Times New Roman"/>
        </w:rPr>
        <w:t xml:space="preserve"> or Byte</w:t>
      </w:r>
    </w:p>
    <w:p w:rsidRPr="00260CD8" w:rsidR="00B973DB" w:rsidP="00151EF7" w:rsidRDefault="00B973DB" w14:paraId="076D05C8" w14:textId="64326407">
      <w:pPr>
        <w:numPr>
          <w:ilvl w:val="0"/>
          <w:numId w:val="4"/>
        </w:numPr>
        <w:rPr>
          <w:rFonts w:cs="Times New Roman"/>
          <w:b/>
          <w:bCs/>
        </w:rPr>
      </w:pPr>
      <w:r w:rsidRPr="008859FF">
        <w:rPr>
          <w:rFonts w:cs="Times New Roman"/>
          <w:b/>
          <w:bCs/>
        </w:rPr>
        <w:t>Pre</w:t>
      </w:r>
      <w:r w:rsidRPr="008859FF" w:rsidR="00E31644">
        <w:rPr>
          <w:rFonts w:cs="Times New Roman"/>
          <w:b/>
          <w:bCs/>
        </w:rPr>
        <w:t>-initialize the output image with value</w:t>
      </w:r>
      <w:r w:rsidRPr="001C743C" w:rsidR="00E31644">
        <w:rPr>
          <w:rFonts w:cs="Times New Roman"/>
        </w:rPr>
        <w:t xml:space="preserve"> </w:t>
      </w:r>
      <w:r w:rsidRPr="001C743C" w:rsidR="005040D4">
        <w:rPr>
          <w:rFonts w:cs="Times New Roman"/>
        </w:rPr>
        <w:t>–</w:t>
      </w:r>
      <w:r w:rsidRPr="001C743C" w:rsidR="00E31644">
        <w:rPr>
          <w:rFonts w:cs="Times New Roman"/>
        </w:rPr>
        <w:t xml:space="preserve"> 0</w:t>
      </w:r>
      <w:r w:rsidR="008859FF">
        <w:rPr>
          <w:rFonts w:cs="Times New Roman"/>
        </w:rPr>
        <w:t xml:space="preserve">.00 </w:t>
      </w:r>
      <w:r w:rsidR="00260CD8">
        <w:rPr>
          <w:rFonts w:cs="Times New Roman"/>
        </w:rPr>
        <w:t>(</w:t>
      </w:r>
      <w:r w:rsidRPr="00260CD8" w:rsidR="00260CD8">
        <w:rPr>
          <w:rFonts w:cs="Times New Roman"/>
          <w:b/>
          <w:bCs/>
        </w:rPr>
        <w:t>Important</w:t>
      </w:r>
      <w:r w:rsidRPr="00260CD8" w:rsidR="00D367D2">
        <w:rPr>
          <w:rFonts w:cs="Times New Roman"/>
          <w:b/>
          <w:bCs/>
        </w:rPr>
        <w:t xml:space="preserve"> </w:t>
      </w:r>
      <w:r w:rsidRPr="00260CD8" w:rsidR="00ED5E06">
        <w:rPr>
          <w:rFonts w:cs="Times New Roman"/>
          <w:b/>
          <w:bCs/>
        </w:rPr>
        <w:t xml:space="preserve">– </w:t>
      </w:r>
      <w:r w:rsidRPr="004D4E2D" w:rsidR="00ED5E06">
        <w:rPr>
          <w:rFonts w:cs="Times New Roman"/>
        </w:rPr>
        <w:t xml:space="preserve">This step helps to </w:t>
      </w:r>
      <w:r w:rsidRPr="004D4E2D" w:rsidR="00260CD8">
        <w:rPr>
          <w:rFonts w:cs="Times New Roman"/>
        </w:rPr>
        <w:t>create a</w:t>
      </w:r>
      <w:r w:rsidRPr="004D4E2D" w:rsidR="00ED5E06">
        <w:rPr>
          <w:rFonts w:cs="Times New Roman"/>
        </w:rPr>
        <w:t xml:space="preserve"> </w:t>
      </w:r>
      <w:r w:rsidRPr="004D4E2D" w:rsidR="00F61E12">
        <w:rPr>
          <w:rFonts w:cs="Times New Roman"/>
        </w:rPr>
        <w:t>clean</w:t>
      </w:r>
      <w:r w:rsidRPr="004D4E2D" w:rsidR="00260CD8">
        <w:rPr>
          <w:rFonts w:cs="Times New Roman"/>
        </w:rPr>
        <w:t xml:space="preserve"> </w:t>
      </w:r>
      <w:r w:rsidRPr="004D4E2D" w:rsidR="00ED5E06">
        <w:rPr>
          <w:rFonts w:cs="Times New Roman"/>
        </w:rPr>
        <w:t xml:space="preserve">binary </w:t>
      </w:r>
      <w:r w:rsidRPr="004D4E2D" w:rsidR="00260CD8">
        <w:rPr>
          <w:rFonts w:cs="Times New Roman"/>
        </w:rPr>
        <w:t>layer;</w:t>
      </w:r>
      <w:r w:rsidRPr="004D4E2D" w:rsidR="00ED5E06">
        <w:rPr>
          <w:rFonts w:cs="Times New Roman"/>
        </w:rPr>
        <w:t xml:space="preserve"> all </w:t>
      </w:r>
      <w:r w:rsidRPr="004D4E2D" w:rsidR="00F61E12">
        <w:rPr>
          <w:rFonts w:cs="Times New Roman"/>
        </w:rPr>
        <w:t>values are 0 except those burned with the set value 1</w:t>
      </w:r>
      <w:r w:rsidRPr="00260CD8" w:rsidR="00F61E12">
        <w:rPr>
          <w:rFonts w:cs="Times New Roman"/>
          <w:b/>
          <w:bCs/>
        </w:rPr>
        <w:t>)</w:t>
      </w:r>
    </w:p>
    <w:p w:rsidRPr="00196AB3" w:rsidR="005040D4" w:rsidP="00236D51" w:rsidRDefault="00835C89" w14:paraId="2A01F9FF" w14:textId="10EC375F">
      <w:pPr>
        <w:ind w:left="720"/>
        <w:rPr>
          <w:rFonts w:cs="Times New Roman"/>
          <w:b/>
          <w:bCs/>
        </w:rPr>
      </w:pPr>
      <w:r>
        <w:rPr>
          <w:rFonts w:cs="Times New Roman"/>
          <w:b/>
          <w:bCs/>
          <w:noProof/>
        </w:rPr>
        <mc:AlternateContent>
          <mc:Choice Requires="wps">
            <w:drawing>
              <wp:anchor distT="0" distB="0" distL="114300" distR="114300" simplePos="0" relativeHeight="251658270" behindDoc="0" locked="0" layoutInCell="1" allowOverlap="1" wp14:anchorId="788ABEBA" wp14:editId="6A571BBE">
                <wp:simplePos x="0" y="0"/>
                <wp:positionH relativeFrom="margin">
                  <wp:posOffset>-595059</wp:posOffset>
                </wp:positionH>
                <wp:positionV relativeFrom="paragraph">
                  <wp:posOffset>191001</wp:posOffset>
                </wp:positionV>
                <wp:extent cx="7088697" cy="6098797"/>
                <wp:effectExtent l="0" t="0" r="17145" b="16510"/>
                <wp:wrapNone/>
                <wp:docPr id="226021104" name="Text Box 6"/>
                <wp:cNvGraphicFramePr/>
                <a:graphic xmlns:a="http://schemas.openxmlformats.org/drawingml/2006/main">
                  <a:graphicData uri="http://schemas.microsoft.com/office/word/2010/wordprocessingShape">
                    <wps:wsp>
                      <wps:cNvSpPr txBox="1"/>
                      <wps:spPr>
                        <a:xfrm>
                          <a:off x="0" y="0"/>
                          <a:ext cx="7088697" cy="6098797"/>
                        </a:xfrm>
                        <a:prstGeom prst="rect">
                          <a:avLst/>
                        </a:prstGeom>
                        <a:solidFill>
                          <a:schemeClr val="lt1"/>
                        </a:solidFill>
                        <a:ln w="6350">
                          <a:solidFill>
                            <a:prstClr val="black"/>
                          </a:solidFill>
                        </a:ln>
                      </wps:spPr>
                      <wps:txbx>
                        <w:txbxContent>
                          <w:p w:rsidR="00835C89" w:rsidRDefault="00835C89" w14:paraId="5AC30EEF" w14:textId="318191ED">
                            <w:r>
                              <w:rPr>
                                <w:rFonts w:cs="Times New Roman"/>
                                <w:b/>
                                <w:bCs/>
                                <w:noProof/>
                              </w:rPr>
                              <w:drawing>
                                <wp:inline distT="0" distB="0" distL="0" distR="0" wp14:anchorId="52C8095D" wp14:editId="042350C1">
                                  <wp:extent cx="6920917" cy="5975221"/>
                                  <wp:effectExtent l="0" t="0" r="0" b="6985"/>
                                  <wp:docPr id="211989625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39433" name="Picture 7"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929004" cy="59822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C52A7C5">
              <v:shape id="Text Box 6" style="position:absolute;left:0;text-align:left;margin-left:-46.85pt;margin-top:15.05pt;width:558.15pt;height:480.2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" w14:anchorId="788ABEBA">
                <v:textbox>
                  <w:txbxContent>
                    <w:p w:rsidR="00835C89" w:rsidRDefault="00835C89" w14:paraId="6A05A809" w14:textId="318191ED">
                      <w:r>
                        <w:rPr>
                          <w:rFonts w:cs="Times New Roman"/>
                          <w:b/>
                          <w:bCs/>
                          <w:noProof/>
                        </w:rPr>
                        <w:drawing>
                          <wp:inline distT="0" distB="0" distL="0" distR="0" wp14:anchorId="1E208CF2" wp14:editId="042350C1">
                            <wp:extent cx="6920917" cy="5975221"/>
                            <wp:effectExtent l="0" t="0" r="0" b="6985"/>
                            <wp:docPr id="191218888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39433" name="Picture 7"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929004" cy="5982203"/>
                                    </a:xfrm>
                                    <a:prstGeom prst="rect">
                                      <a:avLst/>
                                    </a:prstGeom>
                                  </pic:spPr>
                                </pic:pic>
                              </a:graphicData>
                            </a:graphic>
                          </wp:inline>
                        </w:drawing>
                      </w:r>
                    </w:p>
                  </w:txbxContent>
                </v:textbox>
                <w10:wrap anchorx="margin"/>
              </v:shape>
            </w:pict>
          </mc:Fallback>
        </mc:AlternateContent>
      </w:r>
    </w:p>
    <w:p w:rsidR="00835C89" w:rsidP="00236D51" w:rsidRDefault="00835C89" w14:paraId="5677976E" w14:textId="77777777">
      <w:pPr>
        <w:ind w:left="720"/>
        <w:rPr>
          <w:rFonts w:cs="Times New Roman"/>
          <w:b/>
          <w:bCs/>
        </w:rPr>
      </w:pPr>
    </w:p>
    <w:p w:rsidR="00835C89" w:rsidP="00236D51" w:rsidRDefault="00835C89" w14:paraId="03EE94D7" w14:textId="77777777">
      <w:pPr>
        <w:ind w:left="720"/>
        <w:rPr>
          <w:rFonts w:cs="Times New Roman"/>
          <w:b/>
          <w:bCs/>
        </w:rPr>
      </w:pPr>
    </w:p>
    <w:p w:rsidR="00835C89" w:rsidP="00236D51" w:rsidRDefault="00835C89" w14:paraId="49D8C537" w14:textId="77777777">
      <w:pPr>
        <w:ind w:left="720"/>
        <w:rPr>
          <w:rFonts w:cs="Times New Roman"/>
          <w:b/>
          <w:bCs/>
        </w:rPr>
      </w:pPr>
    </w:p>
    <w:p w:rsidR="00835C89" w:rsidP="00236D51" w:rsidRDefault="00835C89" w14:paraId="14A3BDCA" w14:textId="77777777">
      <w:pPr>
        <w:ind w:left="720"/>
        <w:rPr>
          <w:rFonts w:cs="Times New Roman"/>
          <w:b/>
          <w:bCs/>
        </w:rPr>
      </w:pPr>
    </w:p>
    <w:p w:rsidR="00835C89" w:rsidP="00236D51" w:rsidRDefault="00835C89" w14:paraId="76057755" w14:textId="77777777">
      <w:pPr>
        <w:ind w:left="720"/>
        <w:rPr>
          <w:rFonts w:cs="Times New Roman"/>
          <w:b/>
          <w:bCs/>
        </w:rPr>
      </w:pPr>
    </w:p>
    <w:p w:rsidR="00835C89" w:rsidP="00236D51" w:rsidRDefault="00835C89" w14:paraId="3DA93CE6" w14:textId="77777777">
      <w:pPr>
        <w:ind w:left="720"/>
        <w:rPr>
          <w:rFonts w:cs="Times New Roman"/>
          <w:b/>
          <w:bCs/>
        </w:rPr>
      </w:pPr>
    </w:p>
    <w:p w:rsidR="00835C89" w:rsidP="00236D51" w:rsidRDefault="00835C89" w14:paraId="20649E88" w14:textId="77777777">
      <w:pPr>
        <w:ind w:left="720"/>
        <w:rPr>
          <w:rFonts w:cs="Times New Roman"/>
          <w:b/>
          <w:bCs/>
        </w:rPr>
      </w:pPr>
    </w:p>
    <w:p w:rsidR="00835C89" w:rsidP="00236D51" w:rsidRDefault="00835C89" w14:paraId="788EE4BF" w14:textId="77777777">
      <w:pPr>
        <w:ind w:left="720"/>
        <w:rPr>
          <w:rFonts w:cs="Times New Roman"/>
          <w:b/>
          <w:bCs/>
        </w:rPr>
      </w:pPr>
    </w:p>
    <w:p w:rsidR="00835C89" w:rsidP="00236D51" w:rsidRDefault="00835C89" w14:paraId="6644FD80" w14:textId="77777777">
      <w:pPr>
        <w:ind w:left="720"/>
        <w:rPr>
          <w:rFonts w:cs="Times New Roman"/>
          <w:b/>
          <w:bCs/>
        </w:rPr>
      </w:pPr>
    </w:p>
    <w:p w:rsidR="00835C89" w:rsidP="00236D51" w:rsidRDefault="00835C89" w14:paraId="357E812A" w14:textId="77777777">
      <w:pPr>
        <w:ind w:left="720"/>
        <w:rPr>
          <w:rFonts w:cs="Times New Roman"/>
          <w:b/>
          <w:bCs/>
        </w:rPr>
      </w:pPr>
    </w:p>
    <w:p w:rsidR="00835C89" w:rsidP="00236D51" w:rsidRDefault="00835C89" w14:paraId="6D8C0552" w14:textId="77777777">
      <w:pPr>
        <w:ind w:left="720"/>
        <w:rPr>
          <w:rFonts w:cs="Times New Roman"/>
          <w:b/>
          <w:bCs/>
        </w:rPr>
      </w:pPr>
    </w:p>
    <w:p w:rsidR="00835C89" w:rsidP="00236D51" w:rsidRDefault="00835C89" w14:paraId="4ED6F6AE" w14:textId="77777777">
      <w:pPr>
        <w:ind w:left="720"/>
        <w:rPr>
          <w:rFonts w:cs="Times New Roman"/>
          <w:b/>
          <w:bCs/>
        </w:rPr>
      </w:pPr>
    </w:p>
    <w:p w:rsidR="00835C89" w:rsidP="00236D51" w:rsidRDefault="00835C89" w14:paraId="6389A61C" w14:textId="77777777">
      <w:pPr>
        <w:ind w:left="720"/>
        <w:rPr>
          <w:rFonts w:cs="Times New Roman"/>
          <w:b/>
          <w:bCs/>
        </w:rPr>
      </w:pPr>
    </w:p>
    <w:p w:rsidR="00835C89" w:rsidP="00236D51" w:rsidRDefault="00835C89" w14:paraId="1A0F4699" w14:textId="77777777">
      <w:pPr>
        <w:ind w:left="720"/>
        <w:rPr>
          <w:rFonts w:cs="Times New Roman"/>
          <w:b/>
          <w:bCs/>
        </w:rPr>
      </w:pPr>
    </w:p>
    <w:p w:rsidR="00835C89" w:rsidP="00236D51" w:rsidRDefault="00835C89" w14:paraId="3ACB7F01" w14:textId="77777777">
      <w:pPr>
        <w:ind w:left="720"/>
        <w:rPr>
          <w:rFonts w:cs="Times New Roman"/>
          <w:b/>
          <w:bCs/>
        </w:rPr>
      </w:pPr>
    </w:p>
    <w:p w:rsidR="00835C89" w:rsidP="00236D51" w:rsidRDefault="00835C89" w14:paraId="05402917" w14:textId="77777777">
      <w:pPr>
        <w:ind w:left="720"/>
        <w:rPr>
          <w:rFonts w:cs="Times New Roman"/>
          <w:b/>
          <w:bCs/>
        </w:rPr>
      </w:pPr>
    </w:p>
    <w:p w:rsidR="00835C89" w:rsidP="00236D51" w:rsidRDefault="00835C89" w14:paraId="6BD3EC0A" w14:textId="77777777">
      <w:pPr>
        <w:ind w:left="720"/>
        <w:rPr>
          <w:rFonts w:cs="Times New Roman"/>
          <w:b/>
          <w:bCs/>
        </w:rPr>
      </w:pPr>
    </w:p>
    <w:p w:rsidR="00835C89" w:rsidP="00236D51" w:rsidRDefault="00835C89" w14:paraId="444DE791" w14:textId="77777777">
      <w:pPr>
        <w:ind w:left="720"/>
        <w:rPr>
          <w:rFonts w:cs="Times New Roman"/>
          <w:b/>
          <w:bCs/>
        </w:rPr>
      </w:pPr>
    </w:p>
    <w:p w:rsidR="00835C89" w:rsidP="00236D51" w:rsidRDefault="00835C89" w14:paraId="1729D372" w14:textId="77777777">
      <w:pPr>
        <w:ind w:left="720"/>
        <w:rPr>
          <w:rFonts w:cs="Times New Roman"/>
          <w:b/>
          <w:bCs/>
        </w:rPr>
      </w:pPr>
    </w:p>
    <w:p w:rsidR="00835C89" w:rsidP="00236D51" w:rsidRDefault="00835C89" w14:paraId="6064F772" w14:textId="77777777">
      <w:pPr>
        <w:ind w:left="720"/>
        <w:rPr>
          <w:rFonts w:cs="Times New Roman"/>
          <w:b/>
          <w:bCs/>
        </w:rPr>
      </w:pPr>
    </w:p>
    <w:p w:rsidR="00835C89" w:rsidP="00236D51" w:rsidRDefault="00835C89" w14:paraId="691CD0C4" w14:textId="22515207">
      <w:pPr>
        <w:ind w:left="720"/>
        <w:rPr>
          <w:rFonts w:cs="Times New Roman"/>
          <w:b/>
          <w:bCs/>
        </w:rPr>
      </w:pPr>
    </w:p>
    <w:p w:rsidR="00F62D00" w:rsidP="00C302A3" w:rsidRDefault="00525E9A" w14:paraId="76230D6E" w14:textId="105FB491">
      <w:pPr>
        <w:ind w:left="720"/>
        <w:rPr>
          <w:rFonts w:cs="Times New Roman"/>
          <w:b/>
          <w:bCs/>
        </w:rPr>
      </w:pPr>
      <w:r>
        <w:rPr>
          <w:noProof/>
        </w:rPr>
        <mc:AlternateContent>
          <mc:Choice Requires="wps">
            <w:drawing>
              <wp:anchor distT="0" distB="0" distL="114300" distR="114300" simplePos="0" relativeHeight="251658271" behindDoc="0" locked="0" layoutInCell="1" allowOverlap="1" wp14:anchorId="62EE3325" wp14:editId="34F1A43A">
                <wp:simplePos x="0" y="0"/>
                <wp:positionH relativeFrom="column">
                  <wp:posOffset>1359640</wp:posOffset>
                </wp:positionH>
                <wp:positionV relativeFrom="paragraph">
                  <wp:posOffset>9193</wp:posOffset>
                </wp:positionV>
                <wp:extent cx="7088505" cy="635"/>
                <wp:effectExtent l="0" t="0" r="0" b="0"/>
                <wp:wrapNone/>
                <wp:docPr id="43030560" name="Text Box 1"/>
                <wp:cNvGraphicFramePr/>
                <a:graphic xmlns:a="http://schemas.openxmlformats.org/drawingml/2006/main">
                  <a:graphicData uri="http://schemas.microsoft.com/office/word/2010/wordprocessingShape">
                    <wps:wsp>
                      <wps:cNvSpPr txBox="1"/>
                      <wps:spPr>
                        <a:xfrm>
                          <a:off x="0" y="0"/>
                          <a:ext cx="7088505" cy="635"/>
                        </a:xfrm>
                        <a:prstGeom prst="rect">
                          <a:avLst/>
                        </a:prstGeom>
                        <a:solidFill>
                          <a:prstClr val="white"/>
                        </a:solidFill>
                        <a:ln>
                          <a:noFill/>
                        </a:ln>
                      </wps:spPr>
                      <wps:txbx>
                        <w:txbxContent>
                          <w:p w:rsidRPr="00E96D0E" w:rsidR="00525E9A" w:rsidP="00525E9A" w:rsidRDefault="00525E9A" w14:paraId="2F286409" w14:textId="0227C6BD">
                            <w:pPr>
                              <w:pStyle w:val="Caption"/>
                              <w:rPr>
                                <w:rFonts w:cs="Times New Roman"/>
                                <w:b/>
                                <w:bCs/>
                                <w:noProof/>
                                <w:szCs w:val="22"/>
                              </w:rPr>
                            </w:pPr>
                            <w:r>
                              <w:t xml:space="preserve">Figure </w:t>
                            </w:r>
                            <w:r w:rsidR="006662F0">
                              <w:fldChar w:fldCharType="begin"/>
                            </w:r>
                            <w:r w:rsidR="006662F0">
                              <w:instrText xml:space="preserve"> SEQ Figure \* ARABIC </w:instrText>
                            </w:r>
                            <w:r w:rsidR="006662F0">
                              <w:fldChar w:fldCharType="separate"/>
                            </w:r>
                            <w:r w:rsidR="00EE130A">
                              <w:rPr>
                                <w:noProof/>
                              </w:rPr>
                              <w:t>6</w:t>
                            </w:r>
                            <w:r w:rsidR="006662F0">
                              <w:rPr>
                                <w:noProof/>
                              </w:rPr>
                              <w:fldChar w:fldCharType="end"/>
                            </w:r>
                            <w:r>
                              <w:t>: Rasteriz</w:t>
                            </w:r>
                            <w:r w:rsidR="00E37708">
                              <w:t>ation in QGIS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711A5AB6">
              <v:shape id="_x0000_s1039" style="position:absolute;left:0;text-align:left;margin-left:107.05pt;margin-top:.7pt;width:558.15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" w14:anchorId="62EE3325">
                <v:textbox style="mso-fit-shape-to-text:t" inset="0,0,0,0">
                  <w:txbxContent>
                    <w:p w:rsidRPr="00E96D0E" w:rsidR="00525E9A" w:rsidP="00525E9A" w:rsidRDefault="00525E9A" w14:paraId="0D925163" w14:textId="0227C6BD">
                      <w:pPr>
                        <w:pStyle w:val="Caption"/>
                        <w:rPr>
                          <w:rFonts w:cs="Times New Roman"/>
                          <w:b/>
                          <w:bCs/>
                          <w:noProof/>
                          <w:szCs w:val="22"/>
                        </w:rPr>
                      </w:pPr>
                      <w:r>
                        <w:t xml:space="preserve">Figure </w:t>
                      </w:r>
                      <w:r w:rsidR="006662F0">
                        <w:fldChar w:fldCharType="begin"/>
                      </w:r>
                      <w:r w:rsidR="006662F0">
                        <w:instrText xml:space="preserve"> SEQ Figure \* ARABIC </w:instrText>
                      </w:r>
                      <w:r w:rsidR="006662F0">
                        <w:fldChar w:fldCharType="separate"/>
                      </w:r>
                      <w:r w:rsidR="00EE130A">
                        <w:rPr>
                          <w:noProof/>
                        </w:rPr>
                        <w:t>6</w:t>
                      </w:r>
                      <w:r w:rsidR="006662F0">
                        <w:rPr>
                          <w:noProof/>
                        </w:rPr>
                        <w:fldChar w:fldCharType="end"/>
                      </w:r>
                      <w:r>
                        <w:t>: Rasteriz</w:t>
                      </w:r>
                      <w:r w:rsidR="00E37708">
                        <w:t>ation in QGIS</w:t>
                      </w:r>
                    </w:p>
                  </w:txbxContent>
                </v:textbox>
              </v:shape>
            </w:pict>
          </mc:Fallback>
        </mc:AlternateContent>
      </w:r>
      <w:r w:rsidR="001C743C">
        <w:rPr>
          <w:noProof/>
        </w:rPr>
        <mc:AlternateContent>
          <mc:Choice Requires="wps">
            <w:drawing>
              <wp:anchor distT="0" distB="0" distL="114300" distR="114300" simplePos="0" relativeHeight="251658248" behindDoc="0" locked="0" layoutInCell="1" allowOverlap="1" wp14:anchorId="0F45685D" wp14:editId="4E3F1FC9">
                <wp:simplePos x="0" y="0"/>
                <wp:positionH relativeFrom="margin">
                  <wp:align>left</wp:align>
                </wp:positionH>
                <wp:positionV relativeFrom="paragraph">
                  <wp:posOffset>347648</wp:posOffset>
                </wp:positionV>
                <wp:extent cx="1828800" cy="676275"/>
                <wp:effectExtent l="0" t="0" r="12700" b="28575"/>
                <wp:wrapSquare wrapText="bothSides"/>
                <wp:docPr id="1516654563" name="Text Box 1"/>
                <wp:cNvGraphicFramePr/>
                <a:graphic xmlns:a="http://schemas.openxmlformats.org/drawingml/2006/main">
                  <a:graphicData uri="http://schemas.microsoft.com/office/word/2010/wordprocessingShape">
                    <wps:wsp>
                      <wps:cNvSpPr txBox="1"/>
                      <wps:spPr>
                        <a:xfrm>
                          <a:off x="0" y="0"/>
                          <a:ext cx="1828800" cy="676275"/>
                        </a:xfrm>
                        <a:prstGeom prst="rect">
                          <a:avLst/>
                        </a:prstGeom>
                        <a:solidFill>
                          <a:schemeClr val="accent6">
                            <a:lumMod val="20000"/>
                            <a:lumOff val="80000"/>
                          </a:schemeClr>
                        </a:solidFill>
                        <a:ln w="6350">
                          <a:solidFill>
                            <a:prstClr val="black"/>
                          </a:solidFill>
                        </a:ln>
                      </wps:spPr>
                      <wps:txbx>
                        <w:txbxContent>
                          <w:p w:rsidRPr="00121C34" w:rsidR="001C743C" w:rsidP="00121C34" w:rsidRDefault="001C743C" w14:paraId="3EAB5417" w14:textId="5EE701AE">
                            <w:pPr>
                              <w:rPr>
                                <w:rFonts w:cs="Times New Roman"/>
                                <w:b/>
                                <w:bCs/>
                              </w:rPr>
                            </w:pPr>
                            <w:r>
                              <w:rPr>
                                <w:rFonts w:cs="Times New Roman"/>
                                <w:b/>
                                <w:bCs/>
                              </w:rPr>
                              <w:t>T</w:t>
                            </w:r>
                            <w:r w:rsidR="00F8754B">
                              <w:rPr>
                                <w:rFonts w:cs="Times New Roman"/>
                                <w:b/>
                                <w:bCs/>
                              </w:rPr>
                              <w:t>IP</w:t>
                            </w:r>
                            <w:r>
                              <w:rPr>
                                <w:rFonts w:cs="Times New Roman"/>
                                <w:b/>
                                <w:bCs/>
                              </w:rPr>
                              <w:t xml:space="preserve"> – As explained earlier, all the layers need to have the same spatial r</w:t>
                            </w:r>
                            <w:r w:rsidRPr="00196AB3">
                              <w:rPr>
                                <w:rFonts w:cs="Times New Roman"/>
                                <w:b/>
                                <w:bCs/>
                              </w:rPr>
                              <w:t>esolution.</w:t>
                            </w:r>
                            <w:r>
                              <w:rPr>
                                <w:rFonts w:cs="Times New Roman"/>
                                <w:b/>
                                <w:bCs/>
                              </w:rPr>
                              <w:t xml:space="preserve"> We resample all layers to match </w:t>
                            </w:r>
                            <w:r w:rsidRPr="00196AB3">
                              <w:rPr>
                                <w:rFonts w:cs="Times New Roman"/>
                                <w:b/>
                                <w:bCs/>
                              </w:rPr>
                              <w:t>the resolution of the forest layer</w:t>
                            </w:r>
                            <w:r>
                              <w:rPr>
                                <w:rFonts w:cs="Times New Roman"/>
                                <w:b/>
                                <w:bCs/>
                              </w:rPr>
                              <w:t xml:space="preserve"> </w:t>
                            </w:r>
                            <w:r w:rsidRPr="00196AB3">
                              <w:rPr>
                                <w:rFonts w:cs="Times New Roman"/>
                                <w:b/>
                                <w:bCs/>
                              </w:rPr>
                              <w:t>as this the most important layer.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242D1A3">
              <v:shape id="_x0000_s1040" style="position:absolute;left:0;text-align:left;margin-left:0;margin-top:27.35pt;width:2in;height:53.25pt;z-index:25165824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" w14:anchorId="0F45685D">
                <v:textbox>
                  <w:txbxContent>
                    <w:p w:rsidRPr="00121C34" w:rsidR="001C743C" w:rsidP="00121C34" w:rsidRDefault="001C743C" w14:paraId="3091ECED" w14:textId="5EE701AE">
                      <w:pPr>
                        <w:rPr>
                          <w:rFonts w:cs="Times New Roman"/>
                          <w:b/>
                          <w:bCs/>
                        </w:rPr>
                      </w:pPr>
                      <w:r>
                        <w:rPr>
                          <w:rFonts w:cs="Times New Roman"/>
                          <w:b/>
                          <w:bCs/>
                        </w:rPr>
                        <w:t>T</w:t>
                      </w:r>
                      <w:r w:rsidR="00F8754B">
                        <w:rPr>
                          <w:rFonts w:cs="Times New Roman"/>
                          <w:b/>
                          <w:bCs/>
                        </w:rPr>
                        <w:t>IP</w:t>
                      </w:r>
                      <w:r>
                        <w:rPr>
                          <w:rFonts w:cs="Times New Roman"/>
                          <w:b/>
                          <w:bCs/>
                        </w:rPr>
                        <w:t xml:space="preserve"> – As explained earlier, all the layers need to have the same spatial r</w:t>
                      </w:r>
                      <w:r w:rsidRPr="00196AB3">
                        <w:rPr>
                          <w:rFonts w:cs="Times New Roman"/>
                          <w:b/>
                          <w:bCs/>
                        </w:rPr>
                        <w:t>esolution.</w:t>
                      </w:r>
                      <w:r>
                        <w:rPr>
                          <w:rFonts w:cs="Times New Roman"/>
                          <w:b/>
                          <w:bCs/>
                        </w:rPr>
                        <w:t xml:space="preserve"> We resample all layers to match </w:t>
                      </w:r>
                      <w:r w:rsidRPr="00196AB3">
                        <w:rPr>
                          <w:rFonts w:cs="Times New Roman"/>
                          <w:b/>
                          <w:bCs/>
                        </w:rPr>
                        <w:t>the resolution of the forest layer</w:t>
                      </w:r>
                      <w:r>
                        <w:rPr>
                          <w:rFonts w:cs="Times New Roman"/>
                          <w:b/>
                          <w:bCs/>
                        </w:rPr>
                        <w:t xml:space="preserve"> </w:t>
                      </w:r>
                      <w:r w:rsidRPr="00196AB3">
                        <w:rPr>
                          <w:rFonts w:cs="Times New Roman"/>
                          <w:b/>
                          <w:bCs/>
                        </w:rPr>
                        <w:t>as this the most important layer.</w:t>
                      </w:r>
                    </w:p>
                  </w:txbxContent>
                </v:textbox>
                <w10:wrap type="square" anchorx="margin"/>
              </v:shape>
            </w:pict>
          </mc:Fallback>
        </mc:AlternateContent>
      </w:r>
    </w:p>
    <w:p w:rsidR="00F62D00" w:rsidP="00451564" w:rsidRDefault="00F62D00" w14:paraId="29B704EF" w14:textId="77777777">
      <w:pPr>
        <w:rPr>
          <w:rFonts w:cs="Times New Roman"/>
          <w:b/>
          <w:bCs/>
        </w:rPr>
      </w:pPr>
    </w:p>
    <w:p w:rsidRPr="005D3E8D" w:rsidR="005D3E8D" w:rsidP="00406F35" w:rsidRDefault="005D3E8D" w14:paraId="292B7BA1" w14:textId="77777777">
      <w:pPr>
        <w:pStyle w:val="Heading3"/>
      </w:pPr>
      <w:bookmarkStart w:name="_Toc216949301" w:id="65"/>
      <w:r w:rsidRPr="005D3E8D">
        <w:t>Step 5: Aligning the resolution and extent of data layers (optional)</w:t>
      </w:r>
      <w:bookmarkEnd w:id="65"/>
    </w:p>
    <w:p w:rsidRPr="005D3E8D" w:rsidR="005D3E8D" w:rsidP="005D3E8D" w:rsidRDefault="005D3E8D" w14:paraId="0432A98E" w14:textId="700010FA">
      <w:pPr>
        <w:rPr>
          <w:rFonts w:cs="Times New Roman"/>
        </w:rPr>
      </w:pPr>
      <w:r w:rsidRPr="005D3E8D">
        <w:rPr>
          <w:rFonts w:cs="Times New Roman"/>
        </w:rPr>
        <w:t>This step validates that all rasters share the exact same pixel grid</w:t>
      </w:r>
      <w:r w:rsidRPr="0009362F" w:rsidR="0009362F">
        <w:rPr>
          <w:rFonts w:cs="Times New Roman"/>
        </w:rPr>
        <w:t>.</w:t>
      </w:r>
      <w:r w:rsidRPr="005D3E8D">
        <w:rPr>
          <w:rFonts w:cs="Times New Roman"/>
        </w:rPr>
        <w:t xml:space="preserve"> Misalignment can cause errors in subsequent analysis steps.</w:t>
      </w:r>
    </w:p>
    <w:p w:rsidRPr="005D3E8D" w:rsidR="005D3E8D" w:rsidP="00314592" w:rsidRDefault="005D3E8D" w14:paraId="269F6CCD" w14:textId="4FC041E4">
      <w:pPr>
        <w:ind w:left="360"/>
        <w:rPr>
          <w:rFonts w:cs="Times New Roman"/>
          <w:b/>
          <w:bCs/>
        </w:rPr>
      </w:pPr>
      <w:r w:rsidRPr="005D3E8D">
        <w:rPr>
          <w:rFonts w:cs="Times New Roman"/>
          <w:b/>
          <w:bCs/>
        </w:rPr>
        <w:t>In QGIS</w:t>
      </w:r>
      <w:r w:rsidR="00314592">
        <w:rPr>
          <w:rFonts w:cs="Times New Roman"/>
          <w:b/>
          <w:bCs/>
        </w:rPr>
        <w:t>;</w:t>
      </w:r>
    </w:p>
    <w:p w:rsidRPr="0009362F" w:rsidR="005D3E8D" w:rsidP="00151EF7" w:rsidRDefault="005D3E8D" w14:paraId="4D1DC180" w14:textId="67CBBF97">
      <w:pPr>
        <w:pStyle w:val="ListParagraph"/>
        <w:numPr>
          <w:ilvl w:val="0"/>
          <w:numId w:val="22"/>
        </w:numPr>
        <w:ind w:left="1080"/>
        <w:rPr>
          <w:rFonts w:cs="Times New Roman"/>
        </w:rPr>
      </w:pPr>
      <w:r w:rsidRPr="0009362F">
        <w:rPr>
          <w:rFonts w:cs="Times New Roman"/>
        </w:rPr>
        <w:t>Cho</w:t>
      </w:r>
      <w:r w:rsidRPr="0009362F" w:rsidR="0009362F">
        <w:rPr>
          <w:rFonts w:cs="Times New Roman"/>
        </w:rPr>
        <w:t>o</w:t>
      </w:r>
      <w:r w:rsidRPr="0009362F">
        <w:rPr>
          <w:rFonts w:cs="Times New Roman"/>
        </w:rPr>
        <w:t xml:space="preserve">se a reference raster – We will use the forest </w:t>
      </w:r>
      <w:r w:rsidRPr="0009362F" w:rsidR="00517144">
        <w:rPr>
          <w:rFonts w:cs="Times New Roman"/>
        </w:rPr>
        <w:t>raster.</w:t>
      </w:r>
      <w:r w:rsidR="0009362F">
        <w:rPr>
          <w:rFonts w:cs="Times New Roman"/>
        </w:rPr>
        <w:t xml:space="preserve"> </w:t>
      </w:r>
      <w:r w:rsidRPr="0009362F">
        <w:rPr>
          <w:rFonts w:cs="Times New Roman"/>
        </w:rPr>
        <w:t xml:space="preserve"> </w:t>
      </w:r>
    </w:p>
    <w:p w:rsidRPr="00EC558C" w:rsidR="005D3E8D" w:rsidP="00151EF7" w:rsidRDefault="005D3E8D" w14:paraId="09951ADA" w14:textId="7C9981E3">
      <w:pPr>
        <w:pStyle w:val="ListParagraph"/>
        <w:numPr>
          <w:ilvl w:val="0"/>
          <w:numId w:val="22"/>
        </w:numPr>
        <w:ind w:left="1080"/>
        <w:rPr>
          <w:rFonts w:cs="Times New Roman"/>
          <w:b/>
          <w:bCs/>
        </w:rPr>
      </w:pPr>
      <w:r w:rsidRPr="0009362F">
        <w:rPr>
          <w:rFonts w:cs="Times New Roman"/>
        </w:rPr>
        <w:t>Cli</w:t>
      </w:r>
      <w:r w:rsidRPr="0009362F" w:rsidR="009F11ED">
        <w:rPr>
          <w:rFonts w:cs="Times New Roman"/>
        </w:rPr>
        <w:t>c</w:t>
      </w:r>
      <w:r w:rsidRPr="0009362F">
        <w:rPr>
          <w:rFonts w:cs="Times New Roman"/>
        </w:rPr>
        <w:t xml:space="preserve">k </w:t>
      </w:r>
      <w:r w:rsidRPr="00EC558C">
        <w:rPr>
          <w:rFonts w:cs="Times New Roman"/>
          <w:b/>
          <w:bCs/>
        </w:rPr>
        <w:t>Raster</w:t>
      </w:r>
      <w:r w:rsidRPr="0009362F" w:rsidR="009F11ED">
        <w:rPr>
          <w:rFonts w:cs="Times New Roman"/>
        </w:rPr>
        <w:t xml:space="preserve"> on the main </w:t>
      </w:r>
      <w:r w:rsidRPr="0009362F" w:rsidR="00EC558C">
        <w:rPr>
          <w:rFonts w:cs="Times New Roman"/>
        </w:rPr>
        <w:t xml:space="preserve">ribbon </w:t>
      </w:r>
      <w:r w:rsidR="00D60631">
        <w:rPr>
          <w:rFonts w:cs="Times New Roman"/>
        </w:rPr>
        <w:t>→</w:t>
      </w:r>
      <w:r w:rsidRPr="0009362F">
        <w:rPr>
          <w:rFonts w:cs="Times New Roman"/>
        </w:rPr>
        <w:t xml:space="preserve"> </w:t>
      </w:r>
      <w:r w:rsidRPr="00EC558C">
        <w:rPr>
          <w:rFonts w:cs="Times New Roman"/>
          <w:b/>
          <w:bCs/>
        </w:rPr>
        <w:t>Align Rasters</w:t>
      </w:r>
    </w:p>
    <w:p w:rsidR="005D3E8D" w:rsidP="00151EF7" w:rsidRDefault="00EC558C" w14:paraId="3833DE62" w14:textId="15BA4B1B">
      <w:pPr>
        <w:pStyle w:val="ListParagraph"/>
        <w:numPr>
          <w:ilvl w:val="0"/>
          <w:numId w:val="22"/>
        </w:numPr>
        <w:ind w:left="1080"/>
        <w:rPr>
          <w:rFonts w:cs="Times New Roman"/>
        </w:rPr>
      </w:pPr>
      <w:r>
        <w:rPr>
          <w:rFonts w:cs="Times New Roman"/>
        </w:rPr>
        <w:t xml:space="preserve"> In the </w:t>
      </w:r>
      <w:r w:rsidR="005F198C">
        <w:rPr>
          <w:rFonts w:cs="Times New Roman"/>
        </w:rPr>
        <w:t>tool, a</w:t>
      </w:r>
      <w:r w:rsidRPr="0009362F" w:rsidR="005D3E8D">
        <w:rPr>
          <w:rFonts w:cs="Times New Roman"/>
        </w:rPr>
        <w:t>dd all other rasters as inputs</w:t>
      </w:r>
      <w:r w:rsidR="00A3625B">
        <w:rPr>
          <w:rFonts w:cs="Times New Roman"/>
        </w:rPr>
        <w:t xml:space="preserve"> by clicking on the</w:t>
      </w:r>
      <w:r w:rsidRPr="00453214" w:rsidR="00A3625B">
        <w:rPr>
          <w:rFonts w:ascii="Courier New" w:hAnsi="Courier New" w:cs="Courier New"/>
        </w:rPr>
        <w:t xml:space="preserve"> +</w:t>
      </w:r>
      <w:r w:rsidR="00A3625B">
        <w:rPr>
          <w:rFonts w:cs="Times New Roman"/>
        </w:rPr>
        <w:t xml:space="preserve"> </w:t>
      </w:r>
      <w:r w:rsidR="00517144">
        <w:rPr>
          <w:rFonts w:cs="Times New Roman"/>
        </w:rPr>
        <w:t>symbol.</w:t>
      </w:r>
      <w:r w:rsidR="00A3625B">
        <w:rPr>
          <w:rFonts w:cs="Times New Roman"/>
        </w:rPr>
        <w:t xml:space="preserve"> </w:t>
      </w:r>
    </w:p>
    <w:p w:rsidR="00014B4A" w:rsidP="00151EF7" w:rsidRDefault="00014B4A" w14:paraId="1D6F1035" w14:textId="555480D3">
      <w:pPr>
        <w:pStyle w:val="ListParagraph"/>
        <w:numPr>
          <w:ilvl w:val="0"/>
          <w:numId w:val="22"/>
        </w:numPr>
        <w:ind w:left="1080"/>
        <w:rPr>
          <w:rFonts w:cs="Times New Roman"/>
        </w:rPr>
      </w:pPr>
      <w:r>
        <w:rPr>
          <w:rFonts w:cs="Times New Roman"/>
        </w:rPr>
        <w:t>Set the CRS to the project CRS.</w:t>
      </w:r>
    </w:p>
    <w:p w:rsidR="00014B4A" w:rsidP="00151EF7" w:rsidRDefault="00014B4A" w14:paraId="764EA72D" w14:textId="50EA63C6">
      <w:pPr>
        <w:pStyle w:val="ListParagraph"/>
        <w:numPr>
          <w:ilvl w:val="0"/>
          <w:numId w:val="22"/>
        </w:numPr>
        <w:ind w:left="1080"/>
        <w:rPr>
          <w:rFonts w:cs="Times New Roman"/>
        </w:rPr>
      </w:pPr>
      <w:r>
        <w:rPr>
          <w:rFonts w:cs="Times New Roman"/>
        </w:rPr>
        <w:t xml:space="preserve">Set the cell size (resolution in </w:t>
      </w:r>
      <w:r w:rsidR="00E03BA3">
        <w:rPr>
          <w:rFonts w:cs="Times New Roman"/>
        </w:rPr>
        <w:t>meters</w:t>
      </w:r>
      <w:r>
        <w:rPr>
          <w:rFonts w:cs="Times New Roman"/>
        </w:rPr>
        <w:t>)</w:t>
      </w:r>
    </w:p>
    <w:p w:rsidRPr="0009362F" w:rsidR="00014B4A" w:rsidP="00151EF7" w:rsidRDefault="00014B4A" w14:paraId="1E0B3C8C" w14:textId="5CE6D6D5">
      <w:pPr>
        <w:pStyle w:val="ListParagraph"/>
        <w:numPr>
          <w:ilvl w:val="0"/>
          <w:numId w:val="22"/>
        </w:numPr>
        <w:ind w:left="1080"/>
        <w:rPr>
          <w:rFonts w:cs="Times New Roman"/>
        </w:rPr>
      </w:pPr>
      <w:r>
        <w:rPr>
          <w:rFonts w:cs="Times New Roman"/>
        </w:rPr>
        <w:t xml:space="preserve">Set the </w:t>
      </w:r>
      <w:r w:rsidR="00E03BA3">
        <w:rPr>
          <w:rFonts w:cs="Times New Roman"/>
        </w:rPr>
        <w:t xml:space="preserve">extent by clicking </w:t>
      </w:r>
      <w:r w:rsidRPr="00E03BA3" w:rsidR="00E03BA3">
        <w:rPr>
          <w:rFonts w:cs="Times New Roman"/>
          <w:b/>
          <w:bCs/>
        </w:rPr>
        <w:t>Calculate from Layer</w:t>
      </w:r>
      <w:r w:rsidR="00E03BA3">
        <w:rPr>
          <w:rFonts w:cs="Times New Roman"/>
        </w:rPr>
        <w:t xml:space="preserve"> </w:t>
      </w:r>
      <w:r w:rsidR="00D60631">
        <w:rPr>
          <w:rFonts w:cs="Times New Roman"/>
        </w:rPr>
        <w:t>→</w:t>
      </w:r>
      <w:r w:rsidR="00E03BA3">
        <w:rPr>
          <w:rFonts w:cs="Times New Roman"/>
        </w:rPr>
        <w:t xml:space="preserve"> </w:t>
      </w:r>
    </w:p>
    <w:p w:rsidRPr="0009362F" w:rsidR="005D3E8D" w:rsidP="00151EF7" w:rsidRDefault="005D3E8D" w14:paraId="38E7307E" w14:textId="5F57D7AF">
      <w:pPr>
        <w:pStyle w:val="ListParagraph"/>
        <w:numPr>
          <w:ilvl w:val="0"/>
          <w:numId w:val="22"/>
        </w:numPr>
        <w:ind w:left="1080"/>
        <w:rPr>
          <w:rFonts w:cs="Times New Roman"/>
        </w:rPr>
      </w:pPr>
      <w:r w:rsidRPr="0009362F">
        <w:rPr>
          <w:rFonts w:cs="Times New Roman"/>
        </w:rPr>
        <w:t>S</w:t>
      </w:r>
      <w:r w:rsidR="005F198C">
        <w:rPr>
          <w:rFonts w:cs="Times New Roman"/>
        </w:rPr>
        <w:t>et the</w:t>
      </w:r>
      <w:r w:rsidRPr="0009362F">
        <w:rPr>
          <w:rFonts w:cs="Times New Roman"/>
        </w:rPr>
        <w:t xml:space="preserve"> resampling method to nearest neighbor for categorical </w:t>
      </w:r>
      <w:r w:rsidRPr="0009362F" w:rsidR="0052008D">
        <w:rPr>
          <w:rFonts w:cs="Times New Roman"/>
        </w:rPr>
        <w:t>data.</w:t>
      </w:r>
      <w:r w:rsidRPr="0009362F">
        <w:rPr>
          <w:rFonts w:cs="Times New Roman"/>
        </w:rPr>
        <w:t xml:space="preserve"> </w:t>
      </w:r>
      <w:r w:rsidR="005F198C">
        <w:rPr>
          <w:rFonts w:cs="Times New Roman"/>
        </w:rPr>
        <w:t xml:space="preserve"> For c</w:t>
      </w:r>
      <w:r w:rsidRPr="0009362F">
        <w:rPr>
          <w:rFonts w:cs="Times New Roman"/>
        </w:rPr>
        <w:t>ontinuous data types like DEM set this to bilinear or cubic convolution resampling.</w:t>
      </w:r>
    </w:p>
    <w:p w:rsidR="005D3E8D" w:rsidP="00151EF7" w:rsidRDefault="00314592" w14:paraId="2410D3A6" w14:textId="71FF37A4">
      <w:pPr>
        <w:pStyle w:val="ListParagraph"/>
        <w:numPr>
          <w:ilvl w:val="0"/>
          <w:numId w:val="22"/>
        </w:numPr>
        <w:ind w:left="1080"/>
        <w:rPr>
          <w:rFonts w:cs="Times New Roman"/>
        </w:rPr>
      </w:pPr>
      <w:r>
        <w:rPr>
          <w:rFonts w:cs="Times New Roman"/>
        </w:rPr>
        <w:t>Click OK to run the analysis.</w:t>
      </w:r>
    </w:p>
    <w:p w:rsidRPr="009B2B9E" w:rsidR="009B2B9E" w:rsidP="009B2B9E" w:rsidRDefault="009B2B9E" w14:paraId="00B4AB03" w14:textId="77777777">
      <w:pPr>
        <w:pStyle w:val="ListParagraph"/>
        <w:ind w:left="1080"/>
        <w:rPr>
          <w:rFonts w:cs="Times New Roman"/>
        </w:rPr>
      </w:pPr>
    </w:p>
    <w:p w:rsidRPr="005D3E8D" w:rsidR="005D3E8D" w:rsidP="00406F35" w:rsidRDefault="005D3E8D" w14:paraId="3494481E" w14:textId="630FDB39">
      <w:pPr>
        <w:pStyle w:val="Heading3"/>
      </w:pPr>
      <w:bookmarkStart w:name="_Toc216949302" w:id="66"/>
      <w:r w:rsidRPr="005D3E8D">
        <w:t xml:space="preserve">Step 6: </w:t>
      </w:r>
      <w:r w:rsidR="0052008D">
        <w:t>Pre-v</w:t>
      </w:r>
      <w:r w:rsidRPr="005D3E8D">
        <w:t>alidation (Optional)</w:t>
      </w:r>
      <w:bookmarkEnd w:id="66"/>
    </w:p>
    <w:p w:rsidRPr="005D3E8D" w:rsidR="005D3E8D" w:rsidP="005D3E8D" w:rsidRDefault="008374E6" w14:paraId="379F854F" w14:textId="3200C64F">
      <w:pPr>
        <w:rPr>
          <w:rFonts w:cs="Times New Roman"/>
        </w:rPr>
      </w:pPr>
      <w:r w:rsidRPr="00E749D2">
        <w:rPr>
          <w:rFonts w:cs="Times New Roman"/>
        </w:rPr>
        <w:t>A quick -validation check</w:t>
      </w:r>
      <w:r w:rsidRPr="00E749D2" w:rsidR="00E749D2">
        <w:rPr>
          <w:rFonts w:cs="Times New Roman"/>
        </w:rPr>
        <w:t xml:space="preserve"> can be performed to confirm that all raster layers are correctly aligned, consistently structured, and contain valid binary values.</w:t>
      </w:r>
    </w:p>
    <w:p w:rsidRPr="005D3E8D" w:rsidR="005D3E8D" w:rsidP="005D3E8D" w:rsidRDefault="005D3E8D" w14:paraId="7DC9FC71" w14:textId="77777777">
      <w:pPr>
        <w:rPr>
          <w:rFonts w:cs="Times New Roman"/>
          <w:b/>
          <w:bCs/>
        </w:rPr>
      </w:pPr>
      <w:r w:rsidRPr="005D3E8D">
        <w:rPr>
          <w:rFonts w:cs="Times New Roman"/>
          <w:b/>
          <w:bCs/>
        </w:rPr>
        <w:t>The validation step could include:</w:t>
      </w:r>
    </w:p>
    <w:p w:rsidRPr="005D3E8D" w:rsidR="005D3E8D" w:rsidP="00151EF7" w:rsidRDefault="005D3E8D" w14:paraId="48E66599" w14:textId="77777777">
      <w:pPr>
        <w:numPr>
          <w:ilvl w:val="0"/>
          <w:numId w:val="23"/>
        </w:numPr>
        <w:rPr>
          <w:rFonts w:cs="Times New Roman"/>
        </w:rPr>
      </w:pPr>
      <w:r w:rsidRPr="005D3E8D">
        <w:rPr>
          <w:rFonts w:cs="Times New Roman"/>
        </w:rPr>
        <w:t>Visually toggling layers on / off to ensure alignment.</w:t>
      </w:r>
    </w:p>
    <w:p w:rsidRPr="005D3E8D" w:rsidR="005D3E8D" w:rsidP="00151EF7" w:rsidRDefault="005D3E8D" w14:paraId="49D483CF" w14:textId="7C516306">
      <w:pPr>
        <w:numPr>
          <w:ilvl w:val="0"/>
          <w:numId w:val="23"/>
        </w:numPr>
        <w:rPr>
          <w:rFonts w:cs="Times New Roman"/>
        </w:rPr>
      </w:pPr>
      <w:r w:rsidRPr="005D3E8D">
        <w:rPr>
          <w:rFonts w:cs="Times New Roman"/>
        </w:rPr>
        <w:t xml:space="preserve">Use the </w:t>
      </w:r>
      <w:r w:rsidRPr="005D3E8D">
        <w:rPr>
          <w:rFonts w:cs="Times New Roman"/>
          <w:b/>
          <w:bCs/>
        </w:rPr>
        <w:t>Identify Tool</w:t>
      </w:r>
      <w:r w:rsidR="00F73AE0">
        <w:rPr>
          <w:rFonts w:cs="Times New Roman"/>
          <w:b/>
          <w:bCs/>
        </w:rPr>
        <w:t xml:space="preserve"> </w:t>
      </w:r>
      <w:r w:rsidRPr="00F73AE0" w:rsidR="00F73AE0">
        <w:rPr>
          <w:rFonts w:cs="Times New Roman"/>
        </w:rPr>
        <w:t>on the</w:t>
      </w:r>
      <w:r w:rsidR="00F73AE0">
        <w:rPr>
          <w:rFonts w:cs="Times New Roman"/>
          <w:b/>
          <w:bCs/>
        </w:rPr>
        <w:t xml:space="preserve"> main tool ribbon </w:t>
      </w:r>
      <w:r w:rsidRPr="005D3E8D" w:rsidR="00F73AE0">
        <w:rPr>
          <w:rFonts w:cs="Times New Roman"/>
        </w:rPr>
        <w:t>to</w:t>
      </w:r>
      <w:r w:rsidRPr="005D3E8D">
        <w:rPr>
          <w:rFonts w:cs="Times New Roman"/>
        </w:rPr>
        <w:t xml:space="preserve"> sample pixel values (Values should be 1 or 0 – binary values)</w:t>
      </w:r>
    </w:p>
    <w:p w:rsidRPr="005D3E8D" w:rsidR="005D3E8D" w:rsidP="00151EF7" w:rsidRDefault="005D3E8D" w14:paraId="78D1853F" w14:textId="2645F35B">
      <w:pPr>
        <w:numPr>
          <w:ilvl w:val="0"/>
          <w:numId w:val="23"/>
        </w:numPr>
        <w:rPr>
          <w:rFonts w:cs="Times New Roman"/>
        </w:rPr>
      </w:pPr>
      <w:r w:rsidRPr="005D3E8D">
        <w:rPr>
          <w:rFonts w:cs="Times New Roman"/>
        </w:rPr>
        <w:t xml:space="preserve">Clicking on the layer </w:t>
      </w:r>
      <w:r w:rsidR="00D60631">
        <w:rPr>
          <w:rFonts w:cs="Times New Roman"/>
        </w:rPr>
        <w:t>→</w:t>
      </w:r>
      <w:r w:rsidRPr="005D3E8D">
        <w:rPr>
          <w:rFonts w:cs="Times New Roman"/>
        </w:rPr>
        <w:t xml:space="preserve"> </w:t>
      </w:r>
      <w:r w:rsidRPr="005D3E8D">
        <w:rPr>
          <w:rFonts w:cs="Times New Roman"/>
          <w:b/>
          <w:bCs/>
        </w:rPr>
        <w:t>Properties</w:t>
      </w:r>
      <w:r w:rsidRPr="005D3E8D">
        <w:rPr>
          <w:rFonts w:cs="Times New Roman"/>
        </w:rPr>
        <w:t xml:space="preserve"> to check the CRS, exten</w:t>
      </w:r>
      <w:r w:rsidR="005D2165">
        <w:rPr>
          <w:rFonts w:cs="Times New Roman"/>
        </w:rPr>
        <w:t>t</w:t>
      </w:r>
      <w:r w:rsidRPr="005D3E8D">
        <w:rPr>
          <w:rFonts w:cs="Times New Roman"/>
        </w:rPr>
        <w:t xml:space="preserve"> and resolution and ensure everything is aligned.</w:t>
      </w:r>
    </w:p>
    <w:p w:rsidR="005E60BD" w:rsidP="00451564" w:rsidRDefault="005E60BD" w14:paraId="0D768AC9" w14:textId="77777777">
      <w:pPr>
        <w:rPr>
          <w:rFonts w:cs="Times New Roman"/>
          <w:b/>
          <w:bCs/>
        </w:rPr>
      </w:pPr>
    </w:p>
    <w:p w:rsidR="005E60BD" w:rsidP="00451564" w:rsidRDefault="005D3E8D" w14:paraId="630A8412" w14:textId="3CAF46BE">
      <w:pPr>
        <w:rPr>
          <w:rFonts w:cs="Times New Roman"/>
          <w:b/>
          <w:bCs/>
        </w:rPr>
      </w:pPr>
      <w:r>
        <w:rPr>
          <w:noProof/>
        </w:rPr>
        <mc:AlternateContent>
          <mc:Choice Requires="wps">
            <w:drawing>
              <wp:anchor distT="0" distB="0" distL="114300" distR="114300" simplePos="0" relativeHeight="251658251" behindDoc="0" locked="0" layoutInCell="1" allowOverlap="1" wp14:anchorId="2B39ACA2" wp14:editId="0C6BD3EC">
                <wp:simplePos x="0" y="0"/>
                <wp:positionH relativeFrom="margin">
                  <wp:align>left</wp:align>
                </wp:positionH>
                <wp:positionV relativeFrom="paragraph">
                  <wp:posOffset>169441</wp:posOffset>
                </wp:positionV>
                <wp:extent cx="1828800" cy="638175"/>
                <wp:effectExtent l="0" t="0" r="12700" b="28575"/>
                <wp:wrapSquare wrapText="bothSides"/>
                <wp:docPr id="810996889" name="Text Box 1"/>
                <wp:cNvGraphicFramePr/>
                <a:graphic xmlns:a="http://schemas.openxmlformats.org/drawingml/2006/main">
                  <a:graphicData uri="http://schemas.microsoft.com/office/word/2010/wordprocessingShape">
                    <wps:wsp>
                      <wps:cNvSpPr txBox="1"/>
                      <wps:spPr>
                        <a:xfrm>
                          <a:off x="0" y="0"/>
                          <a:ext cx="1828800" cy="638175"/>
                        </a:xfrm>
                        <a:prstGeom prst="rect">
                          <a:avLst/>
                        </a:prstGeom>
                        <a:solidFill>
                          <a:schemeClr val="accent4">
                            <a:lumMod val="20000"/>
                            <a:lumOff val="80000"/>
                          </a:schemeClr>
                        </a:solidFill>
                        <a:ln w="6350">
                          <a:solidFill>
                            <a:prstClr val="black"/>
                          </a:solidFill>
                        </a:ln>
                      </wps:spPr>
                      <wps:txbx>
                        <w:txbxContent>
                          <w:p w:rsidRPr="00303D36" w:rsidR="005D3E8D" w:rsidP="005D3E8D" w:rsidRDefault="00F63C98" w14:paraId="671C1DC7" w14:textId="30708481">
                            <w:pPr>
                              <w:rPr>
                                <w:rFonts w:cs="Times New Roman"/>
                                <w:b/>
                                <w:bCs/>
                              </w:rPr>
                            </w:pPr>
                            <w:r>
                              <w:rPr>
                                <w:rFonts w:cs="Times New Roman"/>
                                <w:b/>
                                <w:bCs/>
                              </w:rPr>
                              <w:t>CHECKPOINT:</w:t>
                            </w:r>
                            <w:r w:rsidR="005D3E8D">
                              <w:rPr>
                                <w:rFonts w:cs="Times New Roman"/>
                                <w:b/>
                                <w:bCs/>
                              </w:rPr>
                              <w:t xml:space="preserve"> - By this point, we should have our core layers i.e. the forest and individual anthropogenic layers in the correct projected coordinate system, clipped to the AOI extent.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AE8CC1C">
              <v:shape id="_x0000_s1041" style="position:absolute;margin-left:0;margin-top:13.35pt;width:2in;height:50.25pt;z-index:251658251;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fillcolor="#fff2cc [66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" w14:anchorId="2B39ACA2">
                <v:textbox>
                  <w:txbxContent>
                    <w:p w:rsidRPr="00303D36" w:rsidR="005D3E8D" w:rsidP="005D3E8D" w:rsidRDefault="00F63C98" w14:paraId="2288EF82" w14:textId="30708481">
                      <w:pPr>
                        <w:rPr>
                          <w:rFonts w:cs="Times New Roman"/>
                          <w:b/>
                          <w:bCs/>
                        </w:rPr>
                      </w:pPr>
                      <w:r>
                        <w:rPr>
                          <w:rFonts w:cs="Times New Roman"/>
                          <w:b/>
                          <w:bCs/>
                        </w:rPr>
                        <w:t>CHECKPOINT:</w:t>
                      </w:r>
                      <w:r w:rsidR="005D3E8D">
                        <w:rPr>
                          <w:rFonts w:cs="Times New Roman"/>
                          <w:b/>
                          <w:bCs/>
                        </w:rPr>
                        <w:t xml:space="preserve"> - By this point, we should have our core layers i.e. the forest and individual anthropogenic layers in the correct projected coordinate system, clipped to the AOI extent.</w:t>
                      </w:r>
                    </w:p>
                  </w:txbxContent>
                </v:textbox>
                <w10:wrap type="square" anchorx="margin"/>
              </v:shape>
            </w:pict>
          </mc:Fallback>
        </mc:AlternateContent>
      </w:r>
    </w:p>
    <w:p w:rsidR="005E60BD" w:rsidP="00451564" w:rsidRDefault="005E60BD" w14:paraId="44C2926E" w14:textId="77777777">
      <w:pPr>
        <w:rPr>
          <w:rFonts w:cs="Times New Roman"/>
          <w:b/>
          <w:bCs/>
        </w:rPr>
      </w:pPr>
    </w:p>
    <w:p w:rsidR="005E60BD" w:rsidP="00451564" w:rsidRDefault="005E60BD" w14:paraId="621994F5" w14:textId="77777777">
      <w:pPr>
        <w:rPr>
          <w:rFonts w:cs="Times New Roman"/>
          <w:b/>
          <w:bCs/>
        </w:rPr>
      </w:pPr>
    </w:p>
    <w:p w:rsidR="005E60BD" w:rsidP="00451564" w:rsidRDefault="005E60BD" w14:paraId="3117B865" w14:textId="77777777">
      <w:pPr>
        <w:rPr>
          <w:rFonts w:cs="Times New Roman"/>
          <w:b/>
          <w:bCs/>
        </w:rPr>
      </w:pPr>
    </w:p>
    <w:p w:rsidR="005E60BD" w:rsidP="00451564" w:rsidRDefault="005E60BD" w14:paraId="6E7C617F" w14:textId="77777777">
      <w:pPr>
        <w:rPr>
          <w:rFonts w:cs="Times New Roman"/>
          <w:b/>
          <w:bCs/>
        </w:rPr>
      </w:pPr>
    </w:p>
    <w:p w:rsidRPr="00581EF4" w:rsidR="005E60BD" w:rsidP="00C302A3" w:rsidRDefault="005E60BD" w14:paraId="090D33B3" w14:textId="77777777">
      <w:pPr>
        <w:rPr>
          <w:rFonts w:cs="Times New Roman"/>
          <w:b/>
          <w:bCs/>
        </w:rPr>
      </w:pPr>
    </w:p>
    <w:p w:rsidR="005E60BD" w:rsidP="00406F35" w:rsidRDefault="005E60BD" w14:paraId="5A8512E6" w14:textId="1307FE05">
      <w:pPr>
        <w:pStyle w:val="Heading3"/>
      </w:pPr>
      <w:bookmarkStart w:name="_Step_7:_Preparation" w:id="67"/>
      <w:bookmarkEnd w:id="67"/>
      <w:r w:rsidRPr="00196AB3">
        <w:t xml:space="preserve"> </w:t>
      </w:r>
      <w:bookmarkStart w:name="_Toc216949303" w:id="68"/>
      <w:r>
        <w:t xml:space="preserve">Step </w:t>
      </w:r>
      <w:r w:rsidR="004D1E44">
        <w:t>7</w:t>
      </w:r>
      <w:r>
        <w:t xml:space="preserve">: </w:t>
      </w:r>
      <w:r w:rsidRPr="00196AB3">
        <w:t xml:space="preserve">Preparation of </w:t>
      </w:r>
      <w:r w:rsidRPr="00196AB3" w:rsidR="005D2165">
        <w:t>Ancillary</w:t>
      </w:r>
      <w:r w:rsidRPr="00196AB3">
        <w:t xml:space="preserve"> Data Layers</w:t>
      </w:r>
      <w:bookmarkEnd w:id="68"/>
    </w:p>
    <w:p w:rsidRPr="006657A4" w:rsidR="005E60BD" w:rsidP="005E60BD" w:rsidRDefault="005E60BD" w14:paraId="3E32D639" w14:textId="77777777">
      <w:r>
        <w:t>Now that the core datasets are completed, we will work on supporting data layers that will be used to refine the primary forest logic.</w:t>
      </w:r>
    </w:p>
    <w:p w:rsidR="005D2165" w:rsidP="00FD78ED" w:rsidRDefault="005D2165" w14:paraId="0CA0140A" w14:textId="77777777"/>
    <w:p w:rsidRPr="00FD78ED" w:rsidR="005E60BD" w:rsidP="00FD78ED" w:rsidRDefault="005E60BD" w14:paraId="3F512C49" w14:textId="30EAC2AD">
      <w:pPr>
        <w:rPr>
          <w:b/>
          <w:bCs/>
        </w:rPr>
      </w:pPr>
      <w:bookmarkStart w:name="_Ref216432924" w:id="69"/>
      <w:r w:rsidRPr="00F97088">
        <w:t xml:space="preserve"> </w:t>
      </w:r>
      <w:r w:rsidR="008827AF">
        <w:t xml:space="preserve"> </w:t>
      </w:r>
      <w:r w:rsidRPr="00FD78ED" w:rsidR="008827AF">
        <w:rPr>
          <w:b/>
          <w:bCs/>
        </w:rPr>
        <w:t>Creating the s</w:t>
      </w:r>
      <w:r w:rsidRPr="00FD78ED">
        <w:rPr>
          <w:b/>
          <w:bCs/>
        </w:rPr>
        <w:t>lope layer</w:t>
      </w:r>
      <w:bookmarkEnd w:id="69"/>
    </w:p>
    <w:p w:rsidRPr="00D97D10" w:rsidR="005E60BD" w:rsidP="005E60BD" w:rsidRDefault="005E60BD" w14:paraId="281CD5B8" w14:textId="77777777"/>
    <w:p w:rsidRPr="00D97D10" w:rsidR="005E60BD" w:rsidP="005E60BD" w:rsidRDefault="005E60BD" w14:paraId="753FCE94" w14:textId="77777777">
      <w:pPr>
        <w:rPr>
          <w:rFonts w:cs="Times New Roman"/>
        </w:rPr>
      </w:pPr>
      <w:r w:rsidRPr="00D97D10">
        <w:rPr>
          <w:rFonts w:cs="Times New Roman"/>
        </w:rPr>
        <w:t>We will start by generating a slope raster (in degrees) from the elevation raster before reclassifying</w:t>
      </w:r>
      <w:r>
        <w:rPr>
          <w:rFonts w:cs="Times New Roman"/>
        </w:rPr>
        <w:t xml:space="preserve"> it further</w:t>
      </w:r>
      <w:r w:rsidRPr="00D97D10">
        <w:rPr>
          <w:rFonts w:cs="Times New Roman"/>
        </w:rPr>
        <w:t xml:space="preserve"> into a binary slope raster where</w:t>
      </w:r>
      <w:r>
        <w:rPr>
          <w:rFonts w:cs="Times New Roman"/>
        </w:rPr>
        <w:t>;</w:t>
      </w:r>
      <w:r w:rsidRPr="00D97D10">
        <w:rPr>
          <w:rFonts w:cs="Times New Roman"/>
        </w:rPr>
        <w:t xml:space="preserve"> </w:t>
      </w:r>
    </w:p>
    <w:p w:rsidRPr="00FF217B" w:rsidR="005E60BD" w:rsidP="005E60BD" w:rsidRDefault="005E60BD" w14:paraId="2BE502B2" w14:textId="77777777">
      <w:pPr>
        <w:spacing w:after="0"/>
        <w:ind w:left="720"/>
        <w:rPr>
          <w:rFonts w:cs="Times New Roman"/>
          <w:b/>
          <w:bCs/>
        </w:rPr>
      </w:pPr>
      <w:r w:rsidRPr="00FF217B">
        <w:rPr>
          <w:rFonts w:cs="Times New Roman"/>
          <w:b/>
          <w:bCs/>
        </w:rPr>
        <w:t>1 = Steep slopes (Above a threshold e.g., 45 degrees in this case)</w:t>
      </w:r>
    </w:p>
    <w:p w:rsidRPr="00FF217B" w:rsidR="005E60BD" w:rsidP="005E60BD" w:rsidRDefault="005E60BD" w14:paraId="0BA5351E" w14:textId="77777777">
      <w:pPr>
        <w:spacing w:after="0"/>
        <w:ind w:left="720"/>
        <w:rPr>
          <w:rFonts w:cs="Times New Roman"/>
          <w:b/>
          <w:bCs/>
        </w:rPr>
      </w:pPr>
      <w:r w:rsidRPr="00FF217B">
        <w:rPr>
          <w:rFonts w:cs="Times New Roman"/>
          <w:b/>
          <w:bCs/>
        </w:rPr>
        <w:t>0= gentler slopes below the threshold</w:t>
      </w:r>
    </w:p>
    <w:p w:rsidR="005E60BD" w:rsidP="005E60BD" w:rsidRDefault="005E60BD" w14:paraId="5BF37A31" w14:textId="77777777">
      <w:pPr>
        <w:rPr>
          <w:rFonts w:cs="Times New Roman"/>
        </w:rPr>
      </w:pPr>
    </w:p>
    <w:p w:rsidRPr="00D97D10" w:rsidR="005E60BD" w:rsidP="005E60BD" w:rsidRDefault="005E60BD" w14:paraId="26A38FC8" w14:textId="77777777">
      <w:pPr>
        <w:rPr>
          <w:rFonts w:cs="Times New Roman"/>
        </w:rPr>
      </w:pPr>
      <w:r w:rsidRPr="00D97D10">
        <w:rPr>
          <w:rFonts w:cs="Times New Roman"/>
        </w:rPr>
        <w:t>This step creates an analysis-ready layer that will be intergrated later in the primary- forest finder logic analysis.</w:t>
      </w:r>
      <w:r>
        <w:rPr>
          <w:rFonts w:cs="Times New Roman"/>
        </w:rPr>
        <w:t xml:space="preserve"> To carry it out in QGIS,</w:t>
      </w:r>
    </w:p>
    <w:p w:rsidRPr="00196AB3" w:rsidR="005E60BD" w:rsidP="005E60BD" w:rsidRDefault="005E60BD" w14:paraId="6BCFA74C" w14:textId="77777777">
      <w:pPr>
        <w:rPr>
          <w:rFonts w:cs="Times New Roman"/>
          <w:b/>
          <w:bCs/>
        </w:rPr>
      </w:pPr>
      <w:r>
        <w:rPr>
          <w:rFonts w:cs="Times New Roman"/>
          <w:b/>
          <w:bCs/>
        </w:rPr>
        <w:t xml:space="preserve"> Input Data: </w:t>
      </w:r>
      <w:r w:rsidRPr="00932BB4">
        <w:rPr>
          <w:rFonts w:cs="Times New Roman"/>
        </w:rPr>
        <w:t>Elevation raster and extent layer</w:t>
      </w:r>
      <w:r>
        <w:rPr>
          <w:rFonts w:cs="Times New Roman"/>
          <w:b/>
          <w:bCs/>
        </w:rPr>
        <w:t xml:space="preserve"> (</w:t>
      </w:r>
      <w:bookmarkStart w:name="_Hlk216357149" w:id="70"/>
      <w:r w:rsidRPr="003408E6">
        <w:rPr>
          <w:rFonts w:ascii="Courier New" w:hAnsi="Courier New" w:cs="Courier New"/>
        </w:rPr>
        <w:t>Ecuador_AOI_Mask.shp</w:t>
      </w:r>
      <w:r>
        <w:rPr>
          <w:rFonts w:ascii="Courier New" w:hAnsi="Courier New" w:cs="Courier New"/>
        </w:rPr>
        <w:t>)</w:t>
      </w:r>
      <w:bookmarkEnd w:id="70"/>
    </w:p>
    <w:p w:rsidRPr="00196AB3" w:rsidR="005E60BD" w:rsidP="005E60BD" w:rsidRDefault="005E60BD" w14:paraId="1851FEEE" w14:textId="77777777">
      <w:pPr>
        <w:rPr>
          <w:rFonts w:cs="Times New Roman"/>
          <w:b/>
          <w:bCs/>
        </w:rPr>
      </w:pPr>
      <w:r w:rsidRPr="00196AB3">
        <w:rPr>
          <w:rFonts w:cs="Times New Roman"/>
          <w:b/>
          <w:bCs/>
        </w:rPr>
        <w:t xml:space="preserve">To derive slope </w:t>
      </w:r>
    </w:p>
    <w:p w:rsidRPr="00196AB3" w:rsidR="005E60BD" w:rsidP="005E60BD" w:rsidRDefault="005E60BD" w14:paraId="1CADAEBB" w14:textId="4E3983B9">
      <w:pPr>
        <w:rPr>
          <w:rFonts w:cs="Times New Roman"/>
          <w:b/>
          <w:bCs/>
        </w:rPr>
      </w:pPr>
      <w:r>
        <w:rPr>
          <w:rFonts w:cs="Times New Roman"/>
          <w:b/>
          <w:bCs/>
        </w:rPr>
        <w:t xml:space="preserve">Processing </w:t>
      </w:r>
      <w:r w:rsidR="00D60631">
        <w:rPr>
          <w:rFonts w:cs="Times New Roman"/>
          <w:b/>
          <w:bCs/>
        </w:rPr>
        <w:t>→</w:t>
      </w:r>
      <w:r>
        <w:rPr>
          <w:rFonts w:cs="Times New Roman"/>
          <w:b/>
          <w:bCs/>
        </w:rPr>
        <w:t xml:space="preserve"> Toolbox </w:t>
      </w:r>
      <w:r w:rsidR="00D60631">
        <w:rPr>
          <w:rFonts w:cs="Times New Roman"/>
          <w:b/>
          <w:bCs/>
        </w:rPr>
        <w:t>→</w:t>
      </w:r>
      <w:r>
        <w:rPr>
          <w:rFonts w:cs="Times New Roman"/>
          <w:b/>
          <w:bCs/>
        </w:rPr>
        <w:t xml:space="preserve"> GDAL </w:t>
      </w:r>
      <w:r w:rsidR="00D60631">
        <w:rPr>
          <w:rFonts w:cs="Times New Roman"/>
          <w:b/>
          <w:bCs/>
        </w:rPr>
        <w:t>→</w:t>
      </w:r>
      <w:r>
        <w:rPr>
          <w:rFonts w:cs="Times New Roman"/>
          <w:b/>
          <w:bCs/>
        </w:rPr>
        <w:t xml:space="preserve"> Raster Analysis </w:t>
      </w:r>
      <w:r w:rsidR="00D60631">
        <w:rPr>
          <w:rFonts w:cs="Times New Roman"/>
          <w:b/>
          <w:bCs/>
        </w:rPr>
        <w:t>→</w:t>
      </w:r>
      <w:r>
        <w:rPr>
          <w:rFonts w:cs="Times New Roman"/>
          <w:b/>
          <w:bCs/>
        </w:rPr>
        <w:t xml:space="preserve"> Slope </w:t>
      </w:r>
    </w:p>
    <w:p w:rsidRPr="00D0446F" w:rsidR="005E60BD" w:rsidP="00151EF7" w:rsidRDefault="005E60BD" w14:paraId="4E14ED3C" w14:textId="77777777">
      <w:pPr>
        <w:pStyle w:val="ListParagraph"/>
        <w:numPr>
          <w:ilvl w:val="0"/>
          <w:numId w:val="20"/>
        </w:numPr>
        <w:rPr>
          <w:rFonts w:cs="Times New Roman"/>
          <w:b/>
          <w:bCs/>
        </w:rPr>
      </w:pPr>
      <w:r w:rsidRPr="00D0446F">
        <w:rPr>
          <w:rFonts w:cs="Times New Roman"/>
        </w:rPr>
        <w:t>Input layer</w:t>
      </w:r>
      <w:r w:rsidRPr="00D0446F">
        <w:rPr>
          <w:rFonts w:cs="Times New Roman"/>
          <w:b/>
          <w:bCs/>
        </w:rPr>
        <w:t xml:space="preserve">: Ecuador DEM.tif </w:t>
      </w:r>
      <w:r>
        <w:rPr>
          <w:rFonts w:cs="Times New Roman"/>
          <w:b/>
          <w:bCs/>
        </w:rPr>
        <w:t>(Clipped to the AOI mask layer)</w:t>
      </w:r>
    </w:p>
    <w:p w:rsidRPr="00D0446F" w:rsidR="005E60BD" w:rsidP="00151EF7" w:rsidRDefault="005E60BD" w14:paraId="13DE0492" w14:textId="1A894D80">
      <w:pPr>
        <w:pStyle w:val="ListParagraph"/>
        <w:numPr>
          <w:ilvl w:val="0"/>
          <w:numId w:val="20"/>
        </w:numPr>
        <w:rPr>
          <w:rFonts w:cs="Times New Roman"/>
          <w:b/>
          <w:bCs/>
        </w:rPr>
      </w:pPr>
      <w:r w:rsidRPr="00D0446F">
        <w:rPr>
          <w:rFonts w:cs="Times New Roman"/>
        </w:rPr>
        <w:t>Output measurement</w:t>
      </w:r>
      <w:r w:rsidRPr="00D0446F">
        <w:rPr>
          <w:rFonts w:cs="Times New Roman"/>
          <w:b/>
          <w:bCs/>
        </w:rPr>
        <w:t xml:space="preserve">: </w:t>
      </w:r>
      <w:r w:rsidRPr="00D0446F" w:rsidR="00517144">
        <w:rPr>
          <w:rFonts w:cs="Times New Roman"/>
          <w:b/>
          <w:bCs/>
        </w:rPr>
        <w:t>Degrees.</w:t>
      </w:r>
    </w:p>
    <w:p w:rsidRPr="00D0446F" w:rsidR="005E60BD" w:rsidP="00151EF7" w:rsidRDefault="005E60BD" w14:paraId="47620C7C" w14:textId="2DF5659A">
      <w:pPr>
        <w:pStyle w:val="ListParagraph"/>
        <w:numPr>
          <w:ilvl w:val="0"/>
          <w:numId w:val="20"/>
        </w:numPr>
        <w:rPr>
          <w:rFonts w:cs="Times New Roman"/>
          <w:b/>
          <w:bCs/>
        </w:rPr>
      </w:pPr>
      <w:r w:rsidRPr="00D0446F">
        <w:rPr>
          <w:rFonts w:cs="Times New Roman"/>
        </w:rPr>
        <w:t>Output raster type</w:t>
      </w:r>
      <w:r w:rsidRPr="00D0446F">
        <w:rPr>
          <w:rFonts w:cs="Times New Roman"/>
          <w:b/>
          <w:bCs/>
        </w:rPr>
        <w:t xml:space="preserve">: </w:t>
      </w:r>
      <w:r w:rsidRPr="00D0446F" w:rsidR="00517144">
        <w:rPr>
          <w:rFonts w:cs="Times New Roman"/>
          <w:b/>
          <w:bCs/>
        </w:rPr>
        <w:t>Float.</w:t>
      </w:r>
    </w:p>
    <w:p w:rsidRPr="00D0446F" w:rsidR="005E60BD" w:rsidP="00151EF7" w:rsidRDefault="005E60BD" w14:paraId="1785DAC6" w14:textId="77777777">
      <w:pPr>
        <w:pStyle w:val="ListParagraph"/>
        <w:numPr>
          <w:ilvl w:val="0"/>
          <w:numId w:val="20"/>
        </w:numPr>
        <w:rPr>
          <w:rFonts w:cs="Times New Roman"/>
          <w:b/>
          <w:bCs/>
        </w:rPr>
      </w:pPr>
      <w:r w:rsidRPr="00D0446F">
        <w:rPr>
          <w:rFonts w:cs="Times New Roman"/>
        </w:rPr>
        <w:t>Output</w:t>
      </w:r>
      <w:r w:rsidRPr="00D0446F">
        <w:rPr>
          <w:rFonts w:cs="Times New Roman"/>
          <w:b/>
          <w:bCs/>
        </w:rPr>
        <w:t xml:space="preserve"> –</w:t>
      </w:r>
      <w:r w:rsidRPr="00D0446F">
        <w:rPr>
          <w:rFonts w:ascii="Courier New" w:hAnsi="Courier New" w:cs="Courier New"/>
          <w:b/>
          <w:bCs/>
        </w:rPr>
        <w:t xml:space="preserve"> </w:t>
      </w:r>
      <w:r w:rsidRPr="00D0446F">
        <w:rPr>
          <w:rFonts w:ascii="Courier New" w:hAnsi="Courier New" w:cs="Courier New"/>
        </w:rPr>
        <w:t>Ecuad</w:t>
      </w:r>
      <w:r>
        <w:rPr>
          <w:rFonts w:ascii="Courier New" w:hAnsi="Courier New" w:cs="Courier New"/>
        </w:rPr>
        <w:t>o</w:t>
      </w:r>
      <w:r w:rsidRPr="00D0446F">
        <w:rPr>
          <w:rFonts w:ascii="Courier New" w:hAnsi="Courier New" w:cs="Courier New"/>
        </w:rPr>
        <w:t>r</w:t>
      </w:r>
      <w:r>
        <w:rPr>
          <w:rFonts w:ascii="Courier New" w:hAnsi="Courier New" w:cs="Courier New"/>
        </w:rPr>
        <w:t>_</w:t>
      </w:r>
      <w:r w:rsidRPr="00D0446F">
        <w:rPr>
          <w:rFonts w:ascii="Courier New" w:hAnsi="Courier New" w:cs="Courier New"/>
        </w:rPr>
        <w:t>Slope.tif</w:t>
      </w:r>
    </w:p>
    <w:p w:rsidRPr="00196AB3" w:rsidR="005E60BD" w:rsidP="005E60BD" w:rsidRDefault="005E60BD" w14:paraId="05269CB9" w14:textId="77777777">
      <w:pPr>
        <w:rPr>
          <w:rFonts w:cs="Times New Roman"/>
          <w:b/>
          <w:bCs/>
        </w:rPr>
      </w:pPr>
    </w:p>
    <w:p w:rsidRPr="00196AB3" w:rsidR="005E60BD" w:rsidP="005E60BD" w:rsidRDefault="005E60BD" w14:paraId="355720ED" w14:textId="77777777">
      <w:pPr>
        <w:rPr>
          <w:rFonts w:cs="Times New Roman"/>
          <w:b/>
          <w:bCs/>
        </w:rPr>
      </w:pPr>
      <w:r>
        <w:rPr>
          <w:noProof/>
        </w:rPr>
        <mc:AlternateContent>
          <mc:Choice Requires="wps">
            <w:drawing>
              <wp:anchor distT="0" distB="0" distL="114300" distR="114300" simplePos="0" relativeHeight="251658249" behindDoc="0" locked="0" layoutInCell="1" allowOverlap="1" wp14:anchorId="75E502B6" wp14:editId="6DA5EDBC">
                <wp:simplePos x="0" y="0"/>
                <wp:positionH relativeFrom="column">
                  <wp:posOffset>0</wp:posOffset>
                </wp:positionH>
                <wp:positionV relativeFrom="paragraph">
                  <wp:posOffset>0</wp:posOffset>
                </wp:positionV>
                <wp:extent cx="1828800" cy="1828800"/>
                <wp:effectExtent l="0" t="0" r="12700" b="14605"/>
                <wp:wrapSquare wrapText="bothSides"/>
                <wp:docPr id="135046873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6">
                            <a:lumMod val="20000"/>
                            <a:lumOff val="80000"/>
                          </a:schemeClr>
                        </a:solidFill>
                        <a:ln w="6350">
                          <a:solidFill>
                            <a:prstClr val="black"/>
                          </a:solidFill>
                        </a:ln>
                      </wps:spPr>
                      <wps:txbx>
                        <w:txbxContent>
                          <w:p w:rsidRPr="00735C8F" w:rsidR="005E60BD" w:rsidP="005E60BD" w:rsidRDefault="005E60BD" w14:paraId="3F2AE11A" w14:textId="77777777">
                            <w:pPr>
                              <w:rPr>
                                <w:rFonts w:cs="Times New Roman"/>
                              </w:rPr>
                            </w:pPr>
                            <w:r w:rsidRPr="000E3C1C">
                              <w:rPr>
                                <w:rFonts w:cs="Times New Roman"/>
                                <w:b/>
                                <w:bCs/>
                              </w:rPr>
                              <w:t>NOTE</w:t>
                            </w:r>
                            <w:r>
                              <w:rPr>
                                <w:rFonts w:cs="Times New Roman"/>
                              </w:rPr>
                              <w:t>: We</w:t>
                            </w:r>
                            <w:r w:rsidRPr="00836D06">
                              <w:rPr>
                                <w:rFonts w:cs="Times New Roman"/>
                              </w:rPr>
                              <w:t xml:space="preserve"> will then</w:t>
                            </w:r>
                            <w:r>
                              <w:rPr>
                                <w:rFonts w:cs="Times New Roman"/>
                              </w:rPr>
                              <w:t xml:space="preserve"> create</w:t>
                            </w:r>
                            <w:r w:rsidRPr="00836D06">
                              <w:rPr>
                                <w:rFonts w:cs="Times New Roman"/>
                              </w:rPr>
                              <w:t xml:space="preserve"> binary layers </w:t>
                            </w:r>
                            <w:r>
                              <w:rPr>
                                <w:rFonts w:cs="Times New Roman"/>
                              </w:rPr>
                              <w:t xml:space="preserve">using thresholds above which </w:t>
                            </w:r>
                            <w:r w:rsidRPr="006924A2">
                              <w:rPr>
                                <w:rFonts w:cs="Times New Roman"/>
                              </w:rPr>
                              <w:t>forest is considered naturally protected due to difficulty of access.</w:t>
                            </w:r>
                            <w:r w:rsidRPr="006924A2">
                              <w:rPr>
                                <w:rFonts w:cs="Times New Roman"/>
                                <w:b/>
                                <w:bCs/>
                              </w:rPr>
                              <w:t xml:space="preserve"> </w:t>
                            </w:r>
                            <w:r w:rsidRPr="00A34D84">
                              <w:rPr>
                                <w:rFonts w:cs="Times New Roman"/>
                              </w:rPr>
                              <w:t>Countries can modify the threshold to reflect local circumstances</w:t>
                            </w:r>
                            <w:r w:rsidRPr="00A34D84">
                              <w:rPr>
                                <w:rStyle w:val="CommentReference"/>
                                <w:rFonts w:cs="Times New Roman"/>
                              </w:rPr>
                              <w:annotationRef/>
                            </w:r>
                            <w:r w:rsidRPr="00A34D84">
                              <w:rPr>
                                <w:rFonts w:cs="Times New Roman"/>
                              </w:rPr>
                              <w:t>. In our example we will set the threshold to 45 degrees</w:t>
                            </w:r>
                            <w:r>
                              <w:rPr>
                                <w:rFonts w:cs="Times New Roman"/>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w14:anchorId="7AC07A8A">
              <v:shape id="_x0000_s1042" style="position:absolute;margin-left:0;margin-top:0;width:2in;height:2in;z-index:251658249;visibility:visible;mso-wrap-style:none;mso-wrap-distance-left:9pt;mso-wrap-distance-top:0;mso-wrap-distance-right:9pt;mso-wrap-distance-bottom:0;mso-position-horizontal:absolute;mso-position-horizontal-relative:text;mso-position-vertical:absolute;mso-position-vertical-relative:text;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" w14:anchorId="75E502B6">
                <v:textbox style="mso-fit-shape-to-text:t">
                  <w:txbxContent>
                    <w:p w:rsidRPr="00735C8F" w:rsidR="005E60BD" w:rsidP="005E60BD" w:rsidRDefault="005E60BD" w14:paraId="2308CF50" w14:textId="77777777">
                      <w:pPr>
                        <w:rPr>
                          <w:rFonts w:cs="Times New Roman"/>
                        </w:rPr>
                      </w:pPr>
                      <w:r w:rsidRPr="000E3C1C">
                        <w:rPr>
                          <w:rFonts w:cs="Times New Roman"/>
                          <w:b/>
                          <w:bCs/>
                        </w:rPr>
                        <w:t>NOTE</w:t>
                      </w:r>
                      <w:r>
                        <w:rPr>
                          <w:rFonts w:cs="Times New Roman"/>
                        </w:rPr>
                        <w:t>: We</w:t>
                      </w:r>
                      <w:r w:rsidRPr="00836D06">
                        <w:rPr>
                          <w:rFonts w:cs="Times New Roman"/>
                        </w:rPr>
                        <w:t xml:space="preserve"> will then</w:t>
                      </w:r>
                      <w:r>
                        <w:rPr>
                          <w:rFonts w:cs="Times New Roman"/>
                        </w:rPr>
                        <w:t xml:space="preserve"> create</w:t>
                      </w:r>
                      <w:r w:rsidRPr="00836D06">
                        <w:rPr>
                          <w:rFonts w:cs="Times New Roman"/>
                        </w:rPr>
                        <w:t xml:space="preserve"> binary layers </w:t>
                      </w:r>
                      <w:r>
                        <w:rPr>
                          <w:rFonts w:cs="Times New Roman"/>
                        </w:rPr>
                        <w:t xml:space="preserve">using thresholds above which </w:t>
                      </w:r>
                      <w:r w:rsidRPr="006924A2">
                        <w:rPr>
                          <w:rFonts w:cs="Times New Roman"/>
                        </w:rPr>
                        <w:t>forest is considered naturally protected due to difficulty of access.</w:t>
                      </w:r>
                      <w:r w:rsidRPr="006924A2">
                        <w:rPr>
                          <w:rFonts w:cs="Times New Roman"/>
                          <w:b/>
                          <w:bCs/>
                        </w:rPr>
                        <w:t xml:space="preserve"> </w:t>
                      </w:r>
                      <w:r w:rsidRPr="00A34D84">
                        <w:rPr>
                          <w:rFonts w:cs="Times New Roman"/>
                        </w:rPr>
                        <w:t>Countries can modify the threshold to reflect local circumstances</w:t>
                      </w:r>
                      <w:r w:rsidRPr="00A34D84">
                        <w:rPr>
                          <w:rStyle w:val="CommentReference"/>
                          <w:rFonts w:cs="Times New Roman"/>
                        </w:rPr>
                        <w:annotationRef/>
                      </w:r>
                      <w:r w:rsidRPr="00A34D84">
                        <w:rPr>
                          <w:rFonts w:cs="Times New Roman"/>
                        </w:rPr>
                        <w:t>. In our example we will set the threshold to 45 degrees</w:t>
                      </w:r>
                      <w:r>
                        <w:rPr>
                          <w:rFonts w:cs="Times New Roman"/>
                        </w:rPr>
                        <w:t>.</w:t>
                      </w:r>
                    </w:p>
                  </w:txbxContent>
                </v:textbox>
                <w10:wrap type="square"/>
              </v:shape>
            </w:pict>
          </mc:Fallback>
        </mc:AlternateContent>
      </w:r>
      <w:r w:rsidRPr="00196AB3">
        <w:rPr>
          <w:rFonts w:cs="Times New Roman"/>
          <w:b/>
          <w:bCs/>
        </w:rPr>
        <w:t xml:space="preserve"> </w:t>
      </w:r>
    </w:p>
    <w:p w:rsidRPr="002E1A65" w:rsidR="005E60BD" w:rsidP="005E60BD" w:rsidRDefault="005E60BD" w14:paraId="6A96F505" w14:textId="34DB6D15">
      <w:pPr>
        <w:rPr>
          <w:rFonts w:cs="Times New Roman"/>
        </w:rPr>
      </w:pPr>
      <w:r>
        <w:rPr>
          <w:rFonts w:cs="Times New Roman"/>
        </w:rPr>
        <w:t>To future proof our analysis, we will create the gentle and steep mask layers concurrently.</w:t>
      </w:r>
      <w:r w:rsidRPr="00915813">
        <w:rPr>
          <w:rFonts w:cs="Times New Roman"/>
        </w:rPr>
        <w:t xml:space="preserve"> Navigate to the</w:t>
      </w:r>
      <w:r>
        <w:rPr>
          <w:rFonts w:cs="Times New Roman"/>
          <w:b/>
          <w:bCs/>
        </w:rPr>
        <w:t xml:space="preserve"> Raster Calculator </w:t>
      </w:r>
      <w:r w:rsidRPr="00915813">
        <w:rPr>
          <w:rFonts w:cs="Times New Roman"/>
        </w:rPr>
        <w:t>by clicking</w:t>
      </w:r>
      <w:r>
        <w:rPr>
          <w:rFonts w:cs="Times New Roman"/>
          <w:b/>
          <w:bCs/>
        </w:rPr>
        <w:t xml:space="preserve"> Processing </w:t>
      </w:r>
      <w:r w:rsidR="00D60631">
        <w:rPr>
          <w:rFonts w:cs="Times New Roman"/>
          <w:b/>
          <w:bCs/>
        </w:rPr>
        <w:t>→</w:t>
      </w:r>
      <w:r>
        <w:rPr>
          <w:rFonts w:cs="Times New Roman"/>
          <w:b/>
          <w:bCs/>
        </w:rPr>
        <w:t xml:space="preserve"> Toolbox </w:t>
      </w:r>
      <w:r w:rsidR="00D60631">
        <w:rPr>
          <w:rFonts w:cs="Times New Roman"/>
          <w:b/>
          <w:bCs/>
        </w:rPr>
        <w:t>→</w:t>
      </w:r>
      <w:r>
        <w:rPr>
          <w:rFonts w:cs="Times New Roman"/>
          <w:b/>
          <w:bCs/>
        </w:rPr>
        <w:t xml:space="preserve"> Raster Miscellaneous </w:t>
      </w:r>
      <w:r w:rsidRPr="00196AB3">
        <w:rPr>
          <w:rFonts w:cs="Times New Roman"/>
          <w:b/>
          <w:bCs/>
        </w:rPr>
        <w:t xml:space="preserve">Raster Calculator </w:t>
      </w:r>
      <w:r>
        <w:rPr>
          <w:rFonts w:cs="Times New Roman"/>
          <w:b/>
          <w:bCs/>
        </w:rPr>
        <w:t>and apply the following expression;</w:t>
      </w:r>
    </w:p>
    <w:p w:rsidR="005E60BD" w:rsidP="005E60BD" w:rsidRDefault="005E60BD" w14:paraId="3C42A140" w14:textId="77777777">
      <w:pPr>
        <w:rPr>
          <w:rFonts w:cs="Times New Roman"/>
          <w:b/>
          <w:bCs/>
        </w:rPr>
      </w:pPr>
    </w:p>
    <w:p w:rsidR="005E60BD" w:rsidP="005E60BD" w:rsidRDefault="005E60BD" w14:paraId="6330E552" w14:textId="5EECB0C8">
      <w:pPr>
        <w:pStyle w:val="ListParagraph"/>
        <w:rPr>
          <w:rFonts w:ascii="Courier New" w:hAnsi="Courier New" w:cs="Courier New"/>
        </w:rPr>
      </w:pPr>
      <w:bookmarkStart w:name="_Hlk216284762" w:id="71"/>
      <w:r>
        <w:rPr>
          <w:rFonts w:ascii="Courier New" w:hAnsi="Courier New" w:cs="Courier New"/>
        </w:rPr>
        <w:t>“</w:t>
      </w:r>
      <w:r w:rsidRPr="00D0446F">
        <w:rPr>
          <w:rFonts w:ascii="Courier New" w:hAnsi="Courier New" w:cs="Courier New"/>
        </w:rPr>
        <w:t>Ecuad</w:t>
      </w:r>
      <w:r>
        <w:rPr>
          <w:rFonts w:ascii="Courier New" w:hAnsi="Courier New" w:cs="Courier New"/>
        </w:rPr>
        <w:t>o</w:t>
      </w:r>
      <w:r w:rsidRPr="00D0446F">
        <w:rPr>
          <w:rFonts w:ascii="Courier New" w:hAnsi="Courier New" w:cs="Courier New"/>
        </w:rPr>
        <w:t>r</w:t>
      </w:r>
      <w:r>
        <w:rPr>
          <w:rFonts w:ascii="Courier New" w:hAnsi="Courier New" w:cs="Courier New"/>
        </w:rPr>
        <w:t>_</w:t>
      </w:r>
      <w:r w:rsidRPr="00D0446F">
        <w:rPr>
          <w:rFonts w:ascii="Courier New" w:hAnsi="Courier New" w:cs="Courier New"/>
        </w:rPr>
        <w:t>Slope</w:t>
      </w:r>
      <w:r>
        <w:rPr>
          <w:rFonts w:ascii="Courier New" w:hAnsi="Courier New" w:cs="Courier New"/>
        </w:rPr>
        <w:t xml:space="preserve">@1” </w:t>
      </w:r>
      <w:r w:rsidR="00EE0030">
        <w:rPr>
          <w:rFonts w:ascii="Courier New" w:hAnsi="Courier New" w:cs="Courier New"/>
        </w:rPr>
        <w:t>&gt;=</w:t>
      </w:r>
      <w:r>
        <w:rPr>
          <w:rFonts w:ascii="Courier New" w:hAnsi="Courier New" w:cs="Courier New"/>
        </w:rPr>
        <w:t xml:space="preserve"> 45</w:t>
      </w:r>
    </w:p>
    <w:bookmarkEnd w:id="71"/>
    <w:p w:rsidR="005D2165" w:rsidP="005E60BD" w:rsidRDefault="005D2165" w14:paraId="0D1757AD" w14:textId="77777777">
      <w:pPr>
        <w:rPr>
          <w:rFonts w:cs="Times New Roman"/>
          <w:b/>
          <w:bCs/>
        </w:rPr>
      </w:pPr>
    </w:p>
    <w:p w:rsidR="004D4E2D" w:rsidP="005E60BD" w:rsidRDefault="004D4E2D" w14:paraId="76D276EB" w14:textId="77777777">
      <w:pPr>
        <w:rPr>
          <w:rFonts w:cs="Times New Roman"/>
          <w:b/>
          <w:bCs/>
        </w:rPr>
      </w:pPr>
    </w:p>
    <w:p w:rsidR="005E60BD" w:rsidP="005E60BD" w:rsidRDefault="005E60BD" w14:paraId="65DA6928" w14:textId="2566E100">
      <w:pPr>
        <w:rPr>
          <w:rFonts w:cs="Times New Roman"/>
          <w:b/>
          <w:bCs/>
        </w:rPr>
      </w:pPr>
      <w:r>
        <w:rPr>
          <w:rFonts w:cs="Times New Roman"/>
          <w:b/>
          <w:bCs/>
        </w:rPr>
        <w:t>For the other parameters;</w:t>
      </w:r>
    </w:p>
    <w:p w:rsidR="005E60BD" w:rsidP="00151EF7" w:rsidRDefault="005E60BD" w14:paraId="070112BB" w14:textId="7B1F3AD2">
      <w:pPr>
        <w:pStyle w:val="ListParagraph"/>
        <w:numPr>
          <w:ilvl w:val="0"/>
          <w:numId w:val="1"/>
        </w:numPr>
        <w:rPr>
          <w:rFonts w:cs="Times New Roman"/>
          <w:b/>
          <w:bCs/>
        </w:rPr>
      </w:pPr>
      <w:r>
        <w:rPr>
          <w:rFonts w:cs="Times New Roman"/>
          <w:b/>
          <w:bCs/>
        </w:rPr>
        <w:t xml:space="preserve">Cell-size – Use the spatial resolution of the forest raster e.g. 30 m in our </w:t>
      </w:r>
      <w:r w:rsidR="00517144">
        <w:rPr>
          <w:rFonts w:cs="Times New Roman"/>
          <w:b/>
          <w:bCs/>
        </w:rPr>
        <w:t>case.</w:t>
      </w:r>
      <w:r>
        <w:rPr>
          <w:rFonts w:cs="Times New Roman"/>
          <w:b/>
          <w:bCs/>
        </w:rPr>
        <w:t xml:space="preserve"> </w:t>
      </w:r>
    </w:p>
    <w:p w:rsidRPr="002E1A65" w:rsidR="005E60BD" w:rsidP="00151EF7" w:rsidRDefault="005E60BD" w14:paraId="4F383253" w14:textId="77777777">
      <w:pPr>
        <w:pStyle w:val="ListParagraph"/>
        <w:numPr>
          <w:ilvl w:val="0"/>
          <w:numId w:val="1"/>
        </w:numPr>
        <w:rPr>
          <w:rFonts w:cs="Times New Roman"/>
          <w:b/>
          <w:bCs/>
        </w:rPr>
      </w:pPr>
      <w:r w:rsidRPr="002E1A65">
        <w:rPr>
          <w:rFonts w:cs="Times New Roman"/>
          <w:b/>
          <w:bCs/>
        </w:rPr>
        <w:t xml:space="preserve">Output extent – AOI mask layer </w:t>
      </w:r>
      <w:bookmarkStart w:name="_Hlk216345458" w:id="72"/>
      <w:r w:rsidRPr="002E1A65">
        <w:rPr>
          <w:rFonts w:cs="Times New Roman"/>
          <w:b/>
          <w:bCs/>
        </w:rPr>
        <w:t>(</w:t>
      </w:r>
      <w:r w:rsidRPr="002E1A65">
        <w:rPr>
          <w:rFonts w:ascii="Courier New" w:hAnsi="Courier New" w:cs="Courier New"/>
        </w:rPr>
        <w:t>Ecuador_AOI_Mask.shp</w:t>
      </w:r>
    </w:p>
    <w:bookmarkEnd w:id="72"/>
    <w:p w:rsidR="005E60BD" w:rsidP="00151EF7" w:rsidRDefault="005E60BD" w14:paraId="39EF824E" w14:textId="77777777">
      <w:pPr>
        <w:pStyle w:val="ListParagraph"/>
        <w:numPr>
          <w:ilvl w:val="0"/>
          <w:numId w:val="1"/>
        </w:numPr>
        <w:rPr>
          <w:rFonts w:cs="Times New Roman"/>
          <w:b/>
          <w:bCs/>
        </w:rPr>
      </w:pPr>
      <w:r>
        <w:rPr>
          <w:rFonts w:cs="Times New Roman"/>
          <w:b/>
          <w:bCs/>
        </w:rPr>
        <w:t>Output CRS – Defined CRS e.g. EPSG 32717</w:t>
      </w:r>
    </w:p>
    <w:p w:rsidR="005E60BD" w:rsidP="00151EF7" w:rsidRDefault="005E60BD" w14:paraId="3466B03F" w14:textId="035BC89C">
      <w:pPr>
        <w:pStyle w:val="ListParagraph"/>
        <w:numPr>
          <w:ilvl w:val="0"/>
          <w:numId w:val="1"/>
        </w:numPr>
        <w:rPr>
          <w:rFonts w:ascii="Courier New" w:hAnsi="Courier New" w:cs="Courier New"/>
        </w:rPr>
      </w:pPr>
      <w:r>
        <w:rPr>
          <w:rFonts w:cs="Times New Roman"/>
          <w:b/>
          <w:bCs/>
        </w:rPr>
        <w:t xml:space="preserve">Output – Save appropriately e.g. </w:t>
      </w:r>
      <w:r w:rsidRPr="00EC5AAC" w:rsidR="00517144">
        <w:rPr>
          <w:rFonts w:ascii="Courier New" w:hAnsi="Courier New" w:cs="Courier New"/>
        </w:rPr>
        <w:t>Steep_Slope</w:t>
      </w:r>
      <w:r w:rsidR="00517144">
        <w:rPr>
          <w:rFonts w:ascii="Courier New" w:hAnsi="Courier New" w:cs="Courier New"/>
        </w:rPr>
        <w:t>.tif.</w:t>
      </w:r>
    </w:p>
    <w:p w:rsidR="0090129B" w:rsidP="005E60BD" w:rsidRDefault="0090129B" w14:paraId="5B42BEA7" w14:textId="77777777">
      <w:pPr>
        <w:pStyle w:val="ListParagraph"/>
        <w:rPr>
          <w:rFonts w:cs="Times New Roman"/>
          <w:b/>
          <w:bCs/>
        </w:rPr>
      </w:pPr>
      <w:bookmarkStart w:name="_Hlk216284914" w:id="73"/>
    </w:p>
    <w:p w:rsidR="005E60BD" w:rsidP="0090129B" w:rsidRDefault="005E60BD" w14:paraId="02C2C64B" w14:textId="0D3C3ED2">
      <w:pPr>
        <w:pStyle w:val="ListParagraph"/>
        <w:ind w:left="0"/>
        <w:rPr>
          <w:rFonts w:cs="Times New Roman"/>
          <w:b/>
          <w:bCs/>
        </w:rPr>
      </w:pPr>
      <w:r>
        <w:rPr>
          <w:rFonts w:cs="Times New Roman"/>
          <w:b/>
          <w:bCs/>
        </w:rPr>
        <w:t>Interpretation of results</w:t>
      </w:r>
    </w:p>
    <w:p w:rsidRPr="00DC1C1A" w:rsidR="005E60BD" w:rsidP="0090129B" w:rsidRDefault="005E60BD" w14:paraId="053DE28C" w14:textId="20F5866A">
      <w:pPr>
        <w:pStyle w:val="ListParagraph"/>
        <w:ind w:left="0"/>
        <w:rPr>
          <w:rFonts w:cs="Times New Roman"/>
        </w:rPr>
      </w:pPr>
      <w:r w:rsidRPr="00DC1C1A">
        <w:rPr>
          <w:rFonts w:cs="Times New Roman"/>
        </w:rPr>
        <w:t>The results of this step yields to a continuous layer (0 to 1</w:t>
      </w:r>
      <w:r w:rsidR="00621EA4">
        <w:rPr>
          <w:rFonts w:cs="Times New Roman"/>
        </w:rPr>
        <w:t xml:space="preserve"> shown below</w:t>
      </w:r>
      <w:r w:rsidRPr="00DC1C1A">
        <w:rPr>
          <w:rFonts w:cs="Times New Roman"/>
        </w:rPr>
        <w:t>) which shows</w:t>
      </w:r>
      <w:r>
        <w:rPr>
          <w:rFonts w:cs="Times New Roman"/>
        </w:rPr>
        <w:t>;</w:t>
      </w:r>
    </w:p>
    <w:p w:rsidRPr="00DC1C1A" w:rsidR="005E60BD" w:rsidP="0090129B" w:rsidRDefault="005E60BD" w14:paraId="3228CA49" w14:textId="77777777">
      <w:pPr>
        <w:pStyle w:val="ListParagraph"/>
        <w:numPr>
          <w:ilvl w:val="0"/>
          <w:numId w:val="2"/>
        </w:numPr>
        <w:rPr>
          <w:rFonts w:cs="Times New Roman"/>
        </w:rPr>
      </w:pPr>
      <w:r w:rsidRPr="00DC1C1A">
        <w:rPr>
          <w:rFonts w:cs="Times New Roman"/>
        </w:rPr>
        <w:t>Steep slope</w:t>
      </w:r>
    </w:p>
    <w:p w:rsidRPr="00DC1C1A" w:rsidR="005E60BD" w:rsidP="0090129B" w:rsidRDefault="005E60BD" w14:paraId="61E5308B" w14:textId="77777777">
      <w:pPr>
        <w:pStyle w:val="ListParagraph"/>
        <w:numPr>
          <w:ilvl w:val="0"/>
          <w:numId w:val="3"/>
        </w:numPr>
        <w:rPr>
          <w:rFonts w:cs="Times New Roman"/>
        </w:rPr>
      </w:pPr>
      <w:r w:rsidRPr="00DC1C1A">
        <w:rPr>
          <w:rFonts w:cs="Times New Roman"/>
        </w:rPr>
        <w:t>Gentle slope</w:t>
      </w:r>
    </w:p>
    <w:bookmarkEnd w:id="73"/>
    <w:p w:rsidR="00621EA4" w:rsidP="00621EA4" w:rsidRDefault="00621EA4" w14:paraId="2F6B8075" w14:textId="08B91309">
      <w:pPr>
        <w:rPr>
          <w:rFonts w:cs="Times New Roman"/>
        </w:rPr>
      </w:pPr>
      <w:r>
        <w:rPr>
          <w:rFonts w:cs="Times New Roman"/>
          <w:noProof/>
        </w:rPr>
        <mc:AlternateContent>
          <mc:Choice Requires="wps">
            <w:drawing>
              <wp:anchor distT="0" distB="0" distL="114300" distR="114300" simplePos="0" relativeHeight="251658272" behindDoc="0" locked="0" layoutInCell="1" allowOverlap="1" wp14:anchorId="3F1BFD56" wp14:editId="0AE025D3">
                <wp:simplePos x="0" y="0"/>
                <wp:positionH relativeFrom="column">
                  <wp:posOffset>-570451</wp:posOffset>
                </wp:positionH>
                <wp:positionV relativeFrom="paragraph">
                  <wp:posOffset>167145</wp:posOffset>
                </wp:positionV>
                <wp:extent cx="7189365" cy="3414319"/>
                <wp:effectExtent l="0" t="0" r="12065" b="15240"/>
                <wp:wrapNone/>
                <wp:docPr id="1975078291" name="Text Box 8"/>
                <wp:cNvGraphicFramePr/>
                <a:graphic xmlns:a="http://schemas.openxmlformats.org/drawingml/2006/main">
                  <a:graphicData uri="http://schemas.microsoft.com/office/word/2010/wordprocessingShape">
                    <wps:wsp>
                      <wps:cNvSpPr txBox="1"/>
                      <wps:spPr>
                        <a:xfrm>
                          <a:off x="0" y="0"/>
                          <a:ext cx="7189365" cy="3414319"/>
                        </a:xfrm>
                        <a:prstGeom prst="rect">
                          <a:avLst/>
                        </a:prstGeom>
                        <a:solidFill>
                          <a:schemeClr val="lt1"/>
                        </a:solidFill>
                        <a:ln w="6350">
                          <a:solidFill>
                            <a:prstClr val="black"/>
                          </a:solidFill>
                        </a:ln>
                      </wps:spPr>
                      <wps:txbx>
                        <w:txbxContent>
                          <w:p w:rsidR="00621EA4" w:rsidRDefault="00621EA4" w14:paraId="68BB5048" w14:textId="26D1D346">
                            <w:r>
                              <w:rPr>
                                <w:noProof/>
                              </w:rPr>
                              <w:drawing>
                                <wp:inline distT="0" distB="0" distL="0" distR="0" wp14:anchorId="5AA2DAD4" wp14:editId="574D0B35">
                                  <wp:extent cx="6996418" cy="3272155"/>
                                  <wp:effectExtent l="0" t="0" r="0" b="4445"/>
                                  <wp:docPr id="1289817394" name="Picture 9"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9899" name="Picture 9" descr="A map of the country&#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999537" cy="32736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909365">
              <v:shape id="Text Box 8" style="position:absolute;margin-left:-44.9pt;margin-top:13.15pt;width:566.1pt;height:268.8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" w14:anchorId="3F1BFD56">
                <v:textbox>
                  <w:txbxContent>
                    <w:p w:rsidR="00621EA4" w:rsidRDefault="00621EA4" w14:paraId="5A39BBE3" w14:textId="26D1D346">
                      <w:r>
                        <w:rPr>
                          <w:noProof/>
                        </w:rPr>
                        <w:drawing>
                          <wp:inline distT="0" distB="0" distL="0" distR="0" wp14:anchorId="4EBE29DE" wp14:editId="574D0B35">
                            <wp:extent cx="6996418" cy="3272155"/>
                            <wp:effectExtent l="0" t="0" r="0" b="4445"/>
                            <wp:docPr id="1864829254" name="Picture 9"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9899" name="Picture 9" descr="A map of the country&#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999537" cy="3273614"/>
                                    </a:xfrm>
                                    <a:prstGeom prst="rect">
                                      <a:avLst/>
                                    </a:prstGeom>
                                  </pic:spPr>
                                </pic:pic>
                              </a:graphicData>
                            </a:graphic>
                          </wp:inline>
                        </w:drawing>
                      </w:r>
                    </w:p>
                  </w:txbxContent>
                </v:textbox>
              </v:shape>
            </w:pict>
          </mc:Fallback>
        </mc:AlternateContent>
      </w:r>
    </w:p>
    <w:p w:rsidR="00621EA4" w:rsidP="00621EA4" w:rsidRDefault="00621EA4" w14:paraId="3247ECD2" w14:textId="77777777">
      <w:pPr>
        <w:rPr>
          <w:rFonts w:cs="Times New Roman"/>
        </w:rPr>
      </w:pPr>
    </w:p>
    <w:p w:rsidR="00621EA4" w:rsidP="00621EA4" w:rsidRDefault="00621EA4" w14:paraId="092F6E21" w14:textId="77777777">
      <w:pPr>
        <w:rPr>
          <w:rFonts w:cs="Times New Roman"/>
        </w:rPr>
      </w:pPr>
    </w:p>
    <w:p w:rsidR="00621EA4" w:rsidP="00621EA4" w:rsidRDefault="00621EA4" w14:paraId="5672C0AC" w14:textId="77777777">
      <w:pPr>
        <w:rPr>
          <w:rFonts w:cs="Times New Roman"/>
        </w:rPr>
      </w:pPr>
    </w:p>
    <w:p w:rsidR="00621EA4" w:rsidP="00621EA4" w:rsidRDefault="00621EA4" w14:paraId="0EF1375F" w14:textId="77777777">
      <w:pPr>
        <w:rPr>
          <w:rFonts w:cs="Times New Roman"/>
        </w:rPr>
      </w:pPr>
    </w:p>
    <w:p w:rsidR="00621EA4" w:rsidP="00621EA4" w:rsidRDefault="00621EA4" w14:paraId="74FF74B2" w14:textId="77777777">
      <w:pPr>
        <w:rPr>
          <w:rFonts w:cs="Times New Roman"/>
        </w:rPr>
      </w:pPr>
    </w:p>
    <w:p w:rsidR="00621EA4" w:rsidP="00621EA4" w:rsidRDefault="00621EA4" w14:paraId="0925FA62" w14:textId="77777777">
      <w:pPr>
        <w:rPr>
          <w:rFonts w:cs="Times New Roman"/>
        </w:rPr>
      </w:pPr>
    </w:p>
    <w:p w:rsidR="00621EA4" w:rsidP="00621EA4" w:rsidRDefault="00621EA4" w14:paraId="57079FBD" w14:textId="77777777">
      <w:pPr>
        <w:rPr>
          <w:rFonts w:cs="Times New Roman"/>
        </w:rPr>
      </w:pPr>
    </w:p>
    <w:p w:rsidR="00621EA4" w:rsidP="00621EA4" w:rsidRDefault="00621EA4" w14:paraId="10E54386" w14:textId="77777777">
      <w:pPr>
        <w:rPr>
          <w:rFonts w:cs="Times New Roman"/>
        </w:rPr>
      </w:pPr>
    </w:p>
    <w:p w:rsidR="00621EA4" w:rsidP="00621EA4" w:rsidRDefault="00621EA4" w14:paraId="5BB4AFC9" w14:textId="77777777">
      <w:pPr>
        <w:rPr>
          <w:rFonts w:cs="Times New Roman"/>
        </w:rPr>
      </w:pPr>
    </w:p>
    <w:p w:rsidR="00621EA4" w:rsidP="00621EA4" w:rsidRDefault="00621EA4" w14:paraId="2D7CDD88" w14:textId="77777777">
      <w:pPr>
        <w:rPr>
          <w:rFonts w:cs="Times New Roman"/>
        </w:rPr>
      </w:pPr>
    </w:p>
    <w:p w:rsidR="00621EA4" w:rsidP="00621EA4" w:rsidRDefault="00621EA4" w14:paraId="362AC335" w14:textId="77777777">
      <w:pPr>
        <w:rPr>
          <w:rFonts w:cs="Times New Roman"/>
        </w:rPr>
      </w:pPr>
    </w:p>
    <w:p w:rsidR="00621EA4" w:rsidP="00621EA4" w:rsidRDefault="00621EA4" w14:paraId="2042B118" w14:textId="77777777">
      <w:pPr>
        <w:rPr>
          <w:rFonts w:cs="Times New Roman"/>
        </w:rPr>
      </w:pPr>
    </w:p>
    <w:p w:rsidR="00621EA4" w:rsidP="00621EA4" w:rsidRDefault="00621EA4" w14:paraId="64A2381E" w14:textId="20E78061">
      <w:pPr>
        <w:pStyle w:val="Caption"/>
        <w:rPr>
          <w:rFonts w:cs="Times New Roman"/>
        </w:rPr>
      </w:pPr>
      <w:r>
        <w:t xml:space="preserve">                                                                           Figure </w:t>
      </w:r>
      <w:r w:rsidR="006662F0">
        <w:fldChar w:fldCharType="begin"/>
      </w:r>
      <w:r w:rsidR="006662F0">
        <w:instrText xml:space="preserve"> SEQ Figure \* ARABIC </w:instrText>
      </w:r>
      <w:r w:rsidR="006662F0">
        <w:fldChar w:fldCharType="separate"/>
      </w:r>
      <w:r w:rsidR="00EE130A">
        <w:rPr>
          <w:noProof/>
        </w:rPr>
        <w:t>7</w:t>
      </w:r>
      <w:r w:rsidR="006662F0">
        <w:rPr>
          <w:noProof/>
        </w:rPr>
        <w:fldChar w:fldCharType="end"/>
      </w:r>
      <w:r>
        <w:t>: Creating the Slope Mask Layers</w:t>
      </w:r>
    </w:p>
    <w:p w:rsidRPr="00621EA4" w:rsidR="00621EA4" w:rsidP="00621EA4" w:rsidRDefault="00621EA4" w14:paraId="7C37770D" w14:textId="77777777">
      <w:pPr>
        <w:rPr>
          <w:rFonts w:cs="Times New Roman"/>
        </w:rPr>
      </w:pPr>
    </w:p>
    <w:p w:rsidR="005E60BD" w:rsidP="005E60BD" w:rsidRDefault="005E60BD" w14:paraId="308433E1" w14:textId="77777777">
      <w:pPr>
        <w:rPr>
          <w:rFonts w:cs="Times New Roman"/>
          <w:b/>
          <w:bCs/>
        </w:rPr>
      </w:pPr>
      <w:r>
        <w:rPr>
          <w:rFonts w:cs="Times New Roman"/>
          <w:b/>
          <w:bCs/>
        </w:rPr>
        <w:t>We will replicate the same process for the gentle slope mask layer.  We will only change the expression as follows;</w:t>
      </w:r>
    </w:p>
    <w:p w:rsidR="005E60BD" w:rsidP="005E60BD" w:rsidRDefault="005E60BD" w14:paraId="5AC705C5" w14:textId="77777777">
      <w:pPr>
        <w:pStyle w:val="ListParagraph"/>
        <w:rPr>
          <w:rFonts w:ascii="Courier New" w:hAnsi="Courier New" w:cs="Courier New"/>
        </w:rPr>
      </w:pPr>
      <w:r>
        <w:rPr>
          <w:rFonts w:ascii="Courier New" w:hAnsi="Courier New" w:cs="Courier New"/>
        </w:rPr>
        <w:t>“</w:t>
      </w:r>
      <w:r w:rsidRPr="00D0446F">
        <w:rPr>
          <w:rFonts w:ascii="Courier New" w:hAnsi="Courier New" w:cs="Courier New"/>
        </w:rPr>
        <w:t>Ecuad</w:t>
      </w:r>
      <w:r>
        <w:rPr>
          <w:rFonts w:ascii="Courier New" w:hAnsi="Courier New" w:cs="Courier New"/>
        </w:rPr>
        <w:t>o</w:t>
      </w:r>
      <w:r w:rsidRPr="00D0446F">
        <w:rPr>
          <w:rFonts w:ascii="Courier New" w:hAnsi="Courier New" w:cs="Courier New"/>
        </w:rPr>
        <w:t>r</w:t>
      </w:r>
      <w:r>
        <w:rPr>
          <w:rFonts w:ascii="Courier New" w:hAnsi="Courier New" w:cs="Courier New"/>
        </w:rPr>
        <w:t>_</w:t>
      </w:r>
      <w:r w:rsidRPr="00D0446F">
        <w:rPr>
          <w:rFonts w:ascii="Courier New" w:hAnsi="Courier New" w:cs="Courier New"/>
        </w:rPr>
        <w:t>Slope</w:t>
      </w:r>
      <w:r>
        <w:rPr>
          <w:rFonts w:ascii="Courier New" w:hAnsi="Courier New" w:cs="Courier New"/>
        </w:rPr>
        <w:t>@1” &lt; 45</w:t>
      </w:r>
    </w:p>
    <w:p w:rsidR="005E60BD" w:rsidP="005E60BD" w:rsidRDefault="005E60BD" w14:paraId="203537E7" w14:textId="77777777">
      <w:pPr>
        <w:pStyle w:val="ListParagraph"/>
        <w:rPr>
          <w:rFonts w:ascii="Courier New" w:hAnsi="Courier New" w:cs="Courier New"/>
        </w:rPr>
      </w:pPr>
    </w:p>
    <w:p w:rsidR="005E60BD" w:rsidP="005E60BD" w:rsidRDefault="005E60BD" w14:paraId="34AE4A86" w14:textId="094B965E">
      <w:pPr>
        <w:rPr>
          <w:rFonts w:cs="Times New Roman"/>
          <w:b/>
          <w:bCs/>
        </w:rPr>
      </w:pPr>
      <w:r>
        <w:rPr>
          <w:rFonts w:cs="Times New Roman"/>
          <w:b/>
          <w:bCs/>
        </w:rPr>
        <w:t xml:space="preserve">Replicate all other parameters. </w:t>
      </w:r>
      <w:r w:rsidRPr="0079422D">
        <w:rPr>
          <w:rFonts w:cs="Times New Roman"/>
        </w:rPr>
        <w:t>We will label this as</w:t>
      </w:r>
      <w:r>
        <w:rPr>
          <w:rFonts w:cs="Times New Roman"/>
          <w:b/>
          <w:bCs/>
        </w:rPr>
        <w:t xml:space="preserve"> </w:t>
      </w:r>
      <w:r w:rsidR="00517144">
        <w:rPr>
          <w:rFonts w:ascii="Courier New" w:hAnsi="Courier New" w:cs="Courier New"/>
        </w:rPr>
        <w:t>Gentle</w:t>
      </w:r>
      <w:r w:rsidRPr="00EC5AAC" w:rsidR="00517144">
        <w:rPr>
          <w:rFonts w:ascii="Courier New" w:hAnsi="Courier New" w:cs="Courier New"/>
        </w:rPr>
        <w:t>_Slope_</w:t>
      </w:r>
      <w:r w:rsidR="00517144">
        <w:rPr>
          <w:rFonts w:ascii="Courier New" w:hAnsi="Courier New" w:cs="Courier New"/>
        </w:rPr>
        <w:t>.tif.</w:t>
      </w:r>
    </w:p>
    <w:p w:rsidR="0090129B" w:rsidP="005E60BD" w:rsidRDefault="0090129B" w14:paraId="44C08972" w14:textId="77777777">
      <w:pPr>
        <w:rPr>
          <w:rFonts w:cs="Times New Roman"/>
          <w:b/>
          <w:bCs/>
        </w:rPr>
      </w:pPr>
    </w:p>
    <w:p w:rsidR="0090129B" w:rsidP="005E60BD" w:rsidRDefault="0090129B" w14:paraId="3F47E1B2" w14:textId="77777777">
      <w:pPr>
        <w:rPr>
          <w:rFonts w:cs="Times New Roman"/>
          <w:b/>
          <w:bCs/>
        </w:rPr>
      </w:pPr>
    </w:p>
    <w:p w:rsidRPr="00EB39EE" w:rsidR="005E60BD" w:rsidP="005E60BD" w:rsidRDefault="005E60BD" w14:paraId="1D6DB399" w14:textId="2965BE72">
      <w:pPr>
        <w:rPr>
          <w:rFonts w:cs="Times New Roman"/>
          <w:b/>
          <w:bCs/>
        </w:rPr>
      </w:pPr>
      <w:r w:rsidRPr="00EB39EE">
        <w:rPr>
          <w:rFonts w:cs="Times New Roman"/>
          <w:b/>
          <w:bCs/>
        </w:rPr>
        <w:t>Interpretation of results</w:t>
      </w:r>
    </w:p>
    <w:p w:rsidRPr="00EB39EE" w:rsidR="005E60BD" w:rsidP="005E60BD" w:rsidRDefault="005E60BD" w14:paraId="148FC1E9" w14:textId="77777777">
      <w:pPr>
        <w:rPr>
          <w:rFonts w:cs="Times New Roman"/>
        </w:rPr>
      </w:pPr>
      <w:r w:rsidRPr="0079422D">
        <w:rPr>
          <w:rFonts w:cs="Times New Roman"/>
        </w:rPr>
        <w:t xml:space="preserve">Similar to the previous step, we will now have a </w:t>
      </w:r>
      <w:r w:rsidRPr="00EB39EE">
        <w:rPr>
          <w:rFonts w:cs="Times New Roman"/>
        </w:rPr>
        <w:t>continuous layer (0 to 1) which shows;</w:t>
      </w:r>
    </w:p>
    <w:p w:rsidR="005E60BD" w:rsidP="00151EF7" w:rsidRDefault="005E60BD" w14:paraId="227C51DA" w14:textId="6B4CEA5D">
      <w:pPr>
        <w:pStyle w:val="ListParagraph"/>
        <w:numPr>
          <w:ilvl w:val="0"/>
          <w:numId w:val="3"/>
        </w:numPr>
        <w:jc w:val="both"/>
        <w:rPr>
          <w:rFonts w:cs="Times New Roman"/>
        </w:rPr>
      </w:pPr>
      <w:r w:rsidRPr="0079422D">
        <w:rPr>
          <w:rFonts w:cs="Times New Roman"/>
        </w:rPr>
        <w:t>Gentle Slope</w:t>
      </w:r>
      <w:r w:rsidRPr="001F457E" w:rsidR="008C1199">
        <w:rPr>
          <w:rFonts w:cs="Times New Roman"/>
        </w:rPr>
        <w:t>,</w:t>
      </w:r>
      <w:r w:rsidR="00BF7E05">
        <w:rPr>
          <w:rFonts w:cs="Times New Roman"/>
        </w:rPr>
        <w:t xml:space="preserve"> 0</w:t>
      </w:r>
      <w:r w:rsidR="001F457E">
        <w:rPr>
          <w:rFonts w:cs="Times New Roman"/>
        </w:rPr>
        <w:t xml:space="preserve"> -</w:t>
      </w:r>
      <w:r w:rsidRPr="0079422D">
        <w:rPr>
          <w:rFonts w:cs="Times New Roman"/>
        </w:rPr>
        <w:t>Steep Slope</w:t>
      </w:r>
    </w:p>
    <w:p w:rsidRPr="001F457E" w:rsidR="00FD78ED" w:rsidP="00FD78ED" w:rsidRDefault="00FD78ED" w14:paraId="0B963AC5" w14:textId="77777777">
      <w:pPr>
        <w:pStyle w:val="ListParagraph"/>
        <w:jc w:val="both"/>
        <w:rPr>
          <w:rFonts w:cs="Times New Roman"/>
        </w:rPr>
      </w:pPr>
    </w:p>
    <w:p w:rsidR="005E60BD" w:rsidP="005E60BD" w:rsidRDefault="005E60BD" w14:paraId="165CCA40" w14:textId="77777777">
      <w:pPr>
        <w:rPr>
          <w:rFonts w:cs="Times New Roman"/>
          <w:b/>
          <w:bCs/>
        </w:rPr>
      </w:pPr>
      <w:r>
        <w:rPr>
          <w:noProof/>
        </w:rPr>
        <mc:AlternateContent>
          <mc:Choice Requires="wps">
            <w:drawing>
              <wp:anchor distT="0" distB="0" distL="114300" distR="114300" simplePos="0" relativeHeight="251658250" behindDoc="0" locked="0" layoutInCell="1" allowOverlap="1" wp14:anchorId="119E4727" wp14:editId="2A446BCB">
                <wp:simplePos x="0" y="0"/>
                <wp:positionH relativeFrom="margin">
                  <wp:align>left</wp:align>
                </wp:positionH>
                <wp:positionV relativeFrom="paragraph">
                  <wp:posOffset>0</wp:posOffset>
                </wp:positionV>
                <wp:extent cx="6375400" cy="388620"/>
                <wp:effectExtent l="0" t="0" r="25400" b="11430"/>
                <wp:wrapSquare wrapText="bothSides"/>
                <wp:docPr id="831204311" name="Text Box 1"/>
                <wp:cNvGraphicFramePr/>
                <a:graphic xmlns:a="http://schemas.openxmlformats.org/drawingml/2006/main">
                  <a:graphicData uri="http://schemas.microsoft.com/office/word/2010/wordprocessingShape">
                    <wps:wsp>
                      <wps:cNvSpPr txBox="1"/>
                      <wps:spPr>
                        <a:xfrm>
                          <a:off x="0" y="0"/>
                          <a:ext cx="6375400" cy="388620"/>
                        </a:xfrm>
                        <a:prstGeom prst="rect">
                          <a:avLst/>
                        </a:prstGeom>
                        <a:solidFill>
                          <a:schemeClr val="accent1">
                            <a:lumMod val="20000"/>
                            <a:lumOff val="80000"/>
                          </a:schemeClr>
                        </a:solidFill>
                        <a:ln w="6350">
                          <a:solidFill>
                            <a:prstClr val="black"/>
                          </a:solidFill>
                        </a:ln>
                      </wps:spPr>
                      <wps:txbx>
                        <w:txbxContent>
                          <w:p w:rsidRPr="001035EF" w:rsidR="005E60BD" w:rsidP="005E60BD" w:rsidRDefault="005E60BD" w14:paraId="6B0A668E" w14:textId="1444E095">
                            <w:pPr>
                              <w:rPr>
                                <w:rFonts w:cs="Times New Roman"/>
                                <w:b/>
                                <w:bCs/>
                              </w:rPr>
                            </w:pPr>
                            <w:r>
                              <w:rPr>
                                <w:rFonts w:cs="Times New Roman"/>
                                <w:b/>
                                <w:bCs/>
                              </w:rPr>
                              <w:t>T</w:t>
                            </w:r>
                            <w:r w:rsidR="00471ED2">
                              <w:rPr>
                                <w:rFonts w:cs="Times New Roman"/>
                                <w:b/>
                                <w:bCs/>
                              </w:rPr>
                              <w:t>IP</w:t>
                            </w:r>
                            <w:r>
                              <w:rPr>
                                <w:rFonts w:cs="Times New Roman"/>
                                <w:b/>
                                <w:bCs/>
                              </w:rPr>
                              <w:t>: This step is batchable.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272E95E3">
              <v:shape id="_x0000_s1044" style="position:absolute;margin-left:0;margin-top:0;width:502pt;height:30.6pt;z-index:25165825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fillcolor="#d9e2f3 [660]"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" w14:anchorId="119E4727">
                <v:textbox style="mso-fit-shape-to-text:t">
                  <w:txbxContent>
                    <w:p w:rsidRPr="001035EF" w:rsidR="005E60BD" w:rsidP="005E60BD" w:rsidRDefault="005E60BD" w14:paraId="29CC119C" w14:textId="1444E095">
                      <w:pPr>
                        <w:rPr>
                          <w:rFonts w:cs="Times New Roman"/>
                          <w:b/>
                          <w:bCs/>
                        </w:rPr>
                      </w:pPr>
                      <w:r>
                        <w:rPr>
                          <w:rFonts w:cs="Times New Roman"/>
                          <w:b/>
                          <w:bCs/>
                        </w:rPr>
                        <w:t>T</w:t>
                      </w:r>
                      <w:r w:rsidR="00471ED2">
                        <w:rPr>
                          <w:rFonts w:cs="Times New Roman"/>
                          <w:b/>
                          <w:bCs/>
                        </w:rPr>
                        <w:t>IP</w:t>
                      </w:r>
                      <w:r>
                        <w:rPr>
                          <w:rFonts w:cs="Times New Roman"/>
                          <w:b/>
                          <w:bCs/>
                        </w:rPr>
                        <w:t>: This step is batchable.</w:t>
                      </w:r>
                    </w:p>
                  </w:txbxContent>
                </v:textbox>
                <w10:wrap type="square" anchorx="margin"/>
              </v:shape>
            </w:pict>
          </mc:Fallback>
        </mc:AlternateContent>
      </w:r>
    </w:p>
    <w:p w:rsidRPr="00FD78ED" w:rsidR="005E60BD" w:rsidP="00FD78ED" w:rsidRDefault="005E60BD" w14:paraId="1F9E183C" w14:textId="77777777">
      <w:pPr>
        <w:rPr>
          <w:b/>
          <w:bCs/>
        </w:rPr>
      </w:pPr>
    </w:p>
    <w:p w:rsidRPr="00FD78ED" w:rsidR="001E360C" w:rsidP="00FD78ED" w:rsidRDefault="005E60BD" w14:paraId="7E053198" w14:textId="79C2732D">
      <w:pPr>
        <w:rPr>
          <w:b/>
          <w:bCs/>
        </w:rPr>
      </w:pPr>
      <w:r w:rsidRPr="00FD78ED">
        <w:rPr>
          <w:b/>
          <w:bCs/>
        </w:rPr>
        <w:t>Preparation of the protected areas layer</w:t>
      </w:r>
    </w:p>
    <w:p w:rsidRPr="002812FA" w:rsidR="005E60BD" w:rsidP="005E60BD" w:rsidRDefault="005E60BD" w14:paraId="1F96C10C" w14:textId="10D96EC3">
      <w:pPr>
        <w:rPr>
          <w:rFonts w:cs="Times New Roman"/>
        </w:rPr>
      </w:pPr>
      <w:r w:rsidRPr="002812FA">
        <w:rPr>
          <w:rFonts w:cs="Times New Roman"/>
        </w:rPr>
        <w:t xml:space="preserve">We will proceed to create the protected areas layer using the UNEP -WCMC’s  </w:t>
      </w:r>
      <w:hyperlink w:history="1" r:id="rId30">
        <w:r w:rsidRPr="002812FA">
          <w:rPr>
            <w:rStyle w:val="Hyperlink"/>
            <w:rFonts w:cs="Times New Roman"/>
          </w:rPr>
          <w:t>World database on Protected Areas</w:t>
        </w:r>
      </w:hyperlink>
      <w:r w:rsidRPr="002812FA">
        <w:rPr>
          <w:rFonts w:cs="Times New Roman"/>
        </w:rPr>
        <w:t xml:space="preserve"> (WDPA) </w:t>
      </w:r>
      <w:r w:rsidRPr="002812FA" w:rsidR="00471ED2">
        <w:rPr>
          <w:rFonts w:cs="Times New Roman"/>
        </w:rPr>
        <w:t>dataset.</w:t>
      </w:r>
    </w:p>
    <w:p w:rsidRPr="002812FA" w:rsidR="005E60BD" w:rsidP="005E60BD" w:rsidRDefault="00471ED2" w14:paraId="7578AEAA" w14:textId="007AF893">
      <w:pPr>
        <w:rPr>
          <w:rFonts w:cs="Times New Roman"/>
        </w:rPr>
      </w:pPr>
      <w:r>
        <w:rPr>
          <w:rFonts w:cs="Times New Roman"/>
        </w:rPr>
        <w:t xml:space="preserve"> </w:t>
      </w:r>
      <w:r w:rsidRPr="002812FA" w:rsidR="005E60BD">
        <w:rPr>
          <w:rFonts w:cs="Times New Roman"/>
        </w:rPr>
        <w:t xml:space="preserve">Ensure the layer is projected, clipped and aligned to the extent layer </w:t>
      </w:r>
      <w:r w:rsidR="005E60BD">
        <w:rPr>
          <w:rFonts w:cs="Times New Roman"/>
        </w:rPr>
        <w:t xml:space="preserve">i.e. </w:t>
      </w:r>
      <w:r w:rsidRPr="002812FA" w:rsidR="005E60BD">
        <w:rPr>
          <w:rFonts w:cs="Times New Roman"/>
        </w:rPr>
        <w:t>(</w:t>
      </w:r>
      <w:r w:rsidRPr="00A455CE" w:rsidR="005E60BD">
        <w:rPr>
          <w:rFonts w:ascii="Courier New" w:hAnsi="Courier New" w:cs="Courier New"/>
        </w:rPr>
        <w:t>Ecuador_AOI_Mask.shp</w:t>
      </w:r>
      <w:r w:rsidRPr="002812FA" w:rsidR="005E60BD">
        <w:rPr>
          <w:rFonts w:ascii="Courier New" w:hAnsi="Courier New" w:cs="Courier New"/>
        </w:rPr>
        <w:t>).</w:t>
      </w:r>
    </w:p>
    <w:p w:rsidRPr="002812FA" w:rsidR="005E60BD" w:rsidP="005E60BD" w:rsidRDefault="005E60BD" w14:paraId="31D1B0A3" w14:textId="77777777">
      <w:pPr>
        <w:rPr>
          <w:rFonts w:cs="Times New Roman"/>
        </w:rPr>
      </w:pPr>
      <w:r w:rsidRPr="002812FA">
        <w:rPr>
          <w:rFonts w:cs="Times New Roman"/>
        </w:rPr>
        <w:t>We will apply four filters on</w:t>
      </w:r>
      <w:r>
        <w:rPr>
          <w:rFonts w:cs="Times New Roman"/>
        </w:rPr>
        <w:t xml:space="preserve"> the layer’s attributes</w:t>
      </w:r>
      <w:r w:rsidRPr="002812FA">
        <w:rPr>
          <w:rFonts w:cs="Times New Roman"/>
        </w:rPr>
        <w:t xml:space="preserve"> to derive the </w:t>
      </w:r>
      <w:r w:rsidRPr="00B24F31">
        <w:rPr>
          <w:rFonts w:cs="Times New Roman"/>
          <w:b/>
          <w:bCs/>
        </w:rPr>
        <w:t>Protected Areas</w:t>
      </w:r>
      <w:r>
        <w:rPr>
          <w:rFonts w:cs="Times New Roman"/>
          <w:b/>
          <w:bCs/>
        </w:rPr>
        <w:t xml:space="preserve"> Mask </w:t>
      </w:r>
      <w:r w:rsidRPr="00802534">
        <w:rPr>
          <w:rFonts w:cs="Times New Roman"/>
        </w:rPr>
        <w:t>namel</w:t>
      </w:r>
      <w:r>
        <w:rPr>
          <w:rFonts w:cs="Times New Roman"/>
        </w:rPr>
        <w:t>y;</w:t>
      </w:r>
      <w:r w:rsidRPr="002812FA">
        <w:rPr>
          <w:rFonts w:cs="Times New Roman"/>
        </w:rPr>
        <w:t xml:space="preserve"> </w:t>
      </w:r>
    </w:p>
    <w:p w:rsidRPr="00E050EC" w:rsidR="005E60BD" w:rsidP="00151EF7" w:rsidRDefault="005E60BD" w14:paraId="547220E0" w14:textId="35096AA5">
      <w:pPr>
        <w:pStyle w:val="ListParagraph"/>
        <w:numPr>
          <w:ilvl w:val="0"/>
          <w:numId w:val="21"/>
        </w:numPr>
        <w:rPr>
          <w:rFonts w:cs="Times New Roman"/>
        </w:rPr>
      </w:pPr>
      <w:r w:rsidRPr="00E050EC">
        <w:rPr>
          <w:rFonts w:cs="Times New Roman"/>
        </w:rPr>
        <w:t xml:space="preserve">Protected areas by </w:t>
      </w:r>
      <w:r w:rsidRPr="00E050EC">
        <w:rPr>
          <w:rFonts w:cs="Times New Roman"/>
          <w:b/>
          <w:bCs/>
        </w:rPr>
        <w:t>legal status</w:t>
      </w:r>
      <w:r w:rsidRPr="00E050EC">
        <w:rPr>
          <w:rFonts w:cs="Times New Roman"/>
        </w:rPr>
        <w:t xml:space="preserve"> –demarcates the legal standing of an area. We will only choose areas categorized as “</w:t>
      </w:r>
      <w:r w:rsidRPr="00E050EC" w:rsidR="00517144">
        <w:rPr>
          <w:rFonts w:cs="Times New Roman"/>
        </w:rPr>
        <w:t>Designated.</w:t>
      </w:r>
      <w:r w:rsidRPr="00E050EC">
        <w:rPr>
          <w:rFonts w:cs="Times New Roman"/>
        </w:rPr>
        <w:t>”</w:t>
      </w:r>
    </w:p>
    <w:p w:rsidRPr="00E050EC" w:rsidR="005E60BD" w:rsidP="00151EF7" w:rsidRDefault="005E60BD" w14:paraId="39640C0A" w14:textId="77777777">
      <w:pPr>
        <w:pStyle w:val="ListParagraph"/>
        <w:numPr>
          <w:ilvl w:val="0"/>
          <w:numId w:val="21"/>
        </w:numPr>
        <w:rPr>
          <w:rFonts w:cs="Times New Roman"/>
        </w:rPr>
      </w:pPr>
      <w:r w:rsidRPr="00E050EC">
        <w:rPr>
          <w:rFonts w:cs="Times New Roman"/>
          <w:b/>
          <w:bCs/>
        </w:rPr>
        <w:t>IUCN category</w:t>
      </w:r>
      <w:r w:rsidRPr="00E050EC">
        <w:rPr>
          <w:rFonts w:cs="Times New Roman"/>
        </w:rPr>
        <w:t xml:space="preserve"> – Shows the conservation intent and permittable activities. We will limit our selection to categories with the highest levels of protection i.e. Ia -Strict Nature Reserve, Ib – Wilderness Area and II – National Park</w:t>
      </w:r>
    </w:p>
    <w:p w:rsidRPr="00E050EC" w:rsidR="005E60BD" w:rsidP="00151EF7" w:rsidRDefault="005E60BD" w14:paraId="4E2EAD3B" w14:textId="77777777">
      <w:pPr>
        <w:pStyle w:val="ListParagraph"/>
        <w:numPr>
          <w:ilvl w:val="0"/>
          <w:numId w:val="21"/>
        </w:numPr>
        <w:rPr>
          <w:rFonts w:cs="Times New Roman"/>
        </w:rPr>
      </w:pPr>
      <w:r w:rsidRPr="00E050EC">
        <w:rPr>
          <w:rFonts w:cs="Times New Roman"/>
          <w:b/>
          <w:bCs/>
        </w:rPr>
        <w:t>Designation Name</w:t>
      </w:r>
      <w:r w:rsidRPr="00E050EC">
        <w:rPr>
          <w:rFonts w:cs="Times New Roman"/>
        </w:rPr>
        <w:t xml:space="preserve"> as UNESCO MAB Biosphere Reserve (globally recognized areas for biodiversity conservation)</w:t>
      </w:r>
    </w:p>
    <w:p w:rsidRPr="00E050EC" w:rsidR="005E60BD" w:rsidP="00151EF7" w:rsidRDefault="005E60BD" w14:paraId="6FB882DA" w14:textId="77777777">
      <w:pPr>
        <w:pStyle w:val="ListParagraph"/>
        <w:numPr>
          <w:ilvl w:val="0"/>
          <w:numId w:val="21"/>
        </w:numPr>
        <w:rPr>
          <w:rFonts w:cs="Times New Roman"/>
        </w:rPr>
      </w:pPr>
      <w:r w:rsidRPr="00E050EC">
        <w:rPr>
          <w:rFonts w:cs="Times New Roman"/>
          <w:b/>
          <w:bCs/>
        </w:rPr>
        <w:t>Status Year</w:t>
      </w:r>
      <w:r w:rsidRPr="00E050EC">
        <w:rPr>
          <w:rFonts w:cs="Times New Roman"/>
        </w:rPr>
        <w:t xml:space="preserve"> – Indicates the year of designation. In our case we opted for areas under protection for at least 30 years.</w:t>
      </w:r>
    </w:p>
    <w:p w:rsidRPr="002812FA" w:rsidR="005E60BD" w:rsidP="005E60BD" w:rsidRDefault="005E60BD" w14:paraId="1480DDE8" w14:textId="77777777">
      <w:pPr>
        <w:rPr>
          <w:rFonts w:cs="Times New Roman"/>
        </w:rPr>
      </w:pPr>
    </w:p>
    <w:p w:rsidRPr="002812FA" w:rsidR="005E60BD" w:rsidP="005E60BD" w:rsidRDefault="005E60BD" w14:paraId="2ECDD8BC" w14:textId="029C1C14">
      <w:pPr>
        <w:rPr>
          <w:rFonts w:cs="Times New Roman"/>
        </w:rPr>
      </w:pPr>
      <w:r w:rsidRPr="002812FA">
        <w:rPr>
          <w:rFonts w:cs="Times New Roman"/>
        </w:rPr>
        <w:t xml:space="preserve">We will use the Select by </w:t>
      </w:r>
      <w:r w:rsidRPr="000C68D0">
        <w:rPr>
          <w:rFonts w:cs="Times New Roman"/>
          <w:b/>
          <w:bCs/>
        </w:rPr>
        <w:t xml:space="preserve">Expression </w:t>
      </w:r>
      <w:r w:rsidRPr="000C68D0" w:rsidR="000C68D0">
        <w:rPr>
          <w:rFonts w:cs="Times New Roman"/>
          <w:b/>
          <w:bCs/>
        </w:rPr>
        <w:t>Tool</w:t>
      </w:r>
      <w:r w:rsidRPr="002812FA" w:rsidR="000C68D0">
        <w:rPr>
          <w:rFonts w:cs="Times New Roman"/>
        </w:rPr>
        <w:t>.</w:t>
      </w:r>
      <w:r w:rsidR="000C68D0">
        <w:rPr>
          <w:rFonts w:cs="Times New Roman"/>
        </w:rPr>
        <w:t xml:space="preserve"> Navigate to the </w:t>
      </w:r>
      <w:r w:rsidRPr="000C68D0" w:rsidR="000C68D0">
        <w:rPr>
          <w:rFonts w:cs="Times New Roman"/>
          <w:b/>
          <w:bCs/>
        </w:rPr>
        <w:t>Processing &gt; Toolbox &gt; Vector &gt;</w:t>
      </w:r>
      <w:r w:rsidR="000C68D0">
        <w:rPr>
          <w:rFonts w:cs="Times New Roman"/>
        </w:rPr>
        <w:t xml:space="preserve"> </w:t>
      </w:r>
      <w:r w:rsidRPr="000C68D0" w:rsidR="000C68D0">
        <w:rPr>
          <w:rFonts w:cs="Times New Roman"/>
          <w:b/>
          <w:bCs/>
        </w:rPr>
        <w:t>Selection by Expression</w:t>
      </w:r>
      <w:r w:rsidR="000C68D0">
        <w:rPr>
          <w:rFonts w:cs="Times New Roman"/>
        </w:rPr>
        <w:t xml:space="preserve"> Tool</w:t>
      </w:r>
    </w:p>
    <w:p w:rsidRPr="001F5C15" w:rsidR="005E60BD" w:rsidP="005E60BD" w:rsidRDefault="001F5C15" w14:paraId="6F727C34" w14:textId="0DDC9E97">
      <w:pPr>
        <w:rPr>
          <w:rFonts w:cs="Times New Roman"/>
        </w:rPr>
      </w:pPr>
      <w:r>
        <w:rPr>
          <w:rFonts w:cs="Times New Roman"/>
        </w:rPr>
        <w:t xml:space="preserve">Once in the tool, click on the </w:t>
      </w:r>
      <w:r w:rsidRPr="001F5C15" w:rsidR="005E60BD">
        <w:rPr>
          <w:rFonts w:ascii="Courier New" w:hAnsi="Courier New" w:cs="Courier New"/>
        </w:rPr>
        <w:t>Abacus Icon ε</w:t>
      </w:r>
      <w:r>
        <w:rPr>
          <w:rFonts w:ascii="Courier New" w:hAnsi="Courier New" w:cs="Courier New"/>
        </w:rPr>
        <w:t xml:space="preserve"> </w:t>
      </w:r>
      <w:r w:rsidRPr="001F5C15">
        <w:rPr>
          <w:rFonts w:cs="Times New Roman"/>
        </w:rPr>
        <w:t>to open the expression builder.</w:t>
      </w:r>
    </w:p>
    <w:p w:rsidRPr="00196AB3" w:rsidR="005E60BD" w:rsidP="005E60BD" w:rsidRDefault="000F3A50" w14:paraId="1613D047" w14:textId="5123C355">
      <w:pPr>
        <w:rPr>
          <w:rFonts w:cs="Times New Roman"/>
          <w:b/>
          <w:bCs/>
        </w:rPr>
      </w:pPr>
      <w:r>
        <w:rPr>
          <w:rFonts w:cs="Times New Roman"/>
          <w:b/>
          <w:bCs/>
        </w:rPr>
        <w:t xml:space="preserve">Paste the following </w:t>
      </w:r>
      <w:r w:rsidR="00517144">
        <w:rPr>
          <w:rFonts w:cs="Times New Roman"/>
          <w:b/>
          <w:bCs/>
        </w:rPr>
        <w:t>expression.</w:t>
      </w:r>
      <w:r>
        <w:rPr>
          <w:rFonts w:cs="Times New Roman"/>
          <w:b/>
          <w:bCs/>
        </w:rPr>
        <w:t xml:space="preserve"> </w:t>
      </w:r>
    </w:p>
    <w:p w:rsidRPr="00183DD0" w:rsidR="00FA29AB" w:rsidP="00F3308B" w:rsidRDefault="00FA29AB" w14:paraId="1A4140ED" w14:textId="77777777">
      <w:pPr>
        <w:spacing w:after="0"/>
        <w:rPr>
          <w:rFonts w:ascii="Courier New" w:hAnsi="Courier New" w:cs="Courier New"/>
          <w:sz w:val="22"/>
        </w:rPr>
      </w:pPr>
      <w:r w:rsidRPr="00F3308B">
        <w:rPr>
          <w:rFonts w:ascii="Courier New" w:hAnsi="Courier New" w:cs="Courier New"/>
        </w:rPr>
        <w:t>"</w:t>
      </w:r>
      <w:r w:rsidRPr="00183DD0">
        <w:rPr>
          <w:rFonts w:ascii="Courier New" w:hAnsi="Courier New" w:cs="Courier New"/>
          <w:sz w:val="22"/>
        </w:rPr>
        <w:t>STATUS" = 'Designated'</w:t>
      </w:r>
    </w:p>
    <w:p w:rsidRPr="00183DD0" w:rsidR="00FA29AB" w:rsidP="00F3308B" w:rsidRDefault="00FA29AB" w14:paraId="546495C5" w14:textId="77777777">
      <w:pPr>
        <w:spacing w:after="0"/>
        <w:rPr>
          <w:rFonts w:ascii="Courier New" w:hAnsi="Courier New" w:cs="Courier New"/>
          <w:sz w:val="22"/>
        </w:rPr>
      </w:pPr>
      <w:r w:rsidRPr="00183DD0">
        <w:rPr>
          <w:rFonts w:ascii="Courier New" w:hAnsi="Courier New" w:cs="Courier New"/>
          <w:sz w:val="22"/>
        </w:rPr>
        <w:t>AND "IUCN_CAT" IN ('Ia','Ib','II')</w:t>
      </w:r>
    </w:p>
    <w:p w:rsidRPr="00183DD0" w:rsidR="00FA29AB" w:rsidP="00F3308B" w:rsidRDefault="00FA29AB" w14:paraId="31D27FF5" w14:textId="77777777">
      <w:pPr>
        <w:spacing w:after="0"/>
        <w:rPr>
          <w:rFonts w:ascii="Courier New" w:hAnsi="Courier New" w:cs="Courier New"/>
          <w:sz w:val="22"/>
        </w:rPr>
      </w:pPr>
      <w:r w:rsidRPr="00183DD0">
        <w:rPr>
          <w:rFonts w:ascii="Courier New" w:hAnsi="Courier New" w:cs="Courier New"/>
          <w:sz w:val="22"/>
        </w:rPr>
        <w:t>AND "STATUS_YR" IS NOT NULL</w:t>
      </w:r>
    </w:p>
    <w:p w:rsidRPr="00183DD0" w:rsidR="00FA29AB" w:rsidP="00F3308B" w:rsidRDefault="00FA29AB" w14:paraId="7383A83A" w14:textId="77777777">
      <w:pPr>
        <w:spacing w:after="0"/>
        <w:rPr>
          <w:rFonts w:ascii="Courier New" w:hAnsi="Courier New" w:cs="Courier New"/>
          <w:sz w:val="22"/>
        </w:rPr>
      </w:pPr>
      <w:r w:rsidRPr="00183DD0">
        <w:rPr>
          <w:rFonts w:ascii="Courier New" w:hAnsi="Courier New" w:cs="Courier New"/>
          <w:sz w:val="22"/>
        </w:rPr>
        <w:t>AND "STATUS_YR" &gt; 0</w:t>
      </w:r>
    </w:p>
    <w:p w:rsidRPr="00183DD0" w:rsidR="00FA29AB" w:rsidP="00F3308B" w:rsidRDefault="00FA29AB" w14:paraId="1CD9AB30" w14:textId="77777777">
      <w:pPr>
        <w:spacing w:after="0"/>
        <w:rPr>
          <w:rFonts w:ascii="Courier New" w:hAnsi="Courier New" w:cs="Courier New"/>
          <w:sz w:val="22"/>
        </w:rPr>
      </w:pPr>
      <w:r w:rsidRPr="00183DD0">
        <w:rPr>
          <w:rFonts w:ascii="Courier New" w:hAnsi="Courier New" w:cs="Courier New"/>
          <w:sz w:val="22"/>
        </w:rPr>
        <w:t>AND "STATUS_YR" &lt;= 1995</w:t>
      </w:r>
    </w:p>
    <w:p w:rsidR="005E60BD" w:rsidP="00F3308B" w:rsidRDefault="00FA29AB" w14:paraId="1129F12A" w14:textId="65891C7D">
      <w:pPr>
        <w:spacing w:after="0"/>
        <w:rPr>
          <w:rFonts w:ascii="Courier New" w:hAnsi="Courier New" w:cs="Courier New"/>
          <w:sz w:val="22"/>
        </w:rPr>
      </w:pPr>
      <w:r w:rsidRPr="00183DD0">
        <w:rPr>
          <w:rFonts w:ascii="Courier New" w:hAnsi="Courier New" w:cs="Courier New"/>
          <w:sz w:val="22"/>
        </w:rPr>
        <w:t>AND "DESIG_ENG" ILIKE '%biosphere%'</w:t>
      </w:r>
    </w:p>
    <w:p w:rsidRPr="00183DD0" w:rsidR="00183DD0" w:rsidP="00F3308B" w:rsidRDefault="00183DD0" w14:paraId="48B95CD2" w14:textId="77777777">
      <w:pPr>
        <w:spacing w:after="0"/>
        <w:rPr>
          <w:rFonts w:ascii="Courier New" w:hAnsi="Courier New" w:cs="Courier New"/>
          <w:sz w:val="22"/>
        </w:rPr>
      </w:pPr>
    </w:p>
    <w:p w:rsidRPr="00196AB3" w:rsidR="002760F4" w:rsidP="000A5888" w:rsidRDefault="00DD002F" w14:paraId="11F3981A" w14:textId="32A34C1C">
      <w:pPr>
        <w:rPr>
          <w:rFonts w:cs="Times New Roman"/>
        </w:rPr>
      </w:pPr>
      <w:r>
        <w:rPr>
          <w:rFonts w:cs="Times New Roman"/>
          <w:b/>
          <w:bCs/>
        </w:rPr>
        <w:t xml:space="preserve"> </w:t>
      </w:r>
      <w:r w:rsidRPr="00E41715">
        <w:rPr>
          <w:rFonts w:cs="Times New Roman"/>
        </w:rPr>
        <w:t xml:space="preserve">Rasterize the output into a binary raster as explained </w:t>
      </w:r>
      <w:r w:rsidRPr="00E41715" w:rsidR="00E41715">
        <w:rPr>
          <w:rFonts w:cs="Times New Roman"/>
        </w:rPr>
        <w:t>in earlier sections.</w:t>
      </w:r>
    </w:p>
    <w:p w:rsidR="00183DD0" w:rsidP="00183DD0" w:rsidRDefault="00183DD0" w14:paraId="7A45B032" w14:textId="77777777">
      <w:bookmarkStart w:name="_Toc216949304" w:id="74"/>
    </w:p>
    <w:p w:rsidR="00653F08" w:rsidP="000F4982" w:rsidRDefault="00920623" w14:paraId="0D8EF011" w14:textId="3DAB937B">
      <w:pPr>
        <w:pStyle w:val="Heading1"/>
      </w:pPr>
      <w:r>
        <w:t>5</w:t>
      </w:r>
      <w:r w:rsidR="007C57B5">
        <w:t xml:space="preserve">.0. </w:t>
      </w:r>
      <w:r w:rsidRPr="00196AB3" w:rsidR="003D2DEF">
        <w:t>Analysis</w:t>
      </w:r>
      <w:r w:rsidR="007C57B5">
        <w:t xml:space="preserve"> – Applying the Primary Forest Finder</w:t>
      </w:r>
      <w:bookmarkEnd w:id="74"/>
      <w:r w:rsidR="007C57B5">
        <w:t xml:space="preserve"> </w:t>
      </w:r>
    </w:p>
    <w:p w:rsidRPr="000F4982" w:rsidR="000F4982" w:rsidP="000F4982" w:rsidRDefault="000F4982" w14:paraId="37100AA5" w14:textId="77777777"/>
    <w:p w:rsidRPr="00196AB3" w:rsidR="00B0091B" w:rsidP="008331E7" w:rsidRDefault="00B0091B" w14:paraId="3257258C" w14:textId="1E4B1188">
      <w:pPr>
        <w:ind w:left="720"/>
        <w:rPr>
          <w:rFonts w:cs="Times New Roman"/>
        </w:rPr>
      </w:pPr>
      <w:r>
        <w:rPr>
          <w:rFonts w:cs="Times New Roman"/>
        </w:rPr>
        <w:t xml:space="preserve">This section describes the analytical steps used to derive </w:t>
      </w:r>
      <w:r w:rsidR="008331E7">
        <w:rPr>
          <w:rFonts w:cs="Times New Roman"/>
        </w:rPr>
        <w:t>potential primary forests</w:t>
      </w:r>
      <w:r w:rsidR="003E7658">
        <w:rPr>
          <w:rFonts w:cs="Times New Roman"/>
        </w:rPr>
        <w:t xml:space="preserve"> and generate the final thematic outputs.</w:t>
      </w:r>
    </w:p>
    <w:p w:rsidRPr="00196AB3" w:rsidR="00653F08" w:rsidP="000A5888" w:rsidRDefault="00653F08" w14:paraId="71DB4FA9" w14:textId="77777777">
      <w:pPr>
        <w:rPr>
          <w:rFonts w:cs="Times New Roman"/>
        </w:rPr>
      </w:pPr>
    </w:p>
    <w:p w:rsidRPr="00196AB3" w:rsidR="00653F08" w:rsidP="000A5888" w:rsidRDefault="00653F08" w14:paraId="67E5ED54" w14:textId="77777777">
      <w:pPr>
        <w:rPr>
          <w:rFonts w:cs="Times New Roman"/>
        </w:rPr>
      </w:pPr>
    </w:p>
    <w:p w:rsidRPr="00196AB3" w:rsidR="00653F08" w:rsidP="000A5888" w:rsidRDefault="00653F08" w14:paraId="61724E7A" w14:textId="77777777">
      <w:pPr>
        <w:rPr>
          <w:rFonts w:cs="Times New Roman"/>
        </w:rPr>
      </w:pPr>
    </w:p>
    <w:p w:rsidRPr="00196AB3" w:rsidR="00653F08" w:rsidP="000A5888" w:rsidRDefault="00653F08" w14:paraId="307823E4" w14:textId="77777777">
      <w:pPr>
        <w:rPr>
          <w:rFonts w:cs="Times New Roman"/>
        </w:rPr>
      </w:pPr>
    </w:p>
    <w:p w:rsidRPr="00196AB3" w:rsidR="00653F08" w:rsidP="000A5888" w:rsidRDefault="00653F08" w14:paraId="5056FF50" w14:textId="77777777">
      <w:pPr>
        <w:rPr>
          <w:rFonts w:cs="Times New Roman"/>
        </w:rPr>
      </w:pPr>
    </w:p>
    <w:p w:rsidRPr="00196AB3" w:rsidR="00653F08" w:rsidP="000A5888" w:rsidRDefault="00653F08" w14:paraId="347E8E17" w14:textId="77777777">
      <w:pPr>
        <w:rPr>
          <w:rFonts w:cs="Times New Roman"/>
        </w:rPr>
      </w:pPr>
    </w:p>
    <w:p w:rsidRPr="00196AB3" w:rsidR="00653F08" w:rsidP="000A5888" w:rsidRDefault="00653F08" w14:paraId="6F709864" w14:textId="77777777">
      <w:pPr>
        <w:rPr>
          <w:rFonts w:cs="Times New Roman"/>
        </w:rPr>
      </w:pPr>
    </w:p>
    <w:p w:rsidRPr="00196AB3" w:rsidR="00653F08" w:rsidP="000A5888" w:rsidRDefault="00653F08" w14:paraId="2164AD66" w14:textId="77777777">
      <w:pPr>
        <w:rPr>
          <w:rFonts w:cs="Times New Roman"/>
        </w:rPr>
      </w:pPr>
    </w:p>
    <w:p w:rsidRPr="00196AB3" w:rsidR="00653F08" w:rsidP="000A5888" w:rsidRDefault="00653F08" w14:paraId="3E300946" w14:textId="77777777">
      <w:pPr>
        <w:rPr>
          <w:rFonts w:cs="Times New Roman"/>
        </w:rPr>
      </w:pPr>
    </w:p>
    <w:p w:rsidRPr="00196AB3" w:rsidR="00653F08" w:rsidP="000A5888" w:rsidRDefault="00653F08" w14:paraId="67935A5F" w14:textId="77777777">
      <w:pPr>
        <w:rPr>
          <w:rFonts w:cs="Times New Roman"/>
        </w:rPr>
      </w:pPr>
    </w:p>
    <w:p w:rsidRPr="00196AB3" w:rsidR="00653F08" w:rsidP="000A5888" w:rsidRDefault="00653F08" w14:paraId="3CC605F1" w14:textId="77777777">
      <w:pPr>
        <w:rPr>
          <w:rFonts w:cs="Times New Roman"/>
        </w:rPr>
      </w:pPr>
    </w:p>
    <w:p w:rsidR="00653F08" w:rsidP="000A5888" w:rsidRDefault="00653F08" w14:paraId="66B73F1B" w14:textId="77777777">
      <w:pPr>
        <w:rPr>
          <w:rFonts w:cs="Times New Roman"/>
        </w:rPr>
      </w:pPr>
    </w:p>
    <w:p w:rsidR="00BD0A03" w:rsidP="000A5888" w:rsidRDefault="00BD0A03" w14:paraId="73381A25" w14:textId="77777777">
      <w:pPr>
        <w:rPr>
          <w:rFonts w:cs="Times New Roman"/>
        </w:rPr>
      </w:pPr>
    </w:p>
    <w:p w:rsidR="00BD0A03" w:rsidP="000A5888" w:rsidRDefault="00BD0A03" w14:paraId="7561671F" w14:textId="77777777">
      <w:pPr>
        <w:rPr>
          <w:rFonts w:cs="Times New Roman"/>
        </w:rPr>
      </w:pPr>
    </w:p>
    <w:p w:rsidR="00BD0A03" w:rsidP="000A5888" w:rsidRDefault="00BD0A03" w14:paraId="7AE952A2" w14:textId="77777777">
      <w:pPr>
        <w:rPr>
          <w:rFonts w:cs="Times New Roman"/>
        </w:rPr>
      </w:pPr>
    </w:p>
    <w:p w:rsidR="00BD0A03" w:rsidP="000A5888" w:rsidRDefault="00BD0A03" w14:paraId="6DABDCC3" w14:textId="77777777">
      <w:pPr>
        <w:rPr>
          <w:rFonts w:cs="Times New Roman"/>
        </w:rPr>
      </w:pPr>
    </w:p>
    <w:p w:rsidR="00BD0A03" w:rsidP="000A5888" w:rsidRDefault="00BD0A03" w14:paraId="5F060B04" w14:textId="77777777">
      <w:pPr>
        <w:rPr>
          <w:rFonts w:cs="Times New Roman"/>
        </w:rPr>
      </w:pPr>
    </w:p>
    <w:p w:rsidR="00BD0A03" w:rsidP="000A5888" w:rsidRDefault="00BD0A03" w14:paraId="35F2ED05" w14:textId="77777777">
      <w:pPr>
        <w:rPr>
          <w:rFonts w:cs="Times New Roman"/>
        </w:rPr>
      </w:pPr>
    </w:p>
    <w:p w:rsidRPr="00196AB3" w:rsidR="00BD0A03" w:rsidP="000A5888" w:rsidRDefault="00BD0A03" w14:paraId="7C1CE1B7" w14:textId="77777777">
      <w:pPr>
        <w:rPr>
          <w:rFonts w:cs="Times New Roman"/>
        </w:rPr>
      </w:pPr>
    </w:p>
    <w:p w:rsidR="00653F08" w:rsidP="000A5888" w:rsidRDefault="00653F08" w14:paraId="274FB2BB" w14:textId="77777777">
      <w:pPr>
        <w:rPr>
          <w:rFonts w:cs="Times New Roman"/>
        </w:rPr>
      </w:pPr>
    </w:p>
    <w:p w:rsidRPr="00196AB3" w:rsidR="00FA6465" w:rsidP="00685563" w:rsidRDefault="00FA6465" w14:paraId="333286A2" w14:textId="77777777"/>
    <w:p w:rsidRPr="00196AB3" w:rsidR="003D2DEF" w:rsidP="001C285F" w:rsidRDefault="00AC1E12" w14:paraId="49E1AC0D" w14:textId="0FC18057">
      <w:pPr>
        <w:pStyle w:val="Heading1"/>
      </w:pPr>
      <w:bookmarkStart w:name="_Toc216949305" w:id="75"/>
      <w:r>
        <w:t>5.1.</w:t>
      </w:r>
      <w:r w:rsidRPr="00196AB3" w:rsidR="003D2DEF">
        <w:t xml:space="preserve"> Building</w:t>
      </w:r>
      <w:r w:rsidRPr="00196AB3" w:rsidR="00653F08">
        <w:t xml:space="preserve"> the Anthropogenic Influence Mask Layer</w:t>
      </w:r>
      <w:bookmarkEnd w:id="75"/>
    </w:p>
    <w:p w:rsidR="00D2064D" w:rsidP="000A5888" w:rsidRDefault="002664E9" w14:paraId="7C6060BA" w14:textId="46F4DB5D">
      <w:pPr>
        <w:rPr>
          <w:rFonts w:cs="Times New Roman"/>
        </w:rPr>
      </w:pPr>
      <w:r>
        <w:rPr>
          <w:rFonts w:cs="Times New Roman"/>
        </w:rPr>
        <w:t xml:space="preserve">The anthropogenic mask layer </w:t>
      </w:r>
      <w:r w:rsidR="00BC1BDD">
        <w:rPr>
          <w:rFonts w:cs="Times New Roman"/>
        </w:rPr>
        <w:t xml:space="preserve">represents areas influenced by human activities </w:t>
      </w:r>
      <w:r w:rsidR="00EF22CA">
        <w:rPr>
          <w:rFonts w:cs="Times New Roman"/>
        </w:rPr>
        <w:t>including infrastructure</w:t>
      </w:r>
      <w:r w:rsidR="00BB11A4">
        <w:rPr>
          <w:rFonts w:cs="Times New Roman"/>
        </w:rPr>
        <w:t>,</w:t>
      </w:r>
      <w:r w:rsidR="00BC1BDD">
        <w:rPr>
          <w:rFonts w:cs="Times New Roman"/>
        </w:rPr>
        <w:t xml:space="preserve"> agriculture, </w:t>
      </w:r>
      <w:r w:rsidR="00BB11A4">
        <w:rPr>
          <w:rFonts w:cs="Times New Roman"/>
        </w:rPr>
        <w:t>settlement,</w:t>
      </w:r>
      <w:r w:rsidR="000D61D1">
        <w:rPr>
          <w:rFonts w:cs="Times New Roman"/>
        </w:rPr>
        <w:t xml:space="preserve"> mining or industrial land uses</w:t>
      </w:r>
      <w:r w:rsidR="001D5AFA">
        <w:rPr>
          <w:rFonts w:cs="Times New Roman"/>
        </w:rPr>
        <w:t>.</w:t>
      </w:r>
      <w:r w:rsidR="000D61D1">
        <w:rPr>
          <w:rFonts w:cs="Times New Roman"/>
        </w:rPr>
        <w:t xml:space="preserve"> </w:t>
      </w:r>
      <w:r w:rsidRPr="00196AB3" w:rsidR="0081124A">
        <w:rPr>
          <w:rFonts w:cs="Times New Roman"/>
        </w:rPr>
        <w:t xml:space="preserve">This </w:t>
      </w:r>
      <w:r w:rsidR="0081124A">
        <w:rPr>
          <w:rFonts w:cs="Times New Roman"/>
        </w:rPr>
        <w:t xml:space="preserve">section </w:t>
      </w:r>
      <w:r w:rsidRPr="00196AB3" w:rsidR="00D2064D">
        <w:rPr>
          <w:rFonts w:cs="Times New Roman"/>
        </w:rPr>
        <w:t>of the workflow guides</w:t>
      </w:r>
      <w:r w:rsidRPr="00196AB3" w:rsidR="00931703">
        <w:rPr>
          <w:rFonts w:cs="Times New Roman"/>
        </w:rPr>
        <w:t xml:space="preserve"> users in preparing </w:t>
      </w:r>
      <w:r w:rsidR="00613032">
        <w:rPr>
          <w:rFonts w:cs="Times New Roman"/>
        </w:rPr>
        <w:t xml:space="preserve">an </w:t>
      </w:r>
      <w:r w:rsidRPr="00196AB3" w:rsidR="00407D8B">
        <w:rPr>
          <w:rFonts w:cs="Times New Roman"/>
        </w:rPr>
        <w:t>anthropogenic</w:t>
      </w:r>
      <w:r w:rsidRPr="00196AB3" w:rsidR="00931703">
        <w:rPr>
          <w:rFonts w:cs="Times New Roman"/>
        </w:rPr>
        <w:t xml:space="preserve"> pressure layer</w:t>
      </w:r>
      <w:r w:rsidR="00613032">
        <w:rPr>
          <w:rFonts w:cs="Times New Roman"/>
        </w:rPr>
        <w:t xml:space="preserve"> by applying distance- based thresholds</w:t>
      </w:r>
      <w:r w:rsidRPr="00196AB3" w:rsidR="00407D8B">
        <w:rPr>
          <w:rFonts w:cs="Times New Roman"/>
        </w:rPr>
        <w:t xml:space="preserve">. It </w:t>
      </w:r>
      <w:r w:rsidRPr="00196AB3" w:rsidR="00AD6E0F">
        <w:rPr>
          <w:rFonts w:cs="Times New Roman"/>
        </w:rPr>
        <w:t>standardizes</w:t>
      </w:r>
      <w:r w:rsidRPr="00196AB3" w:rsidR="00407D8B">
        <w:rPr>
          <w:rFonts w:cs="Times New Roman"/>
        </w:rPr>
        <w:t xml:space="preserve"> all human -influence datasets into a single binary raster </w:t>
      </w:r>
      <w:r w:rsidRPr="00196AB3" w:rsidR="00944A87">
        <w:rPr>
          <w:rFonts w:cs="Times New Roman"/>
        </w:rPr>
        <w:t>(where</w:t>
      </w:r>
      <w:r w:rsidRPr="00196AB3" w:rsidR="00407D8B">
        <w:rPr>
          <w:rFonts w:cs="Times New Roman"/>
        </w:rPr>
        <w:t xml:space="preserve"> 0= </w:t>
      </w:r>
      <w:r w:rsidR="00FD3448">
        <w:rPr>
          <w:rFonts w:cs="Times New Roman"/>
        </w:rPr>
        <w:t>undis</w:t>
      </w:r>
      <w:r w:rsidR="005B206E">
        <w:rPr>
          <w:rFonts w:cs="Times New Roman"/>
        </w:rPr>
        <w:t>turbed</w:t>
      </w:r>
      <w:r w:rsidRPr="00196AB3" w:rsidR="00944A87">
        <w:rPr>
          <w:rFonts w:cs="Times New Roman"/>
        </w:rPr>
        <w:t>,</w:t>
      </w:r>
      <w:r w:rsidRPr="00196AB3" w:rsidR="00407D8B">
        <w:rPr>
          <w:rFonts w:cs="Times New Roman"/>
        </w:rPr>
        <w:t xml:space="preserve"> 1= </w:t>
      </w:r>
      <w:r w:rsidRPr="00196AB3" w:rsidR="00AD6E0F">
        <w:rPr>
          <w:rFonts w:cs="Times New Roman"/>
        </w:rPr>
        <w:t>anthropogenic</w:t>
      </w:r>
      <w:r w:rsidRPr="00196AB3" w:rsidR="00407D8B">
        <w:rPr>
          <w:rFonts w:cs="Times New Roman"/>
        </w:rPr>
        <w:t xml:space="preserve"> i</w:t>
      </w:r>
      <w:r w:rsidR="005B206E">
        <w:rPr>
          <w:rFonts w:cs="Times New Roman"/>
        </w:rPr>
        <w:t>nfluence</w:t>
      </w:r>
      <w:r w:rsidRPr="00196AB3" w:rsidR="00776D5C">
        <w:rPr>
          <w:rFonts w:cs="Times New Roman"/>
        </w:rPr>
        <w:t>).</w:t>
      </w:r>
    </w:p>
    <w:p w:rsidRPr="00196AB3" w:rsidR="005B206E" w:rsidP="000A5888" w:rsidRDefault="005B206E" w14:paraId="4CD318BF" w14:textId="77777777">
      <w:pPr>
        <w:rPr>
          <w:rFonts w:cs="Times New Roman"/>
        </w:rPr>
      </w:pPr>
    </w:p>
    <w:p w:rsidR="00A34CBA" w:rsidP="000A5888" w:rsidRDefault="00EF22CA" w14:paraId="7E84257E" w14:textId="4B1CE6F6">
      <w:pPr>
        <w:rPr>
          <w:rFonts w:cs="Times New Roman"/>
          <w:b/>
          <w:bCs/>
        </w:rPr>
      </w:pPr>
      <w:r>
        <w:rPr>
          <w:rFonts w:cs="Times New Roman"/>
          <w:b/>
          <w:bCs/>
        </w:rPr>
        <w:t xml:space="preserve"> Required </w:t>
      </w:r>
      <w:r w:rsidRPr="00196AB3" w:rsidR="00204C48">
        <w:rPr>
          <w:rFonts w:cs="Times New Roman"/>
          <w:b/>
          <w:bCs/>
        </w:rPr>
        <w:t>Input</w:t>
      </w:r>
      <w:r>
        <w:rPr>
          <w:rFonts w:cs="Times New Roman"/>
          <w:b/>
          <w:bCs/>
        </w:rPr>
        <w:t>s</w:t>
      </w:r>
    </w:p>
    <w:p w:rsidRPr="00BB0B12" w:rsidR="00006D57" w:rsidP="000A5888" w:rsidRDefault="00006D57" w14:paraId="6A912B91" w14:textId="313A4964">
      <w:pPr>
        <w:rPr>
          <w:rFonts w:cs="Times New Roman"/>
        </w:rPr>
      </w:pPr>
      <w:r w:rsidRPr="00BB0B12">
        <w:rPr>
          <w:rFonts w:cs="Times New Roman"/>
        </w:rPr>
        <w:t xml:space="preserve">Although inputs vary by </w:t>
      </w:r>
      <w:r w:rsidRPr="00BB0B12" w:rsidR="00A00D62">
        <w:rPr>
          <w:rFonts w:cs="Times New Roman"/>
        </w:rPr>
        <w:t xml:space="preserve">country, </w:t>
      </w:r>
      <w:r w:rsidRPr="00BB0B12" w:rsidR="003466E0">
        <w:rPr>
          <w:rFonts w:cs="Times New Roman"/>
        </w:rPr>
        <w:t xml:space="preserve">it is recommended to have </w:t>
      </w:r>
      <w:r w:rsidRPr="00BB0B12" w:rsidR="00A955BF">
        <w:rPr>
          <w:rFonts w:cs="Times New Roman"/>
        </w:rPr>
        <w:t>at least</w:t>
      </w:r>
      <w:r w:rsidRPr="00BB0B12" w:rsidR="003466E0">
        <w:rPr>
          <w:rFonts w:cs="Times New Roman"/>
        </w:rPr>
        <w:t xml:space="preserve"> the following</w:t>
      </w:r>
      <w:r w:rsidRPr="00BB0B12" w:rsidR="00276C59">
        <w:rPr>
          <w:rFonts w:cs="Times New Roman"/>
        </w:rPr>
        <w:t xml:space="preserve"> layers;</w:t>
      </w:r>
    </w:p>
    <w:p w:rsidRPr="00BB0B12" w:rsidR="00276C59" w:rsidP="00151EF7" w:rsidRDefault="00AF0B09" w14:paraId="47360945" w14:textId="31F07692">
      <w:pPr>
        <w:pStyle w:val="ListParagraph"/>
        <w:numPr>
          <w:ilvl w:val="0"/>
          <w:numId w:val="24"/>
        </w:numPr>
        <w:rPr>
          <w:rFonts w:cs="Times New Roman"/>
        </w:rPr>
      </w:pPr>
      <w:r w:rsidRPr="00BB0B12">
        <w:rPr>
          <w:rFonts w:cs="Times New Roman"/>
        </w:rPr>
        <w:t xml:space="preserve">Linear Infrastructure </w:t>
      </w:r>
      <w:r w:rsidRPr="00BB0B12" w:rsidR="00E4703E">
        <w:rPr>
          <w:rFonts w:cs="Times New Roman"/>
        </w:rPr>
        <w:t>e.g.</w:t>
      </w:r>
      <w:r w:rsidRPr="00BB0B12">
        <w:rPr>
          <w:rFonts w:cs="Times New Roman"/>
        </w:rPr>
        <w:t xml:space="preserve"> roads, railway</w:t>
      </w:r>
    </w:p>
    <w:p w:rsidRPr="00BB0B12" w:rsidR="00AF0B09" w:rsidP="00151EF7" w:rsidRDefault="00D941AF" w14:paraId="2B09498F" w14:textId="71017CC7">
      <w:pPr>
        <w:pStyle w:val="ListParagraph"/>
        <w:numPr>
          <w:ilvl w:val="0"/>
          <w:numId w:val="24"/>
        </w:numPr>
        <w:rPr>
          <w:rFonts w:cs="Times New Roman"/>
        </w:rPr>
      </w:pPr>
      <w:r w:rsidRPr="00BB0B12">
        <w:rPr>
          <w:rFonts w:cs="Times New Roman"/>
        </w:rPr>
        <w:t xml:space="preserve">Built-up </w:t>
      </w:r>
      <w:r w:rsidRPr="00BB0B12" w:rsidR="00E4703E">
        <w:rPr>
          <w:rFonts w:cs="Times New Roman"/>
        </w:rPr>
        <w:t>areas</w:t>
      </w:r>
    </w:p>
    <w:p w:rsidR="00D941AF" w:rsidP="00151EF7" w:rsidRDefault="00D941AF" w14:paraId="74A5EDF9" w14:textId="611CD1E8">
      <w:pPr>
        <w:pStyle w:val="ListParagraph"/>
        <w:numPr>
          <w:ilvl w:val="0"/>
          <w:numId w:val="24"/>
        </w:numPr>
        <w:rPr>
          <w:rFonts w:cs="Times New Roman"/>
        </w:rPr>
      </w:pPr>
      <w:r w:rsidRPr="00BB0B12">
        <w:rPr>
          <w:rFonts w:cs="Times New Roman"/>
        </w:rPr>
        <w:t>Agriculture</w:t>
      </w:r>
      <w:r w:rsidRPr="00BB0B12" w:rsidR="00BB0B12">
        <w:rPr>
          <w:rFonts w:cs="Times New Roman"/>
        </w:rPr>
        <w:t xml:space="preserve"> </w:t>
      </w:r>
    </w:p>
    <w:p w:rsidRPr="00BB0B12" w:rsidR="002B1478" w:rsidP="00151EF7" w:rsidRDefault="002B1478" w14:paraId="26B07362" w14:textId="4E7F91C2">
      <w:pPr>
        <w:pStyle w:val="ListParagraph"/>
        <w:numPr>
          <w:ilvl w:val="0"/>
          <w:numId w:val="24"/>
        </w:numPr>
        <w:rPr>
          <w:rFonts w:cs="Times New Roman"/>
        </w:rPr>
      </w:pPr>
      <w:r>
        <w:rPr>
          <w:rFonts w:cs="Times New Roman"/>
        </w:rPr>
        <w:t>Extent Ref</w:t>
      </w:r>
      <w:r w:rsidR="00BE74C3">
        <w:rPr>
          <w:rFonts w:cs="Times New Roman"/>
        </w:rPr>
        <w:t xml:space="preserve">erence </w:t>
      </w:r>
      <w:r w:rsidR="005268E7">
        <w:rPr>
          <w:rFonts w:cs="Times New Roman"/>
        </w:rPr>
        <w:t>– rasterized</w:t>
      </w:r>
      <w:r w:rsidR="00E51ABF">
        <w:rPr>
          <w:rFonts w:cs="Times New Roman"/>
        </w:rPr>
        <w:t xml:space="preserve"> </w:t>
      </w:r>
      <w:r w:rsidR="00BE74C3">
        <w:rPr>
          <w:rFonts w:cs="Times New Roman"/>
        </w:rPr>
        <w:t xml:space="preserve">AOI mask layer </w:t>
      </w:r>
    </w:p>
    <w:p w:rsidRPr="00196AB3" w:rsidR="00A00D62" w:rsidP="000A5888" w:rsidRDefault="00BB0B12" w14:paraId="1DB73F72" w14:textId="3130FEB7">
      <w:pPr>
        <w:rPr>
          <w:rFonts w:cs="Times New Roman"/>
          <w:b/>
          <w:bCs/>
        </w:rPr>
      </w:pPr>
      <w:r>
        <w:rPr>
          <w:noProof/>
        </w:rPr>
        <mc:AlternateContent>
          <mc:Choice Requires="wps">
            <w:drawing>
              <wp:anchor distT="0" distB="0" distL="114300" distR="114300" simplePos="0" relativeHeight="251658252" behindDoc="0" locked="0" layoutInCell="1" allowOverlap="1" wp14:anchorId="4FB410A5" wp14:editId="543C618C">
                <wp:simplePos x="0" y="0"/>
                <wp:positionH relativeFrom="margin">
                  <wp:align>left</wp:align>
                </wp:positionH>
                <wp:positionV relativeFrom="paragraph">
                  <wp:posOffset>186055</wp:posOffset>
                </wp:positionV>
                <wp:extent cx="1828800" cy="1828800"/>
                <wp:effectExtent l="0" t="0" r="12700" b="14605"/>
                <wp:wrapSquare wrapText="bothSides"/>
                <wp:docPr id="147911438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6">
                            <a:lumMod val="20000"/>
                            <a:lumOff val="80000"/>
                          </a:schemeClr>
                        </a:solidFill>
                        <a:ln w="6350">
                          <a:solidFill>
                            <a:prstClr val="black"/>
                          </a:solidFill>
                        </a:ln>
                      </wps:spPr>
                      <wps:txbx>
                        <w:txbxContent>
                          <w:p w:rsidR="00276C59" w:rsidP="00077D13" w:rsidRDefault="003E72AF" w14:paraId="66A0CC4E" w14:textId="66A359D9">
                            <w:pPr>
                              <w:rPr>
                                <w:rFonts w:cs="Times New Roman"/>
                              </w:rPr>
                            </w:pPr>
                            <w:r w:rsidRPr="00675B5B">
                              <w:rPr>
                                <w:rFonts w:cs="Times New Roman"/>
                                <w:b/>
                                <w:bCs/>
                              </w:rPr>
                              <w:t>N</w:t>
                            </w:r>
                            <w:r w:rsidR="001E360C">
                              <w:rPr>
                                <w:rFonts w:cs="Times New Roman"/>
                                <w:b/>
                                <w:bCs/>
                              </w:rPr>
                              <w:t>OTE</w:t>
                            </w:r>
                            <w:r w:rsidRPr="00675B5B">
                              <w:rPr>
                                <w:rFonts w:cs="Times New Roman"/>
                                <w:b/>
                                <w:bCs/>
                              </w:rPr>
                              <w:t>:</w:t>
                            </w:r>
                            <w:r w:rsidR="00276C59">
                              <w:rPr>
                                <w:rFonts w:cs="Times New Roman"/>
                              </w:rPr>
                              <w:t xml:space="preserve"> </w:t>
                            </w:r>
                            <w:r w:rsidRPr="00196AB3" w:rsidR="00276C59">
                              <w:rPr>
                                <w:rFonts w:cs="Times New Roman"/>
                              </w:rPr>
                              <w:t>All input layers must be binary</w:t>
                            </w:r>
                            <w:r>
                              <w:rPr>
                                <w:rFonts w:cs="Times New Roman"/>
                              </w:rPr>
                              <w:t xml:space="preserve"> raster </w:t>
                            </w:r>
                            <w:r w:rsidRPr="00196AB3" w:rsidR="00276C59">
                              <w:rPr>
                                <w:rFonts w:cs="Times New Roman"/>
                              </w:rPr>
                              <w:t xml:space="preserve">layers aligned to the </w:t>
                            </w:r>
                            <w:r w:rsidRPr="00196AB3" w:rsidR="00A955BF">
                              <w:rPr>
                                <w:rFonts w:cs="Times New Roman"/>
                              </w:rPr>
                              <w:t xml:space="preserve">same </w:t>
                            </w:r>
                            <w:r w:rsidR="00BB0B12">
                              <w:rPr>
                                <w:rFonts w:cs="Times New Roman"/>
                              </w:rPr>
                              <w:t>projected, coordinate</w:t>
                            </w:r>
                            <w:r w:rsidR="00276C59">
                              <w:rPr>
                                <w:rFonts w:cs="Times New Roman"/>
                              </w:rPr>
                              <w:t xml:space="preserve"> </w:t>
                            </w:r>
                            <w:r w:rsidRPr="00196AB3" w:rsidR="00276C59">
                              <w:rPr>
                                <w:rFonts w:cs="Times New Roman"/>
                              </w:rPr>
                              <w:t>reference system, resolution (pixel size), spatial extent (</w:t>
                            </w:r>
                            <w:r w:rsidR="00A955BF">
                              <w:rPr>
                                <w:rFonts w:cs="Times New Roman"/>
                              </w:rPr>
                              <w:t>b</w:t>
                            </w:r>
                            <w:r w:rsidRPr="00196AB3" w:rsidR="00276C59">
                              <w:rPr>
                                <w:rFonts w:cs="Times New Roman"/>
                              </w:rPr>
                              <w:t xml:space="preserve">uffered national boundary), data type (Byte </w:t>
                            </w:r>
                            <w:r w:rsidRPr="00196AB3" w:rsidR="00276C59">
                              <w:rPr>
                                <w:rStyle w:val="CommentReference"/>
                                <w:rFonts w:cs="Times New Roman"/>
                              </w:rPr>
                              <w:annotationRef/>
                            </w:r>
                            <w:r w:rsidRPr="00196AB3" w:rsidR="00276C59">
                              <w:rPr>
                                <w:rFonts w:cs="Times New Roman"/>
                              </w:rPr>
                              <w:t>) or Int (16</w:t>
                            </w:r>
                            <w:r w:rsidRPr="00196AB3" w:rsidR="00225677">
                              <w:rPr>
                                <w:rFonts w:cs="Times New Roman"/>
                              </w:rPr>
                              <w:t xml:space="preserve">) </w:t>
                            </w:r>
                            <w:r w:rsidR="00225677">
                              <w:rPr>
                                <w:rFonts w:cs="Times New Roman"/>
                              </w:rPr>
                              <w:t>and</w:t>
                            </w:r>
                            <w:r w:rsidR="00A955BF">
                              <w:rPr>
                                <w:rFonts w:cs="Times New Roman"/>
                              </w:rPr>
                              <w:t xml:space="preserve"> the </w:t>
                            </w:r>
                            <w:r w:rsidRPr="00196AB3" w:rsidR="00276C59">
                              <w:rPr>
                                <w:rFonts w:cs="Times New Roman"/>
                              </w:rPr>
                              <w:t xml:space="preserve">No Data Value explicitly set to </w:t>
                            </w:r>
                            <w:r w:rsidR="00A955BF">
                              <w:rPr>
                                <w:rFonts w:cs="Times New Roman"/>
                              </w:rPr>
                              <w:t>0</w:t>
                            </w:r>
                            <w:r>
                              <w:rPr>
                                <w:rFonts w:cs="Times New Roman"/>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w14:anchorId="1C28AE74">
              <v:shape id="_x0000_s1045" style="position:absolute;margin-left:0;margin-top:14.65pt;width:2in;height:2in;z-index:251658252;visibility:visible;mso-wrap-style:none;mso-wrap-distance-left:9pt;mso-wrap-distance-top:0;mso-wrap-distance-right:9pt;mso-wrap-distance-bottom:0;mso-position-horizontal:left;mso-position-horizontal-relative:margin;mso-position-vertical:absolute;mso-position-vertical-relative:text;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" w14:anchorId="4FB410A5">
                <v:textbox style="mso-fit-shape-to-text:t">
                  <w:txbxContent>
                    <w:p w:rsidR="00276C59" w:rsidP="00077D13" w:rsidRDefault="003E72AF" w14:paraId="151C953E" w14:textId="66A359D9">
                      <w:pPr>
                        <w:rPr>
                          <w:rFonts w:cs="Times New Roman"/>
                        </w:rPr>
                      </w:pPr>
                      <w:r w:rsidRPr="00675B5B">
                        <w:rPr>
                          <w:rFonts w:cs="Times New Roman"/>
                          <w:b/>
                          <w:bCs/>
                        </w:rPr>
                        <w:t>N</w:t>
                      </w:r>
                      <w:r w:rsidR="001E360C">
                        <w:rPr>
                          <w:rFonts w:cs="Times New Roman"/>
                          <w:b/>
                          <w:bCs/>
                        </w:rPr>
                        <w:t>OTE</w:t>
                      </w:r>
                      <w:r w:rsidRPr="00675B5B">
                        <w:rPr>
                          <w:rFonts w:cs="Times New Roman"/>
                          <w:b/>
                          <w:bCs/>
                        </w:rPr>
                        <w:t>:</w:t>
                      </w:r>
                      <w:r w:rsidR="00276C59">
                        <w:rPr>
                          <w:rFonts w:cs="Times New Roman"/>
                        </w:rPr>
                        <w:t xml:space="preserve"> </w:t>
                      </w:r>
                      <w:r w:rsidRPr="00196AB3" w:rsidR="00276C59">
                        <w:rPr>
                          <w:rFonts w:cs="Times New Roman"/>
                        </w:rPr>
                        <w:t>All input layers must be binary</w:t>
                      </w:r>
                      <w:r>
                        <w:rPr>
                          <w:rFonts w:cs="Times New Roman"/>
                        </w:rPr>
                        <w:t xml:space="preserve"> raster </w:t>
                      </w:r>
                      <w:r w:rsidRPr="00196AB3" w:rsidR="00276C59">
                        <w:rPr>
                          <w:rFonts w:cs="Times New Roman"/>
                        </w:rPr>
                        <w:t xml:space="preserve">layers aligned to the </w:t>
                      </w:r>
                      <w:r w:rsidRPr="00196AB3" w:rsidR="00A955BF">
                        <w:rPr>
                          <w:rFonts w:cs="Times New Roman"/>
                        </w:rPr>
                        <w:t xml:space="preserve">same </w:t>
                      </w:r>
                      <w:r w:rsidR="00BB0B12">
                        <w:rPr>
                          <w:rFonts w:cs="Times New Roman"/>
                        </w:rPr>
                        <w:t>projected, coordinate</w:t>
                      </w:r>
                      <w:r w:rsidR="00276C59">
                        <w:rPr>
                          <w:rFonts w:cs="Times New Roman"/>
                        </w:rPr>
                        <w:t xml:space="preserve"> </w:t>
                      </w:r>
                      <w:r w:rsidRPr="00196AB3" w:rsidR="00276C59">
                        <w:rPr>
                          <w:rFonts w:cs="Times New Roman"/>
                        </w:rPr>
                        <w:t>reference system, resolution (pixel size), spatial extent (</w:t>
                      </w:r>
                      <w:r w:rsidR="00A955BF">
                        <w:rPr>
                          <w:rFonts w:cs="Times New Roman"/>
                        </w:rPr>
                        <w:t>b</w:t>
                      </w:r>
                      <w:r w:rsidRPr="00196AB3" w:rsidR="00276C59">
                        <w:rPr>
                          <w:rFonts w:cs="Times New Roman"/>
                        </w:rPr>
                        <w:t xml:space="preserve">uffered national boundary), data type (Byte </w:t>
                      </w:r>
                      <w:r w:rsidRPr="00196AB3" w:rsidR="00276C59">
                        <w:rPr>
                          <w:rStyle w:val="CommentReference"/>
                          <w:rFonts w:cs="Times New Roman"/>
                        </w:rPr>
                        <w:annotationRef/>
                      </w:r>
                      <w:r w:rsidRPr="00196AB3" w:rsidR="00276C59">
                        <w:rPr>
                          <w:rFonts w:cs="Times New Roman"/>
                        </w:rPr>
                        <w:t>) or Int (16</w:t>
                      </w:r>
                      <w:r w:rsidRPr="00196AB3" w:rsidR="00225677">
                        <w:rPr>
                          <w:rFonts w:cs="Times New Roman"/>
                        </w:rPr>
                        <w:t xml:space="preserve">) </w:t>
                      </w:r>
                      <w:r w:rsidR="00225677">
                        <w:rPr>
                          <w:rFonts w:cs="Times New Roman"/>
                        </w:rPr>
                        <w:t>and</w:t>
                      </w:r>
                      <w:r w:rsidR="00A955BF">
                        <w:rPr>
                          <w:rFonts w:cs="Times New Roman"/>
                        </w:rPr>
                        <w:t xml:space="preserve"> the </w:t>
                      </w:r>
                      <w:r w:rsidRPr="00196AB3" w:rsidR="00276C59">
                        <w:rPr>
                          <w:rFonts w:cs="Times New Roman"/>
                        </w:rPr>
                        <w:t xml:space="preserve">No Data Value explicitly set to </w:t>
                      </w:r>
                      <w:r w:rsidR="00A955BF">
                        <w:rPr>
                          <w:rFonts w:cs="Times New Roman"/>
                        </w:rPr>
                        <w:t>0</w:t>
                      </w:r>
                      <w:r>
                        <w:rPr>
                          <w:rFonts w:cs="Times New Roman"/>
                        </w:rPr>
                        <w:t>.</w:t>
                      </w:r>
                    </w:p>
                  </w:txbxContent>
                </v:textbox>
                <w10:wrap type="square" anchorx="margin"/>
              </v:shape>
            </w:pict>
          </mc:Fallback>
        </mc:AlternateContent>
      </w:r>
    </w:p>
    <w:p w:rsidR="00204C48" w:rsidP="000A5888" w:rsidRDefault="00FB2414" w14:paraId="03C0B7EA" w14:textId="7D6AEC8C">
      <w:pPr>
        <w:rPr>
          <w:rFonts w:cs="Times New Roman"/>
        </w:rPr>
      </w:pPr>
      <w:r>
        <w:rPr>
          <w:noProof/>
        </w:rPr>
        <mc:AlternateContent>
          <mc:Choice Requires="wps">
            <w:drawing>
              <wp:anchor distT="0" distB="0" distL="114300" distR="114300" simplePos="0" relativeHeight="251658253" behindDoc="0" locked="0" layoutInCell="1" allowOverlap="1" wp14:anchorId="280839BD" wp14:editId="4AA44996">
                <wp:simplePos x="0" y="0"/>
                <wp:positionH relativeFrom="margin">
                  <wp:align>left</wp:align>
                </wp:positionH>
                <wp:positionV relativeFrom="paragraph">
                  <wp:posOffset>965200</wp:posOffset>
                </wp:positionV>
                <wp:extent cx="1828800" cy="1714500"/>
                <wp:effectExtent l="0" t="0" r="12700" b="19050"/>
                <wp:wrapSquare wrapText="bothSides"/>
                <wp:docPr id="1040331506" name="Text Box 1"/>
                <wp:cNvGraphicFramePr/>
                <a:graphic xmlns:a="http://schemas.openxmlformats.org/drawingml/2006/main">
                  <a:graphicData uri="http://schemas.microsoft.com/office/word/2010/wordprocessingShape">
                    <wps:wsp>
                      <wps:cNvSpPr txBox="1"/>
                      <wps:spPr>
                        <a:xfrm>
                          <a:off x="0" y="0"/>
                          <a:ext cx="1828800" cy="1714500"/>
                        </a:xfrm>
                        <a:prstGeom prst="rect">
                          <a:avLst/>
                        </a:prstGeom>
                        <a:solidFill>
                          <a:schemeClr val="accent4">
                            <a:lumMod val="20000"/>
                            <a:lumOff val="80000"/>
                          </a:schemeClr>
                        </a:solidFill>
                        <a:ln w="6350">
                          <a:solidFill>
                            <a:prstClr val="black"/>
                          </a:solidFill>
                        </a:ln>
                      </wps:spPr>
                      <wps:txbx>
                        <w:txbxContent>
                          <w:p w:rsidR="00FB2414" w:rsidP="00EF1794" w:rsidRDefault="001E360C" w14:paraId="783F4649" w14:textId="4E66D9EA">
                            <w:pPr>
                              <w:rPr>
                                <w:rFonts w:cs="Times New Roman"/>
                              </w:rPr>
                            </w:pPr>
                            <w:r>
                              <w:rPr>
                                <w:rFonts w:cs="Times New Roman"/>
                                <w:b/>
                                <w:bCs/>
                              </w:rPr>
                              <w:t>CHECKPOINT:</w:t>
                            </w:r>
                            <w:r w:rsidR="00FB2414">
                              <w:rPr>
                                <w:rFonts w:cs="Times New Roman"/>
                              </w:rPr>
                              <w:t xml:space="preserve"> The previous chapter details the preparation of analysis-ready rasters. In the case of our workflow, we have the following data layers;</w:t>
                            </w:r>
                          </w:p>
                          <w:p w:rsidRPr="004E71A2" w:rsidR="00FB2414" w:rsidP="00151EF7" w:rsidRDefault="00FB2414" w14:paraId="2E785CC6" w14:textId="77777777">
                            <w:pPr>
                              <w:pStyle w:val="ListParagraph"/>
                              <w:numPr>
                                <w:ilvl w:val="0"/>
                                <w:numId w:val="25"/>
                              </w:numPr>
                              <w:rPr>
                                <w:rFonts w:ascii="Courier New" w:hAnsi="Courier New" w:cs="Courier New"/>
                              </w:rPr>
                            </w:pPr>
                            <w:r w:rsidRPr="004E71A2">
                              <w:rPr>
                                <w:rFonts w:ascii="Courier New" w:hAnsi="Courier New" w:cs="Courier New"/>
                              </w:rPr>
                              <w:t>Major_roads.tif</w:t>
                            </w:r>
                          </w:p>
                          <w:p w:rsidRPr="004E71A2" w:rsidR="00FB2414" w:rsidP="00151EF7" w:rsidRDefault="00FB2414" w14:paraId="5A8BF451" w14:textId="77777777">
                            <w:pPr>
                              <w:pStyle w:val="ListParagraph"/>
                              <w:numPr>
                                <w:ilvl w:val="0"/>
                                <w:numId w:val="25"/>
                              </w:numPr>
                              <w:rPr>
                                <w:rFonts w:ascii="Courier New" w:hAnsi="Courier New" w:cs="Courier New"/>
                              </w:rPr>
                            </w:pPr>
                            <w:r w:rsidRPr="004E71A2">
                              <w:rPr>
                                <w:rFonts w:ascii="Courier New" w:hAnsi="Courier New" w:cs="Courier New"/>
                              </w:rPr>
                              <w:t>Minor_roads.tif</w:t>
                            </w:r>
                          </w:p>
                          <w:p w:rsidRPr="004E71A2" w:rsidR="00FB2414" w:rsidP="00151EF7" w:rsidRDefault="00FB2414" w14:paraId="46289FD7" w14:textId="77777777">
                            <w:pPr>
                              <w:pStyle w:val="ListParagraph"/>
                              <w:numPr>
                                <w:ilvl w:val="0"/>
                                <w:numId w:val="25"/>
                              </w:numPr>
                              <w:rPr>
                                <w:rFonts w:ascii="Courier New" w:hAnsi="Courier New" w:cs="Courier New"/>
                              </w:rPr>
                            </w:pPr>
                            <w:r w:rsidRPr="004E71A2">
                              <w:rPr>
                                <w:rFonts w:ascii="Courier New" w:hAnsi="Courier New" w:cs="Courier New"/>
                              </w:rPr>
                              <w:t>Builtup.tif</w:t>
                            </w:r>
                          </w:p>
                          <w:p w:rsidRPr="004E71A2" w:rsidR="00FB2414" w:rsidP="00151EF7" w:rsidRDefault="00FB2414" w14:paraId="1F88E1D6" w14:textId="7526A5F3">
                            <w:pPr>
                              <w:pStyle w:val="ListParagraph"/>
                              <w:numPr>
                                <w:ilvl w:val="0"/>
                                <w:numId w:val="25"/>
                              </w:numPr>
                              <w:rPr>
                                <w:rFonts w:ascii="Courier New" w:hAnsi="Courier New" w:cs="Courier New"/>
                              </w:rPr>
                            </w:pPr>
                            <w:r w:rsidRPr="004E71A2">
                              <w:rPr>
                                <w:rFonts w:ascii="Courier New" w:hAnsi="Courier New" w:cs="Courier New"/>
                              </w:rPr>
                              <w:t>Agriculture.tif</w:t>
                            </w:r>
                          </w:p>
                          <w:p w:rsidRPr="004E71A2" w:rsidR="00FB2414" w:rsidP="00151EF7" w:rsidRDefault="00FB2414" w14:paraId="16B29499" w14:textId="73D3C028">
                            <w:pPr>
                              <w:pStyle w:val="ListParagraph"/>
                              <w:numPr>
                                <w:ilvl w:val="0"/>
                                <w:numId w:val="25"/>
                              </w:numPr>
                              <w:rPr>
                                <w:rFonts w:ascii="Courier New" w:hAnsi="Courier New" w:cs="Courier New"/>
                              </w:rPr>
                            </w:pPr>
                            <w:r w:rsidRPr="004E71A2">
                              <w:rPr>
                                <w:rFonts w:ascii="Courier New" w:hAnsi="Courier New" w:cs="Courier New"/>
                              </w:rPr>
                              <w:t>Ecuador_AOI_Mask.</w:t>
                            </w:r>
                            <w:r w:rsidRPr="004E71A2" w:rsidR="004E71A2">
                              <w:rPr>
                                <w:rFonts w:ascii="Courier New" w:hAnsi="Courier New" w:cs="Courier New"/>
                              </w:rPr>
                              <w:t>tif</w:t>
                            </w:r>
                          </w:p>
                          <w:p w:rsidRPr="005A10A9" w:rsidR="00FB2414" w:rsidP="005A10A9" w:rsidRDefault="00FB2414" w14:paraId="614C8357" w14:textId="77777777">
                            <w:pPr>
                              <w:rPr>
                                <w:rFonts w:cs="Times New Roman"/>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D62E4A1">
              <v:shape id="_x0000_s1046" style="position:absolute;margin-left:0;margin-top:76pt;width:2in;height:135pt;z-index:251658253;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fillcolor="#fff2cc [66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" w14:anchorId="280839BD">
                <v:textbox>
                  <w:txbxContent>
                    <w:p w:rsidR="00FB2414" w:rsidP="00EF1794" w:rsidRDefault="001E360C" w14:paraId="15AFA19C" w14:textId="4E66D9EA">
                      <w:pPr>
                        <w:rPr>
                          <w:rFonts w:cs="Times New Roman"/>
                        </w:rPr>
                      </w:pPr>
                      <w:r>
                        <w:rPr>
                          <w:rFonts w:cs="Times New Roman"/>
                          <w:b/>
                          <w:bCs/>
                        </w:rPr>
                        <w:t>CHECKPOINT:</w:t>
                      </w:r>
                      <w:r w:rsidR="00FB2414">
                        <w:rPr>
                          <w:rFonts w:cs="Times New Roman"/>
                        </w:rPr>
                        <w:t xml:space="preserve"> The previous chapter details the preparation of analysis-ready rasters. In the case of our workflow, we have the following data layers;</w:t>
                      </w:r>
                    </w:p>
                    <w:p w:rsidRPr="004E71A2" w:rsidR="00FB2414" w:rsidP="00151EF7" w:rsidRDefault="00FB2414" w14:paraId="70217201" w14:textId="77777777">
                      <w:pPr>
                        <w:pStyle w:val="ListParagraph"/>
                        <w:numPr>
                          <w:ilvl w:val="0"/>
                          <w:numId w:val="25"/>
                        </w:numPr>
                        <w:rPr>
                          <w:rFonts w:ascii="Courier New" w:hAnsi="Courier New" w:cs="Courier New"/>
                        </w:rPr>
                      </w:pPr>
                      <w:r w:rsidRPr="004E71A2">
                        <w:rPr>
                          <w:rFonts w:ascii="Courier New" w:hAnsi="Courier New" w:cs="Courier New"/>
                        </w:rPr>
                        <w:t>Major_roads.tif</w:t>
                      </w:r>
                    </w:p>
                    <w:p w:rsidRPr="004E71A2" w:rsidR="00FB2414" w:rsidP="00151EF7" w:rsidRDefault="00FB2414" w14:paraId="737A8744" w14:textId="77777777">
                      <w:pPr>
                        <w:pStyle w:val="ListParagraph"/>
                        <w:numPr>
                          <w:ilvl w:val="0"/>
                          <w:numId w:val="25"/>
                        </w:numPr>
                        <w:rPr>
                          <w:rFonts w:ascii="Courier New" w:hAnsi="Courier New" w:cs="Courier New"/>
                        </w:rPr>
                      </w:pPr>
                      <w:r w:rsidRPr="004E71A2">
                        <w:rPr>
                          <w:rFonts w:ascii="Courier New" w:hAnsi="Courier New" w:cs="Courier New"/>
                        </w:rPr>
                        <w:t>Minor_roads.tif</w:t>
                      </w:r>
                    </w:p>
                    <w:p w:rsidRPr="004E71A2" w:rsidR="00FB2414" w:rsidP="00151EF7" w:rsidRDefault="00FB2414" w14:paraId="4C3BBB60" w14:textId="77777777">
                      <w:pPr>
                        <w:pStyle w:val="ListParagraph"/>
                        <w:numPr>
                          <w:ilvl w:val="0"/>
                          <w:numId w:val="25"/>
                        </w:numPr>
                        <w:rPr>
                          <w:rFonts w:ascii="Courier New" w:hAnsi="Courier New" w:cs="Courier New"/>
                        </w:rPr>
                      </w:pPr>
                      <w:r w:rsidRPr="004E71A2">
                        <w:rPr>
                          <w:rFonts w:ascii="Courier New" w:hAnsi="Courier New" w:cs="Courier New"/>
                        </w:rPr>
                        <w:t>Builtup.tif</w:t>
                      </w:r>
                    </w:p>
                    <w:p w:rsidRPr="004E71A2" w:rsidR="00FB2414" w:rsidP="00151EF7" w:rsidRDefault="00FB2414" w14:paraId="71BD3E7E" w14:textId="7526A5F3">
                      <w:pPr>
                        <w:pStyle w:val="ListParagraph"/>
                        <w:numPr>
                          <w:ilvl w:val="0"/>
                          <w:numId w:val="25"/>
                        </w:numPr>
                        <w:rPr>
                          <w:rFonts w:ascii="Courier New" w:hAnsi="Courier New" w:cs="Courier New"/>
                        </w:rPr>
                      </w:pPr>
                      <w:r w:rsidRPr="004E71A2">
                        <w:rPr>
                          <w:rFonts w:ascii="Courier New" w:hAnsi="Courier New" w:cs="Courier New"/>
                        </w:rPr>
                        <w:t>Agriculture.tif</w:t>
                      </w:r>
                    </w:p>
                    <w:p w:rsidRPr="004E71A2" w:rsidR="00FB2414" w:rsidP="00151EF7" w:rsidRDefault="00FB2414" w14:paraId="0D6B3CD2" w14:textId="73D3C028">
                      <w:pPr>
                        <w:pStyle w:val="ListParagraph"/>
                        <w:numPr>
                          <w:ilvl w:val="0"/>
                          <w:numId w:val="25"/>
                        </w:numPr>
                        <w:rPr>
                          <w:rFonts w:ascii="Courier New" w:hAnsi="Courier New" w:cs="Courier New"/>
                        </w:rPr>
                      </w:pPr>
                      <w:r w:rsidRPr="004E71A2">
                        <w:rPr>
                          <w:rFonts w:ascii="Courier New" w:hAnsi="Courier New" w:cs="Courier New"/>
                        </w:rPr>
                        <w:t>Ecuador_AOI_Mask.</w:t>
                      </w:r>
                      <w:r w:rsidRPr="004E71A2" w:rsidR="004E71A2">
                        <w:rPr>
                          <w:rFonts w:ascii="Courier New" w:hAnsi="Courier New" w:cs="Courier New"/>
                        </w:rPr>
                        <w:t>tif</w:t>
                      </w:r>
                    </w:p>
                    <w:p w:rsidRPr="005A10A9" w:rsidR="00FB2414" w:rsidP="005A10A9" w:rsidRDefault="00FB2414" w14:paraId="41C8F396" w14:textId="77777777">
                      <w:pPr>
                        <w:rPr>
                          <w:rFonts w:cs="Times New Roman"/>
                        </w:rPr>
                      </w:pPr>
                    </w:p>
                  </w:txbxContent>
                </v:textbox>
                <w10:wrap type="square" anchorx="margin"/>
              </v:shape>
            </w:pict>
          </mc:Fallback>
        </mc:AlternateContent>
      </w:r>
    </w:p>
    <w:p w:rsidR="00A708F7" w:rsidP="000A5888" w:rsidRDefault="00A708F7" w14:paraId="28223C26" w14:textId="64A73361">
      <w:pPr>
        <w:rPr>
          <w:rFonts w:cs="Times New Roman"/>
          <w:b/>
          <w:bCs/>
        </w:rPr>
      </w:pPr>
    </w:p>
    <w:p w:rsidR="009639C7" w:rsidP="000A5888" w:rsidRDefault="009639C7" w14:paraId="3C47F97F" w14:textId="77777777">
      <w:pPr>
        <w:rPr>
          <w:rFonts w:cs="Times New Roman"/>
          <w:b/>
          <w:bCs/>
        </w:rPr>
      </w:pPr>
    </w:p>
    <w:p w:rsidR="009639C7" w:rsidP="000A5888" w:rsidRDefault="009639C7" w14:paraId="6F0BCBEC" w14:textId="77777777">
      <w:pPr>
        <w:rPr>
          <w:rFonts w:cs="Times New Roman"/>
          <w:b/>
          <w:bCs/>
        </w:rPr>
      </w:pPr>
    </w:p>
    <w:p w:rsidR="009639C7" w:rsidP="000A5888" w:rsidRDefault="009639C7" w14:paraId="00D2160C" w14:textId="77777777">
      <w:pPr>
        <w:rPr>
          <w:rFonts w:cs="Times New Roman"/>
          <w:b/>
          <w:bCs/>
        </w:rPr>
      </w:pPr>
    </w:p>
    <w:p w:rsidR="009639C7" w:rsidP="000A5888" w:rsidRDefault="009639C7" w14:paraId="3D968246" w14:textId="77777777">
      <w:pPr>
        <w:rPr>
          <w:rFonts w:cs="Times New Roman"/>
          <w:b/>
          <w:bCs/>
        </w:rPr>
      </w:pPr>
    </w:p>
    <w:p w:rsidR="0093252A" w:rsidP="000A5888" w:rsidRDefault="0093252A" w14:paraId="2B08E9FF" w14:textId="77777777">
      <w:pPr>
        <w:rPr>
          <w:rFonts w:cs="Times New Roman"/>
          <w:b/>
          <w:bCs/>
        </w:rPr>
      </w:pPr>
    </w:p>
    <w:p w:rsidR="0093252A" w:rsidP="000A5888" w:rsidRDefault="0093252A" w14:paraId="438ED7D5" w14:textId="77777777">
      <w:pPr>
        <w:rPr>
          <w:rFonts w:cs="Times New Roman"/>
          <w:b/>
          <w:bCs/>
        </w:rPr>
      </w:pPr>
    </w:p>
    <w:p w:rsidRPr="00196AB3" w:rsidR="009639C7" w:rsidP="000A5888" w:rsidRDefault="009639C7" w14:paraId="5D6D2A9F" w14:textId="77777777">
      <w:pPr>
        <w:rPr>
          <w:rFonts w:cs="Times New Roman"/>
          <w:b/>
          <w:bCs/>
        </w:rPr>
      </w:pPr>
    </w:p>
    <w:p w:rsidRPr="00196AB3" w:rsidR="00A708F7" w:rsidP="000A5888" w:rsidRDefault="00E57E96" w14:paraId="3A923614" w14:textId="729ADFE9">
      <w:pPr>
        <w:rPr>
          <w:rFonts w:cs="Times New Roman"/>
          <w:b/>
          <w:bCs/>
        </w:rPr>
      </w:pPr>
      <w:r>
        <w:rPr>
          <w:rFonts w:cs="Times New Roman"/>
          <w:b/>
          <w:bCs/>
        </w:rPr>
        <w:t xml:space="preserve"> Step </w:t>
      </w:r>
      <w:r w:rsidR="00EF53EA">
        <w:rPr>
          <w:rFonts w:cs="Times New Roman"/>
          <w:b/>
          <w:bCs/>
        </w:rPr>
        <w:t>1:</w:t>
      </w:r>
      <w:r w:rsidR="008606E9">
        <w:rPr>
          <w:rFonts w:cs="Times New Roman"/>
          <w:b/>
          <w:bCs/>
        </w:rPr>
        <w:t xml:space="preserve"> </w:t>
      </w:r>
      <w:r w:rsidRPr="00196AB3" w:rsidR="00D3032B">
        <w:rPr>
          <w:rFonts w:cs="Times New Roman"/>
          <w:b/>
          <w:bCs/>
        </w:rPr>
        <w:t>Creating Distance (Proximity) Rasters</w:t>
      </w:r>
      <w:r w:rsidRPr="00196AB3" w:rsidR="00492D6E">
        <w:rPr>
          <w:rFonts w:cs="Times New Roman"/>
          <w:b/>
          <w:bCs/>
        </w:rPr>
        <w:t xml:space="preserve"> – Batchable Step</w:t>
      </w:r>
    </w:p>
    <w:p w:rsidR="00BF41C4" w:rsidP="000A5888" w:rsidRDefault="00283532" w14:paraId="451F5915" w14:textId="1C33C30B">
      <w:pPr>
        <w:rPr>
          <w:rFonts w:cs="Times New Roman"/>
        </w:rPr>
      </w:pPr>
      <w:r w:rsidRPr="00196AB3">
        <w:rPr>
          <w:rFonts w:cs="Times New Roman"/>
        </w:rPr>
        <w:t xml:space="preserve">As elaborated earlier, </w:t>
      </w:r>
      <w:r w:rsidRPr="00196AB3" w:rsidR="00F53D3F">
        <w:rPr>
          <w:rFonts w:cs="Times New Roman"/>
        </w:rPr>
        <w:t>the QGIS</w:t>
      </w:r>
      <w:r w:rsidRPr="00196AB3" w:rsidR="00BF41C4">
        <w:rPr>
          <w:rFonts w:cs="Times New Roman"/>
        </w:rPr>
        <w:t xml:space="preserve"> PFF </w:t>
      </w:r>
      <w:r w:rsidRPr="00196AB3" w:rsidR="005462DA">
        <w:rPr>
          <w:rFonts w:cs="Times New Roman"/>
        </w:rPr>
        <w:t xml:space="preserve">workflow creates buffers around </w:t>
      </w:r>
      <w:r w:rsidRPr="00196AB3" w:rsidR="00AD6E0F">
        <w:rPr>
          <w:rFonts w:cs="Times New Roman"/>
        </w:rPr>
        <w:t>anthropogenic</w:t>
      </w:r>
      <w:r w:rsidRPr="00196AB3" w:rsidR="005462DA">
        <w:rPr>
          <w:rFonts w:cs="Times New Roman"/>
        </w:rPr>
        <w:t xml:space="preserve"> features </w:t>
      </w:r>
      <w:r w:rsidRPr="00196AB3" w:rsidR="00980679">
        <w:rPr>
          <w:rFonts w:cs="Times New Roman"/>
        </w:rPr>
        <w:t>– which</w:t>
      </w:r>
      <w:r w:rsidR="00EF53EA">
        <w:rPr>
          <w:rFonts w:cs="Times New Roman"/>
        </w:rPr>
        <w:t xml:space="preserve"> identifies disturbed </w:t>
      </w:r>
      <w:r w:rsidRPr="00196AB3" w:rsidR="00980679">
        <w:rPr>
          <w:rFonts w:cs="Times New Roman"/>
        </w:rPr>
        <w:t xml:space="preserve">forest </w:t>
      </w:r>
      <w:r w:rsidRPr="00196AB3" w:rsidR="00EF53EA">
        <w:rPr>
          <w:rFonts w:cs="Times New Roman"/>
        </w:rPr>
        <w:t>areas.</w:t>
      </w:r>
    </w:p>
    <w:p w:rsidRPr="009556C0" w:rsidR="00EF53EA" w:rsidP="000A5888" w:rsidRDefault="00A366BC" w14:paraId="251618DC" w14:textId="4940855C">
      <w:pPr>
        <w:rPr>
          <w:rFonts w:cs="Times New Roman"/>
          <w:b/>
          <w:bCs/>
        </w:rPr>
      </w:pPr>
      <w:r>
        <w:rPr>
          <w:noProof/>
        </w:rPr>
        <mc:AlternateContent>
          <mc:Choice Requires="wps">
            <w:drawing>
              <wp:anchor distT="0" distB="0" distL="114300" distR="114300" simplePos="0" relativeHeight="251658254" behindDoc="0" locked="0" layoutInCell="1" allowOverlap="1" wp14:anchorId="38AD0200" wp14:editId="7FBA055B">
                <wp:simplePos x="0" y="0"/>
                <wp:positionH relativeFrom="margin">
                  <wp:align>left</wp:align>
                </wp:positionH>
                <wp:positionV relativeFrom="paragraph">
                  <wp:posOffset>287020</wp:posOffset>
                </wp:positionV>
                <wp:extent cx="1828800" cy="1771650"/>
                <wp:effectExtent l="0" t="0" r="12700" b="19050"/>
                <wp:wrapSquare wrapText="bothSides"/>
                <wp:docPr id="1157375555" name="Text Box 1"/>
                <wp:cNvGraphicFramePr/>
                <a:graphic xmlns:a="http://schemas.openxmlformats.org/drawingml/2006/main">
                  <a:graphicData uri="http://schemas.microsoft.com/office/word/2010/wordprocessingShape">
                    <wps:wsp>
                      <wps:cNvSpPr txBox="1"/>
                      <wps:spPr>
                        <a:xfrm>
                          <a:off x="0" y="0"/>
                          <a:ext cx="1828800" cy="1771650"/>
                        </a:xfrm>
                        <a:prstGeom prst="rect">
                          <a:avLst/>
                        </a:prstGeom>
                        <a:solidFill>
                          <a:schemeClr val="accent1">
                            <a:lumMod val="20000"/>
                            <a:lumOff val="80000"/>
                          </a:schemeClr>
                        </a:solidFill>
                        <a:ln w="6350">
                          <a:solidFill>
                            <a:prstClr val="black"/>
                          </a:solidFill>
                        </a:ln>
                      </wps:spPr>
                      <wps:txbx>
                        <w:txbxContent>
                          <w:p w:rsidRPr="009556C0" w:rsidR="00A366BC" w:rsidP="000A5888" w:rsidRDefault="001E360C" w14:paraId="7D4C6E23" w14:textId="01F1EA96">
                            <w:pPr>
                              <w:rPr>
                                <w:rFonts w:cs="Times New Roman"/>
                                <w:b/>
                                <w:bCs/>
                              </w:rPr>
                            </w:pPr>
                            <w:r>
                              <w:rPr>
                                <w:rFonts w:cs="Times New Roman"/>
                                <w:b/>
                                <w:bCs/>
                              </w:rPr>
                              <w:t>TIP</w:t>
                            </w:r>
                            <w:r w:rsidRPr="009556C0" w:rsidR="00A366BC">
                              <w:rPr>
                                <w:rFonts w:cs="Times New Roman"/>
                                <w:b/>
                                <w:bCs/>
                              </w:rPr>
                              <w:t xml:space="preserve">: </w:t>
                            </w:r>
                            <w:r w:rsidR="00A366BC">
                              <w:rPr>
                                <w:rFonts w:cs="Times New Roman"/>
                                <w:b/>
                                <w:bCs/>
                              </w:rPr>
                              <w:t>Raster Buffers vs Vector Buffers</w:t>
                            </w:r>
                          </w:p>
                          <w:p w:rsidRPr="00A34FD1" w:rsidR="00A366BC" w:rsidP="00A34FD1" w:rsidRDefault="00A366BC" w14:paraId="782A1E10" w14:textId="77777777">
                            <w:pPr>
                              <w:rPr>
                                <w:rFonts w:cs="Times New Roman"/>
                              </w:rPr>
                            </w:pPr>
                            <w:r w:rsidRPr="00B85E87">
                              <w:rPr>
                                <w:rFonts w:cs="Times New Roman"/>
                              </w:rPr>
                              <w:t>Rasters operate on a fixed pixel grid, so buffer distances must align precisely with that grid to avoid spatial distortions.</w:t>
                            </w:r>
                            <w:r>
                              <w:rPr>
                                <w:rFonts w:cs="Times New Roman"/>
                              </w:rPr>
                              <w:t xml:space="preserve"> On the other hand, v</w:t>
                            </w:r>
                            <w:r w:rsidRPr="00B85E87">
                              <w:rPr>
                                <w:rFonts w:cs="Times New Roman"/>
                              </w:rPr>
                              <w:t xml:space="preserve">ector buffers, while geometrically precise, do </w:t>
                            </w:r>
                            <w:r w:rsidRPr="00B85E87">
                              <w:rPr>
                                <w:rFonts w:cs="Times New Roman"/>
                                <w:b/>
                                <w:bCs/>
                              </w:rPr>
                              <w:t>not</w:t>
                            </w:r>
                            <w:r w:rsidRPr="00B85E87">
                              <w:rPr>
                                <w:rFonts w:cs="Times New Roman"/>
                              </w:rPr>
                              <w:t xml:space="preserve"> preserve raster alignment when converted, often producing slivers, irregular boundaries, or misaligned pixe</w:t>
                            </w:r>
                            <w:r>
                              <w:rPr>
                                <w:rFonts w:cs="Times New Roman"/>
                              </w:rPr>
                              <w:t xml:space="preserve">ls. </w:t>
                            </w:r>
                            <w:r w:rsidRPr="00196AB3">
                              <w:rPr>
                                <w:rFonts w:cs="Times New Roman"/>
                              </w:rPr>
                              <w:t xml:space="preserve">Common approaches </w:t>
                            </w:r>
                            <w:r>
                              <w:rPr>
                                <w:rFonts w:cs="Times New Roman"/>
                              </w:rPr>
                              <w:t>in raster buffering include</w:t>
                            </w:r>
                            <w:r w:rsidRPr="00196AB3">
                              <w:rPr>
                                <w:rFonts w:cs="Times New Roman"/>
                              </w:rPr>
                              <w:t xml:space="preserve"> distance-based </w:t>
                            </w:r>
                            <w:r>
                              <w:rPr>
                                <w:rFonts w:cs="Times New Roman"/>
                              </w:rPr>
                              <w:t>operations</w:t>
                            </w:r>
                            <w:r w:rsidRPr="00196AB3">
                              <w:rPr>
                                <w:rFonts w:cs="Times New Roman"/>
                              </w:rPr>
                              <w:t xml:space="preserve"> or focal/ neighborhood operations. The PFF workflow employs a distance- based buffering that calculates threshold distances from anthropogenic cells which results in concentric rings (buffers)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DF8390D">
              <v:shape id="_x0000_s1047" style="position:absolute;margin-left:0;margin-top:22.6pt;width:2in;height:139.5pt;z-index:251658254;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fillcolor="#d9e2f3 [660]"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" w14:anchorId="38AD0200">
                <v:textbox>
                  <w:txbxContent>
                    <w:p w:rsidRPr="009556C0" w:rsidR="00A366BC" w:rsidP="000A5888" w:rsidRDefault="001E360C" w14:paraId="656F7477" w14:textId="01F1EA96">
                      <w:pPr>
                        <w:rPr>
                          <w:rFonts w:cs="Times New Roman"/>
                          <w:b/>
                          <w:bCs/>
                        </w:rPr>
                      </w:pPr>
                      <w:r>
                        <w:rPr>
                          <w:rFonts w:cs="Times New Roman"/>
                          <w:b/>
                          <w:bCs/>
                        </w:rPr>
                        <w:t>TIP</w:t>
                      </w:r>
                      <w:r w:rsidRPr="009556C0" w:rsidR="00A366BC">
                        <w:rPr>
                          <w:rFonts w:cs="Times New Roman"/>
                          <w:b/>
                          <w:bCs/>
                        </w:rPr>
                        <w:t xml:space="preserve">: </w:t>
                      </w:r>
                      <w:r w:rsidR="00A366BC">
                        <w:rPr>
                          <w:rFonts w:cs="Times New Roman"/>
                          <w:b/>
                          <w:bCs/>
                        </w:rPr>
                        <w:t>Raster Buffers vs Vector Buffers</w:t>
                      </w:r>
                    </w:p>
                    <w:p w:rsidRPr="00A34FD1" w:rsidR="00A366BC" w:rsidP="00A34FD1" w:rsidRDefault="00A366BC" w14:paraId="42B736C4" w14:textId="77777777">
                      <w:pPr>
                        <w:rPr>
                          <w:rFonts w:cs="Times New Roman"/>
                        </w:rPr>
                      </w:pPr>
                      <w:r w:rsidRPr="00B85E87">
                        <w:rPr>
                          <w:rFonts w:cs="Times New Roman"/>
                        </w:rPr>
                        <w:t>Rasters operate on a fixed pixel grid, so buffer distances must align precisely with that grid to avoid spatial distortions.</w:t>
                      </w:r>
                      <w:r>
                        <w:rPr>
                          <w:rFonts w:cs="Times New Roman"/>
                        </w:rPr>
                        <w:t xml:space="preserve"> On the other hand, v</w:t>
                      </w:r>
                      <w:r w:rsidRPr="00B85E87">
                        <w:rPr>
                          <w:rFonts w:cs="Times New Roman"/>
                        </w:rPr>
                        <w:t xml:space="preserve">ector buffers, while geometrically precise, do </w:t>
                      </w:r>
                      <w:r w:rsidRPr="00B85E87">
                        <w:rPr>
                          <w:rFonts w:cs="Times New Roman"/>
                          <w:b/>
                          <w:bCs/>
                        </w:rPr>
                        <w:t>not</w:t>
                      </w:r>
                      <w:r w:rsidRPr="00B85E87">
                        <w:rPr>
                          <w:rFonts w:cs="Times New Roman"/>
                        </w:rPr>
                        <w:t xml:space="preserve"> preserve raster alignment when converted, often producing slivers, irregular boundaries, or misaligned pixe</w:t>
                      </w:r>
                      <w:r>
                        <w:rPr>
                          <w:rFonts w:cs="Times New Roman"/>
                        </w:rPr>
                        <w:t xml:space="preserve">ls. </w:t>
                      </w:r>
                      <w:r w:rsidRPr="00196AB3">
                        <w:rPr>
                          <w:rFonts w:cs="Times New Roman"/>
                        </w:rPr>
                        <w:t xml:space="preserve">Common approaches </w:t>
                      </w:r>
                      <w:r>
                        <w:rPr>
                          <w:rFonts w:cs="Times New Roman"/>
                        </w:rPr>
                        <w:t>in raster buffering include</w:t>
                      </w:r>
                      <w:r w:rsidRPr="00196AB3">
                        <w:rPr>
                          <w:rFonts w:cs="Times New Roman"/>
                        </w:rPr>
                        <w:t xml:space="preserve"> distance-based </w:t>
                      </w:r>
                      <w:r>
                        <w:rPr>
                          <w:rFonts w:cs="Times New Roman"/>
                        </w:rPr>
                        <w:t>operations</w:t>
                      </w:r>
                      <w:r w:rsidRPr="00196AB3">
                        <w:rPr>
                          <w:rFonts w:cs="Times New Roman"/>
                        </w:rPr>
                        <w:t xml:space="preserve"> or focal/ neighborhood operations. The PFF workflow employs a distance- based buffering that calculates threshold distances from anthropogenic cells which results in concentric rings (buffers)</w:t>
                      </w:r>
                    </w:p>
                  </w:txbxContent>
                </v:textbox>
                <w10:wrap type="square" anchorx="margin"/>
              </v:shape>
            </w:pict>
          </mc:Fallback>
        </mc:AlternateContent>
      </w:r>
    </w:p>
    <w:p w:rsidRPr="00196AB3" w:rsidR="00BB424E" w:rsidP="000A5888" w:rsidRDefault="00BB424E" w14:paraId="029722FF" w14:textId="17EBB9B8">
      <w:pPr>
        <w:rPr>
          <w:rFonts w:cs="Times New Roman"/>
        </w:rPr>
      </w:pPr>
    </w:p>
    <w:p w:rsidRPr="005F7A5F" w:rsidR="00C11212" w:rsidP="000A5888" w:rsidRDefault="00C11212" w14:paraId="67E792C4" w14:textId="7D7DEE13">
      <w:pPr>
        <w:rPr>
          <w:rFonts w:cs="Times New Roman"/>
          <w:b/>
          <w:bCs/>
        </w:rPr>
      </w:pPr>
      <w:r w:rsidRPr="005F7A5F">
        <w:rPr>
          <w:rFonts w:cs="Times New Roman"/>
          <w:b/>
          <w:bCs/>
        </w:rPr>
        <w:t xml:space="preserve">Calculating Euclidean </w:t>
      </w:r>
      <w:r w:rsidRPr="005F7A5F" w:rsidR="00AD6E0F">
        <w:rPr>
          <w:rFonts w:cs="Times New Roman"/>
          <w:b/>
          <w:bCs/>
        </w:rPr>
        <w:t>Distance</w:t>
      </w:r>
      <w:r w:rsidRPr="005F7A5F">
        <w:rPr>
          <w:rFonts w:cs="Times New Roman"/>
          <w:b/>
          <w:bCs/>
        </w:rPr>
        <w:t xml:space="preserve"> in QGIS</w:t>
      </w:r>
    </w:p>
    <w:p w:rsidR="00C11212" w:rsidP="000A5888" w:rsidRDefault="00F55B33" w14:paraId="26556251" w14:textId="47A79E36">
      <w:pPr>
        <w:rPr>
          <w:rFonts w:cs="Times New Roman"/>
          <w:b/>
        </w:rPr>
      </w:pPr>
      <w:r>
        <w:rPr>
          <w:rFonts w:cs="Times New Roman"/>
        </w:rPr>
        <w:t xml:space="preserve">Navigate to </w:t>
      </w:r>
      <w:r w:rsidRPr="004D2AC8" w:rsidR="004D2AC8">
        <w:rPr>
          <w:rFonts w:cs="Times New Roman"/>
          <w:b/>
          <w:bCs/>
        </w:rPr>
        <w:t xml:space="preserve">Processing </w:t>
      </w:r>
      <w:r w:rsidR="00D60631">
        <w:rPr>
          <w:rFonts w:cs="Times New Roman"/>
          <w:b/>
          <w:bCs/>
        </w:rPr>
        <w:t>→</w:t>
      </w:r>
      <w:r w:rsidRPr="004D2AC8" w:rsidR="00085504">
        <w:rPr>
          <w:rFonts w:cs="Times New Roman"/>
          <w:b/>
          <w:bCs/>
        </w:rPr>
        <w:t xml:space="preserve"> Toolbox</w:t>
      </w:r>
      <w:r w:rsidRPr="004D2AC8">
        <w:rPr>
          <w:rFonts w:cs="Times New Roman"/>
          <w:b/>
          <w:bCs/>
        </w:rPr>
        <w:t xml:space="preserve"> </w:t>
      </w:r>
      <w:r w:rsidR="00D60631">
        <w:rPr>
          <w:rFonts w:cs="Times New Roman"/>
          <w:b/>
          <w:bCs/>
        </w:rPr>
        <w:t>→</w:t>
      </w:r>
      <w:r w:rsidRPr="004D2AC8" w:rsidR="004D2AC8">
        <w:rPr>
          <w:rFonts w:cs="Times New Roman"/>
          <w:b/>
          <w:bCs/>
        </w:rPr>
        <w:t xml:space="preserve"> Raster a</w:t>
      </w:r>
      <w:r w:rsidRPr="004D2AC8" w:rsidR="00AD6E0F">
        <w:rPr>
          <w:rFonts w:cs="Times New Roman"/>
          <w:b/>
          <w:bCs/>
        </w:rPr>
        <w:t>nalysis</w:t>
      </w:r>
      <w:r w:rsidRPr="004D2AC8" w:rsidR="004D2AC8">
        <w:rPr>
          <w:rFonts w:cs="Times New Roman"/>
          <w:b/>
          <w:bCs/>
        </w:rPr>
        <w:t xml:space="preserve"> </w:t>
      </w:r>
      <w:r w:rsidR="00D60631">
        <w:rPr>
          <w:rFonts w:cs="Times New Roman"/>
          <w:b/>
          <w:bCs/>
        </w:rPr>
        <w:t>→</w:t>
      </w:r>
      <w:r w:rsidRPr="004D2AC8" w:rsidR="00C11212">
        <w:rPr>
          <w:rFonts w:cs="Times New Roman"/>
          <w:b/>
          <w:bCs/>
        </w:rPr>
        <w:t xml:space="preserve"> Proximity (Raster Distance)</w:t>
      </w:r>
    </w:p>
    <w:p w:rsidRPr="00196AB3" w:rsidR="00A724A9" w:rsidP="00A724A9" w:rsidRDefault="00A724A9" w14:paraId="16CF519B" w14:textId="34D6B3A8">
      <w:pPr>
        <w:rPr>
          <w:rFonts w:cs="Times New Roman"/>
        </w:rPr>
      </w:pPr>
      <w:r>
        <w:rPr>
          <w:rFonts w:cs="Times New Roman"/>
        </w:rPr>
        <w:t>Set the following p</w:t>
      </w:r>
      <w:r w:rsidRPr="00196AB3">
        <w:rPr>
          <w:rFonts w:cs="Times New Roman"/>
        </w:rPr>
        <w:t>arameters:</w:t>
      </w:r>
    </w:p>
    <w:p w:rsidRPr="00DE584E" w:rsidR="00492D6E" w:rsidP="00151EF7" w:rsidRDefault="00492D6E" w14:paraId="2A7A72FD" w14:textId="3134601A">
      <w:pPr>
        <w:pStyle w:val="ListParagraph"/>
        <w:numPr>
          <w:ilvl w:val="0"/>
          <w:numId w:val="26"/>
        </w:numPr>
        <w:rPr>
          <w:rFonts w:ascii="Courier New" w:hAnsi="Courier New" w:cs="Courier New"/>
        </w:rPr>
      </w:pPr>
      <w:r w:rsidRPr="00D56DF8">
        <w:rPr>
          <w:rFonts w:cs="Times New Roman"/>
          <w:b/>
          <w:bCs/>
        </w:rPr>
        <w:t xml:space="preserve">Input raster </w:t>
      </w:r>
      <w:r w:rsidRPr="00D56DF8" w:rsidR="00EE0DCA">
        <w:rPr>
          <w:rFonts w:cs="Times New Roman"/>
          <w:b/>
          <w:bCs/>
        </w:rPr>
        <w:t>layer</w:t>
      </w:r>
      <w:r w:rsidRPr="00D56DF8" w:rsidR="00EE0DCA">
        <w:rPr>
          <w:rFonts w:cs="Times New Roman"/>
        </w:rPr>
        <w:t xml:space="preserve">: </w:t>
      </w:r>
      <w:r w:rsidRPr="00DE584E" w:rsidR="00C27F2D">
        <w:rPr>
          <w:rFonts w:ascii="Courier New" w:hAnsi="Courier New" w:cs="Courier New"/>
        </w:rPr>
        <w:t>Major_roads.tif.</w:t>
      </w:r>
    </w:p>
    <w:p w:rsidRPr="00D56DF8" w:rsidR="00BC1FAF" w:rsidP="00151EF7" w:rsidRDefault="00492D6E" w14:paraId="369A18EC" w14:textId="680C36A1">
      <w:pPr>
        <w:pStyle w:val="ListParagraph"/>
        <w:numPr>
          <w:ilvl w:val="0"/>
          <w:numId w:val="26"/>
        </w:numPr>
        <w:rPr>
          <w:rFonts w:cs="Times New Roman"/>
        </w:rPr>
      </w:pPr>
      <w:r w:rsidRPr="00D56DF8">
        <w:rPr>
          <w:rFonts w:cs="Times New Roman"/>
          <w:b/>
          <w:bCs/>
        </w:rPr>
        <w:t xml:space="preserve">Values to be considered as “target” </w:t>
      </w:r>
      <w:r w:rsidRPr="00D56DF8" w:rsidR="00EE0DCA">
        <w:rPr>
          <w:rFonts w:cs="Times New Roman"/>
          <w:b/>
          <w:bCs/>
        </w:rPr>
        <w:t>pixels</w:t>
      </w:r>
      <w:r w:rsidRPr="00D56DF8" w:rsidR="00EE0DCA">
        <w:rPr>
          <w:rFonts w:cs="Times New Roman"/>
        </w:rPr>
        <w:t xml:space="preserve">: </w:t>
      </w:r>
      <w:r w:rsidRPr="00D56DF8" w:rsidR="00C27F2D">
        <w:rPr>
          <w:rFonts w:cs="Times New Roman"/>
        </w:rPr>
        <w:t>1.</w:t>
      </w:r>
    </w:p>
    <w:p w:rsidRPr="00D56DF8" w:rsidR="00492D6E" w:rsidP="00151EF7" w:rsidRDefault="00492D6E" w14:paraId="50BAD460" w14:textId="6B3DB40E">
      <w:pPr>
        <w:pStyle w:val="ListParagraph"/>
        <w:numPr>
          <w:ilvl w:val="0"/>
          <w:numId w:val="26"/>
        </w:numPr>
        <w:rPr>
          <w:rFonts w:cs="Times New Roman"/>
        </w:rPr>
      </w:pPr>
      <w:r w:rsidRPr="00D56DF8">
        <w:rPr>
          <w:rFonts w:cs="Times New Roman"/>
          <w:b/>
          <w:bCs/>
        </w:rPr>
        <w:t xml:space="preserve">Distance </w:t>
      </w:r>
      <w:r w:rsidRPr="00D56DF8" w:rsidR="00BC1FAF">
        <w:rPr>
          <w:rFonts w:cs="Times New Roman"/>
          <w:b/>
          <w:bCs/>
        </w:rPr>
        <w:t>units</w:t>
      </w:r>
      <w:r w:rsidRPr="00D56DF8" w:rsidR="00BC1FAF">
        <w:rPr>
          <w:rFonts w:cs="Times New Roman"/>
        </w:rPr>
        <w:t>: Georeferenced</w:t>
      </w:r>
      <w:r w:rsidRPr="00D56DF8">
        <w:rPr>
          <w:rFonts w:cs="Times New Roman"/>
        </w:rPr>
        <w:t xml:space="preserve"> </w:t>
      </w:r>
      <w:r w:rsidRPr="00D56DF8" w:rsidR="00C27F2D">
        <w:rPr>
          <w:rFonts w:cs="Times New Roman"/>
        </w:rPr>
        <w:t>coordinates.</w:t>
      </w:r>
    </w:p>
    <w:p w:rsidRPr="00D56DF8" w:rsidR="00492D6E" w:rsidP="00151EF7" w:rsidRDefault="00F36BBF" w14:paraId="2A723B05" w14:textId="77777777">
      <w:pPr>
        <w:pStyle w:val="ListParagraph"/>
        <w:numPr>
          <w:ilvl w:val="0"/>
          <w:numId w:val="26"/>
        </w:numPr>
        <w:rPr>
          <w:rFonts w:cs="Times New Roman"/>
        </w:rPr>
      </w:pPr>
      <w:r w:rsidRPr="00D56DF8">
        <w:rPr>
          <w:rFonts w:cs="Times New Roman"/>
          <w:b/>
          <w:bCs/>
        </w:rPr>
        <w:t>NoData value</w:t>
      </w:r>
      <w:r w:rsidRPr="00D56DF8">
        <w:rPr>
          <w:rFonts w:cs="Times New Roman"/>
        </w:rPr>
        <w:t>:</w:t>
      </w:r>
      <w:r w:rsidRPr="00D56DF8" w:rsidR="00492D6E">
        <w:rPr>
          <w:rFonts w:cs="Times New Roman"/>
        </w:rPr>
        <w:t xml:space="preserve"> 0 (or leave default)</w:t>
      </w:r>
    </w:p>
    <w:p w:rsidRPr="00D56DF8" w:rsidR="00492D6E" w:rsidP="00151EF7" w:rsidRDefault="00492D6E" w14:paraId="7B4F07FA" w14:textId="1FE710C8">
      <w:pPr>
        <w:pStyle w:val="ListParagraph"/>
        <w:numPr>
          <w:ilvl w:val="0"/>
          <w:numId w:val="26"/>
        </w:numPr>
        <w:rPr>
          <w:rFonts w:cs="Times New Roman"/>
        </w:rPr>
      </w:pPr>
      <w:r w:rsidRPr="00D56DF8">
        <w:rPr>
          <w:rFonts w:cs="Times New Roman"/>
          <w:b/>
          <w:bCs/>
        </w:rPr>
        <w:t xml:space="preserve">Max </w:t>
      </w:r>
      <w:r w:rsidRPr="00D56DF8" w:rsidR="001E3FC4">
        <w:rPr>
          <w:rFonts w:cs="Times New Roman"/>
          <w:b/>
          <w:bCs/>
        </w:rPr>
        <w:t>distance</w:t>
      </w:r>
      <w:r w:rsidRPr="00D56DF8" w:rsidR="006E49F7">
        <w:rPr>
          <w:rFonts w:cs="Times New Roman"/>
          <w:b/>
          <w:bCs/>
        </w:rPr>
        <w:t>:</w:t>
      </w:r>
      <w:r w:rsidRPr="00D56DF8">
        <w:rPr>
          <w:rFonts w:cs="Times New Roman"/>
        </w:rPr>
        <w:t xml:space="preserve"> </w:t>
      </w:r>
      <w:r w:rsidRPr="00D56DF8" w:rsidR="006E49F7">
        <w:rPr>
          <w:rFonts w:cs="Times New Roman"/>
        </w:rPr>
        <w:t>Leave</w:t>
      </w:r>
      <w:r w:rsidRPr="00D56DF8" w:rsidR="00744C57">
        <w:rPr>
          <w:rFonts w:cs="Times New Roman"/>
        </w:rPr>
        <w:t xml:space="preserve"> </w:t>
      </w:r>
      <w:r w:rsidRPr="00D56DF8" w:rsidR="00C27F2D">
        <w:rPr>
          <w:rFonts w:cs="Times New Roman"/>
        </w:rPr>
        <w:t>empty.</w:t>
      </w:r>
    </w:p>
    <w:p w:rsidRPr="00D56DF8" w:rsidR="00492D6E" w:rsidP="00151EF7" w:rsidRDefault="00492D6E" w14:paraId="21F207DF" w14:textId="3B3197EF">
      <w:pPr>
        <w:pStyle w:val="ListParagraph"/>
        <w:numPr>
          <w:ilvl w:val="0"/>
          <w:numId w:val="26"/>
        </w:numPr>
        <w:rPr>
          <w:rFonts w:cs="Times New Roman"/>
        </w:rPr>
      </w:pPr>
      <w:r w:rsidRPr="00D56DF8">
        <w:rPr>
          <w:rFonts w:cs="Times New Roman"/>
          <w:b/>
          <w:bCs/>
        </w:rPr>
        <w:t xml:space="preserve">Output data </w:t>
      </w:r>
      <w:r w:rsidRPr="00D56DF8" w:rsidR="001E3FC4">
        <w:rPr>
          <w:rFonts w:cs="Times New Roman"/>
          <w:b/>
          <w:bCs/>
        </w:rPr>
        <w:t>type:</w:t>
      </w:r>
      <w:r w:rsidRPr="00D56DF8" w:rsidR="001E3FC4">
        <w:rPr>
          <w:rFonts w:cs="Times New Roman"/>
        </w:rPr>
        <w:t xml:space="preserve"> </w:t>
      </w:r>
      <w:r w:rsidRPr="00D56DF8" w:rsidR="00C27F2D">
        <w:rPr>
          <w:rFonts w:cs="Times New Roman"/>
        </w:rPr>
        <w:t>Float32.</w:t>
      </w:r>
    </w:p>
    <w:p w:rsidRPr="00DE584E" w:rsidR="00492D6E" w:rsidP="00151EF7" w:rsidRDefault="00492D6E" w14:paraId="5D24A7D6" w14:textId="67DB7810">
      <w:pPr>
        <w:pStyle w:val="ListParagraph"/>
        <w:numPr>
          <w:ilvl w:val="0"/>
          <w:numId w:val="26"/>
        </w:numPr>
        <w:rPr>
          <w:rFonts w:ascii="Courier New" w:hAnsi="Courier New" w:cs="Courier New"/>
        </w:rPr>
      </w:pPr>
      <w:r w:rsidRPr="00D56DF8">
        <w:rPr>
          <w:rFonts w:cs="Times New Roman"/>
          <w:b/>
          <w:bCs/>
        </w:rPr>
        <w:t xml:space="preserve">Output </w:t>
      </w:r>
      <w:r w:rsidRPr="00D56DF8" w:rsidR="001E3FC4">
        <w:rPr>
          <w:rFonts w:cs="Times New Roman"/>
          <w:b/>
          <w:bCs/>
        </w:rPr>
        <w:t>raster</w:t>
      </w:r>
      <w:r w:rsidRPr="00D56DF8" w:rsidR="00D56DF8">
        <w:rPr>
          <w:rFonts w:cs="Times New Roman"/>
        </w:rPr>
        <w:t xml:space="preserve">: </w:t>
      </w:r>
      <w:r w:rsidRPr="00DE584E" w:rsidR="00C27F2D">
        <w:rPr>
          <w:rFonts w:ascii="Courier New" w:hAnsi="Courier New" w:cs="Courier New"/>
        </w:rPr>
        <w:t>Distance_Major_Roads.tif.</w:t>
      </w:r>
    </w:p>
    <w:p w:rsidR="00A724A9" w:rsidP="000A5888" w:rsidRDefault="00A724A9" w14:paraId="44E9CFD6" w14:textId="3441A159">
      <w:pPr>
        <w:rPr>
          <w:rFonts w:cs="Times New Roman"/>
          <w:b/>
          <w:bCs/>
        </w:rPr>
      </w:pPr>
    </w:p>
    <w:p w:rsidR="00004E91" w:rsidP="00C742D3" w:rsidRDefault="004C650D" w14:paraId="1C6A4354" w14:textId="2AD7D69B">
      <w:pPr>
        <w:rPr>
          <w:rFonts w:cs="Times New Roman"/>
        </w:rPr>
      </w:pPr>
      <w:r w:rsidRPr="00B22B0E">
        <w:rPr>
          <w:rFonts w:cs="Times New Roman"/>
          <w:b/>
          <w:bCs/>
        </w:rPr>
        <w:t>Batchable</w:t>
      </w:r>
      <w:r w:rsidRPr="00B22B0E" w:rsidR="00B43638">
        <w:rPr>
          <w:rFonts w:cs="Times New Roman"/>
          <w:b/>
          <w:bCs/>
        </w:rPr>
        <w:t xml:space="preserve"> Step</w:t>
      </w:r>
      <w:r w:rsidRPr="00196AB3" w:rsidR="00B43638">
        <w:rPr>
          <w:rFonts w:cs="Times New Roman"/>
        </w:rPr>
        <w:t xml:space="preserve"> – Replicate this step for all other layers </w:t>
      </w:r>
      <w:r w:rsidRPr="00196AB3" w:rsidR="00EC43F4">
        <w:rPr>
          <w:rFonts w:cs="Times New Roman"/>
        </w:rPr>
        <w:t>i.e.,</w:t>
      </w:r>
      <w:r w:rsidRPr="00196AB3" w:rsidR="007C53DB">
        <w:rPr>
          <w:rFonts w:cs="Times New Roman"/>
        </w:rPr>
        <w:t xml:space="preserve"> large/ small roads/ built-up and </w:t>
      </w:r>
      <w:r w:rsidRPr="00196AB3" w:rsidR="001E3FC4">
        <w:rPr>
          <w:rFonts w:cs="Times New Roman"/>
        </w:rPr>
        <w:t>agriculture</w:t>
      </w:r>
      <w:r w:rsidR="0027217E">
        <w:rPr>
          <w:rFonts w:cs="Times New Roman"/>
        </w:rPr>
        <w:t xml:space="preserve"> </w:t>
      </w:r>
      <w:r w:rsidR="00C742D3">
        <w:rPr>
          <w:rFonts w:cs="Times New Roman"/>
        </w:rPr>
        <w:t>as depicted in Figure 6 below.</w:t>
      </w:r>
      <w:r w:rsidRPr="00196AB3" w:rsidR="00004E91">
        <w:rPr>
          <w:rFonts w:cs="Times New Roman"/>
        </w:rPr>
        <w:t xml:space="preserve"> You can run these calls individually or </w:t>
      </w:r>
      <w:r w:rsidRPr="00196AB3" w:rsidR="001E3FC4">
        <w:rPr>
          <w:rFonts w:cs="Times New Roman"/>
        </w:rPr>
        <w:t>use</w:t>
      </w:r>
      <w:r w:rsidRPr="00196AB3" w:rsidR="00004E91">
        <w:rPr>
          <w:rFonts w:cs="Times New Roman"/>
        </w:rPr>
        <w:t xml:space="preserve"> Batch Processing </w:t>
      </w:r>
      <w:r w:rsidR="00C942D2">
        <w:rPr>
          <w:rFonts w:cs="Times New Roman"/>
        </w:rPr>
        <w:t xml:space="preserve">option </w:t>
      </w:r>
      <w:r w:rsidR="00DE584E">
        <w:rPr>
          <w:rFonts w:cs="Times New Roman"/>
        </w:rPr>
        <w:t>(More</w:t>
      </w:r>
      <w:r w:rsidR="00C942D2">
        <w:rPr>
          <w:rFonts w:cs="Times New Roman"/>
        </w:rPr>
        <w:t xml:space="preserve"> on the </w:t>
      </w:r>
      <w:r w:rsidR="00A60845">
        <w:rPr>
          <w:rFonts w:cs="Times New Roman"/>
        </w:rPr>
        <w:t>batch processing is described in the</w:t>
      </w:r>
      <w:hyperlink w:history="1" w:anchor="_B.1_Batch_Processing">
        <w:r w:rsidRPr="001E360C" w:rsidR="00A60845">
          <w:rPr>
            <w:rStyle w:val="Hyperlink"/>
            <w:rFonts w:cs="Times New Roman"/>
          </w:rPr>
          <w:t xml:space="preserve"> </w:t>
        </w:r>
        <w:r w:rsidRPr="001E360C" w:rsidR="00DE584E">
          <w:rPr>
            <w:rStyle w:val="Hyperlink"/>
            <w:rFonts w:cs="Times New Roman"/>
          </w:rPr>
          <w:t>annex</w:t>
        </w:r>
      </w:hyperlink>
      <w:r w:rsidR="00DE584E">
        <w:rPr>
          <w:rFonts w:cs="Times New Roman"/>
        </w:rPr>
        <w:t>)</w:t>
      </w:r>
    </w:p>
    <w:p w:rsidR="00C742D3" w:rsidP="00C742D3" w:rsidRDefault="00C742D3" w14:paraId="2BF4343F" w14:textId="77777777">
      <w:pPr>
        <w:rPr>
          <w:rFonts w:cs="Times New Roman"/>
        </w:rPr>
      </w:pPr>
    </w:p>
    <w:p w:rsidR="00C742D3" w:rsidP="00C742D3" w:rsidRDefault="00C742D3" w14:paraId="5622B7FF" w14:textId="77777777">
      <w:pPr>
        <w:rPr>
          <w:rFonts w:cs="Times New Roman"/>
        </w:rPr>
      </w:pPr>
    </w:p>
    <w:p w:rsidR="00C742D3" w:rsidP="00C742D3" w:rsidRDefault="00C742D3" w14:paraId="5F3458CA" w14:textId="1A04AE56">
      <w:pPr>
        <w:rPr>
          <w:rFonts w:cs="Times New Roman"/>
        </w:rPr>
      </w:pPr>
    </w:p>
    <w:p w:rsidR="00C742D3" w:rsidP="00C742D3" w:rsidRDefault="00C742D3" w14:paraId="6ECC4778" w14:textId="358010DE">
      <w:pPr>
        <w:rPr>
          <w:rFonts w:cs="Times New Roman"/>
        </w:rPr>
      </w:pPr>
    </w:p>
    <w:p w:rsidR="00C742D3" w:rsidP="00C742D3" w:rsidRDefault="00C742D3" w14:paraId="5535A099" w14:textId="29F68C15">
      <w:pPr>
        <w:rPr>
          <w:rFonts w:cs="Times New Roman"/>
        </w:rPr>
      </w:pPr>
    </w:p>
    <w:p w:rsidR="00C742D3" w:rsidP="00C742D3" w:rsidRDefault="00C742D3" w14:paraId="2745305D" w14:textId="5F1EA033">
      <w:pPr>
        <w:rPr>
          <w:rFonts w:cs="Times New Roman"/>
        </w:rPr>
      </w:pPr>
      <w:r>
        <w:rPr>
          <w:rFonts w:cs="Times New Roman"/>
          <w:b/>
          <w:bCs/>
          <w:noProof/>
        </w:rPr>
        <mc:AlternateContent>
          <mc:Choice Requires="wps">
            <w:drawing>
              <wp:anchor distT="0" distB="0" distL="114300" distR="114300" simplePos="0" relativeHeight="251658273" behindDoc="0" locked="0" layoutInCell="1" allowOverlap="1" wp14:anchorId="446A9328" wp14:editId="29AE13D4">
                <wp:simplePos x="0" y="0"/>
                <wp:positionH relativeFrom="margin">
                  <wp:posOffset>-296101</wp:posOffset>
                </wp:positionH>
                <wp:positionV relativeFrom="paragraph">
                  <wp:posOffset>-183671</wp:posOffset>
                </wp:positionV>
                <wp:extent cx="6676373" cy="6388274"/>
                <wp:effectExtent l="0" t="0" r="10795" b="12700"/>
                <wp:wrapNone/>
                <wp:docPr id="1565015567" name="Text Box 1"/>
                <wp:cNvGraphicFramePr/>
                <a:graphic xmlns:a="http://schemas.openxmlformats.org/drawingml/2006/main">
                  <a:graphicData uri="http://schemas.microsoft.com/office/word/2010/wordprocessingShape">
                    <wps:wsp>
                      <wps:cNvSpPr txBox="1"/>
                      <wps:spPr>
                        <a:xfrm>
                          <a:off x="0" y="0"/>
                          <a:ext cx="6676373" cy="6388274"/>
                        </a:xfrm>
                        <a:prstGeom prst="rect">
                          <a:avLst/>
                        </a:prstGeom>
                        <a:solidFill>
                          <a:schemeClr val="lt1"/>
                        </a:solidFill>
                        <a:ln w="6350">
                          <a:solidFill>
                            <a:prstClr val="black"/>
                          </a:solidFill>
                        </a:ln>
                      </wps:spPr>
                      <wps:txbx>
                        <w:txbxContent>
                          <w:p w:rsidR="00A259AF" w:rsidRDefault="00A259AF" w14:paraId="0B83C79E" w14:textId="2BA58FF7">
                            <w:r>
                              <w:rPr>
                                <w:noProof/>
                              </w:rPr>
                              <w:drawing>
                                <wp:inline distT="0" distB="0" distL="0" distR="0" wp14:anchorId="0990C4E2" wp14:editId="23F461FE">
                                  <wp:extent cx="10947748" cy="6617939"/>
                                  <wp:effectExtent l="0" t="0" r="6350" b="0"/>
                                  <wp:docPr id="1424147654"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2202" name="Picture 2" descr="A screenshot of a cha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11010974" cy="66561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F48C39A">
              <v:shape id="_x0000_s1048" style="position:absolute;margin-left:-23.3pt;margin-top:-14.45pt;width:525.7pt;height:503pt;z-index:2516582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" w14:anchorId="446A9328">
                <v:textbox>
                  <w:txbxContent>
                    <w:p w:rsidR="00A259AF" w:rsidRDefault="00A259AF" w14:paraId="72A3D3EC" w14:textId="2BA58FF7">
                      <w:r>
                        <w:rPr>
                          <w:noProof/>
                        </w:rPr>
                        <w:drawing>
                          <wp:inline distT="0" distB="0" distL="0" distR="0" wp14:anchorId="165212AB" wp14:editId="23F461FE">
                            <wp:extent cx="10947748" cy="6617939"/>
                            <wp:effectExtent l="0" t="0" r="6350" b="0"/>
                            <wp:docPr id="1223095157"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2202" name="Picture 2" descr="A screenshot of a cha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11010974" cy="6656159"/>
                                    </a:xfrm>
                                    <a:prstGeom prst="rect">
                                      <a:avLst/>
                                    </a:prstGeom>
                                  </pic:spPr>
                                </pic:pic>
                              </a:graphicData>
                            </a:graphic>
                          </wp:inline>
                        </w:drawing>
                      </w:r>
                    </w:p>
                  </w:txbxContent>
                </v:textbox>
                <w10:wrap anchorx="margin"/>
              </v:shape>
            </w:pict>
          </mc:Fallback>
        </mc:AlternateContent>
      </w:r>
    </w:p>
    <w:p w:rsidR="00C742D3" w:rsidP="00C742D3" w:rsidRDefault="00C742D3" w14:paraId="2256DBE7" w14:textId="5B301A90">
      <w:pPr>
        <w:rPr>
          <w:rFonts w:cs="Times New Roman"/>
        </w:rPr>
      </w:pPr>
    </w:p>
    <w:p w:rsidR="00C742D3" w:rsidP="00C742D3" w:rsidRDefault="00C742D3" w14:paraId="7CA92F0F" w14:textId="7D5C38A0">
      <w:pPr>
        <w:rPr>
          <w:rFonts w:cs="Times New Roman"/>
        </w:rPr>
      </w:pPr>
    </w:p>
    <w:p w:rsidR="00C742D3" w:rsidP="00C742D3" w:rsidRDefault="00C742D3" w14:paraId="0A313DD6" w14:textId="6A83C9EF">
      <w:pPr>
        <w:rPr>
          <w:rFonts w:cs="Times New Roman"/>
        </w:rPr>
      </w:pPr>
    </w:p>
    <w:p w:rsidR="00C742D3" w:rsidP="00C742D3" w:rsidRDefault="00C742D3" w14:paraId="7CF55B44" w14:textId="2168DA5F">
      <w:pPr>
        <w:rPr>
          <w:rFonts w:cs="Times New Roman"/>
        </w:rPr>
      </w:pPr>
    </w:p>
    <w:p w:rsidR="00C742D3" w:rsidP="00C742D3" w:rsidRDefault="00C742D3" w14:paraId="069A0B12" w14:textId="26EE87F2">
      <w:pPr>
        <w:rPr>
          <w:rFonts w:cs="Times New Roman"/>
        </w:rPr>
      </w:pPr>
    </w:p>
    <w:p w:rsidR="00C742D3" w:rsidP="00C742D3" w:rsidRDefault="00C742D3" w14:paraId="59144284" w14:textId="77777777">
      <w:pPr>
        <w:rPr>
          <w:rFonts w:cs="Times New Roman"/>
        </w:rPr>
      </w:pPr>
    </w:p>
    <w:p w:rsidR="00C742D3" w:rsidP="00C742D3" w:rsidRDefault="00C742D3" w14:paraId="75AF5CD3" w14:textId="40907B65">
      <w:pPr>
        <w:rPr>
          <w:rFonts w:cs="Times New Roman"/>
        </w:rPr>
      </w:pPr>
    </w:p>
    <w:p w:rsidR="00C742D3" w:rsidP="00C742D3" w:rsidRDefault="00C742D3" w14:paraId="1858E901" w14:textId="77777777">
      <w:pPr>
        <w:rPr>
          <w:rFonts w:cs="Times New Roman"/>
        </w:rPr>
      </w:pPr>
    </w:p>
    <w:p w:rsidR="00C742D3" w:rsidP="00C742D3" w:rsidRDefault="00C742D3" w14:paraId="6ED67BCD" w14:textId="77777777">
      <w:pPr>
        <w:rPr>
          <w:rFonts w:cs="Times New Roman"/>
        </w:rPr>
      </w:pPr>
    </w:p>
    <w:p w:rsidR="00C742D3" w:rsidP="00C742D3" w:rsidRDefault="00C742D3" w14:paraId="1B6E8AF2" w14:textId="54ABA5BC">
      <w:pPr>
        <w:rPr>
          <w:rFonts w:cs="Times New Roman"/>
        </w:rPr>
      </w:pPr>
    </w:p>
    <w:p w:rsidR="00C742D3" w:rsidP="00C742D3" w:rsidRDefault="00C742D3" w14:paraId="5D35F7BF" w14:textId="77777777">
      <w:pPr>
        <w:rPr>
          <w:rFonts w:cs="Times New Roman"/>
        </w:rPr>
      </w:pPr>
    </w:p>
    <w:p w:rsidR="00C742D3" w:rsidP="00C742D3" w:rsidRDefault="00C742D3" w14:paraId="748AFC10" w14:textId="63386CC2">
      <w:pPr>
        <w:rPr>
          <w:rFonts w:cs="Times New Roman"/>
        </w:rPr>
      </w:pPr>
    </w:p>
    <w:p w:rsidR="00C742D3" w:rsidP="00C742D3" w:rsidRDefault="00C742D3" w14:paraId="574EF3B8" w14:textId="77777777">
      <w:pPr>
        <w:rPr>
          <w:rFonts w:cs="Times New Roman"/>
        </w:rPr>
      </w:pPr>
    </w:p>
    <w:p w:rsidR="00C742D3" w:rsidP="00C742D3" w:rsidRDefault="00C742D3" w14:paraId="1F418FB8" w14:textId="77777777">
      <w:pPr>
        <w:rPr>
          <w:rFonts w:cs="Times New Roman"/>
        </w:rPr>
      </w:pPr>
    </w:p>
    <w:p w:rsidR="00C742D3" w:rsidP="00C742D3" w:rsidRDefault="00C742D3" w14:paraId="16EE1C29" w14:textId="46789A7D">
      <w:pPr>
        <w:rPr>
          <w:rFonts w:cs="Times New Roman"/>
        </w:rPr>
      </w:pPr>
    </w:p>
    <w:p w:rsidR="00C742D3" w:rsidP="00C742D3" w:rsidRDefault="00C742D3" w14:paraId="6D589A09" w14:textId="77777777">
      <w:pPr>
        <w:rPr>
          <w:rFonts w:cs="Times New Roman"/>
        </w:rPr>
      </w:pPr>
    </w:p>
    <w:p w:rsidR="00C742D3" w:rsidP="00C742D3" w:rsidRDefault="00C742D3" w14:paraId="3653463B" w14:textId="72C7DB41">
      <w:pPr>
        <w:rPr>
          <w:rFonts w:cs="Times New Roman"/>
        </w:rPr>
      </w:pPr>
    </w:p>
    <w:p w:rsidR="00C742D3" w:rsidP="00C742D3" w:rsidRDefault="00C742D3" w14:paraId="05741BEF" w14:textId="4499946A">
      <w:pPr>
        <w:rPr>
          <w:rFonts w:cs="Times New Roman"/>
        </w:rPr>
      </w:pPr>
    </w:p>
    <w:p w:rsidR="00C742D3" w:rsidP="00C742D3" w:rsidRDefault="00C742D3" w14:paraId="5548B88E" w14:textId="5B3B7F82">
      <w:pPr>
        <w:rPr>
          <w:rFonts w:cs="Times New Roman"/>
        </w:rPr>
      </w:pPr>
    </w:p>
    <w:p w:rsidRPr="00C742D3" w:rsidR="00C742D3" w:rsidP="00C742D3" w:rsidRDefault="00C742D3" w14:paraId="78DA73EB" w14:textId="39CDE2F2">
      <w:pPr>
        <w:rPr>
          <w:rFonts w:cs="Times New Roman"/>
          <w:b/>
          <w:bCs/>
        </w:rPr>
      </w:pPr>
    </w:p>
    <w:p w:rsidR="00B22B0E" w:rsidP="0027334A" w:rsidRDefault="00C742D3" w14:paraId="0E814C88" w14:textId="2A882F96">
      <w:pPr>
        <w:ind w:left="360"/>
        <w:rPr>
          <w:rFonts w:cs="Times New Roman"/>
          <w:b/>
          <w:bCs/>
        </w:rPr>
      </w:pPr>
      <w:r>
        <w:rPr>
          <w:noProof/>
        </w:rPr>
        <mc:AlternateContent>
          <mc:Choice Requires="wps">
            <w:drawing>
              <wp:anchor distT="0" distB="0" distL="114300" distR="114300" simplePos="0" relativeHeight="251658274" behindDoc="0" locked="0" layoutInCell="1" allowOverlap="1" wp14:anchorId="25356417" wp14:editId="756A34B2">
                <wp:simplePos x="0" y="0"/>
                <wp:positionH relativeFrom="column">
                  <wp:posOffset>1056353</wp:posOffset>
                </wp:positionH>
                <wp:positionV relativeFrom="paragraph">
                  <wp:posOffset>201269</wp:posOffset>
                </wp:positionV>
                <wp:extent cx="6675755" cy="635"/>
                <wp:effectExtent l="0" t="0" r="0" b="0"/>
                <wp:wrapNone/>
                <wp:docPr id="1568200443" name="Text Box 1"/>
                <wp:cNvGraphicFramePr/>
                <a:graphic xmlns:a="http://schemas.openxmlformats.org/drawingml/2006/main">
                  <a:graphicData uri="http://schemas.microsoft.com/office/word/2010/wordprocessingShape">
                    <wps:wsp>
                      <wps:cNvSpPr txBox="1"/>
                      <wps:spPr>
                        <a:xfrm>
                          <a:off x="0" y="0"/>
                          <a:ext cx="6675755" cy="635"/>
                        </a:xfrm>
                        <a:prstGeom prst="rect">
                          <a:avLst/>
                        </a:prstGeom>
                        <a:solidFill>
                          <a:prstClr val="white"/>
                        </a:solidFill>
                        <a:ln>
                          <a:noFill/>
                        </a:ln>
                      </wps:spPr>
                      <wps:txbx>
                        <w:txbxContent>
                          <w:p w:rsidRPr="00092CA7" w:rsidR="00CE4B22" w:rsidP="00CE4B22" w:rsidRDefault="00CE4B22" w14:paraId="17AB825B" w14:textId="315890A2">
                            <w:pPr>
                              <w:pStyle w:val="Caption"/>
                              <w:rPr>
                                <w:rFonts w:cs="Times New Roman"/>
                                <w:b/>
                                <w:bCs/>
                                <w:noProof/>
                                <w:szCs w:val="22"/>
                              </w:rPr>
                            </w:pPr>
                            <w:r>
                              <w:t xml:space="preserve">Figure </w:t>
                            </w:r>
                            <w:r w:rsidR="006662F0">
                              <w:fldChar w:fldCharType="begin"/>
                            </w:r>
                            <w:r w:rsidR="006662F0">
                              <w:instrText xml:space="preserve"> SEQ Figure \* ARABIC </w:instrText>
                            </w:r>
                            <w:r w:rsidR="006662F0">
                              <w:fldChar w:fldCharType="separate"/>
                            </w:r>
                            <w:r w:rsidR="00EE130A">
                              <w:rPr>
                                <w:noProof/>
                              </w:rPr>
                              <w:t>8</w:t>
                            </w:r>
                            <w:r w:rsidR="006662F0">
                              <w:rPr>
                                <w:noProof/>
                              </w:rPr>
                              <w:fldChar w:fldCharType="end"/>
                            </w:r>
                            <w:r>
                              <w:t xml:space="preserve"> : Calculating Euclidean Distance in QGIS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5793B19C">
              <v:shape id="_x0000_s1049" style="position:absolute;left:0;text-align:left;margin-left:83.2pt;margin-top:15.85pt;width:525.65pt;height:.05pt;z-index:25165827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vBIHAIAAEAEAAAOAAAAZHJzL2Uyb0RvYy54bWysU8Fu2zAMvQ/YPwi6L05SJB2M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" w14:anchorId="25356417">
                <v:textbox style="mso-fit-shape-to-text:t" inset="0,0,0,0">
                  <w:txbxContent>
                    <w:p w:rsidRPr="00092CA7" w:rsidR="00CE4B22" w:rsidP="00CE4B22" w:rsidRDefault="00CE4B22" w14:paraId="285FD2B8" w14:textId="315890A2">
                      <w:pPr>
                        <w:pStyle w:val="Caption"/>
                        <w:rPr>
                          <w:rFonts w:cs="Times New Roman"/>
                          <w:b/>
                          <w:bCs/>
                          <w:noProof/>
                          <w:szCs w:val="22"/>
                        </w:rPr>
                      </w:pPr>
                      <w:r>
                        <w:t xml:space="preserve">Figure </w:t>
                      </w:r>
                      <w:r w:rsidR="006662F0">
                        <w:fldChar w:fldCharType="begin"/>
                      </w:r>
                      <w:r w:rsidR="006662F0">
                        <w:instrText xml:space="preserve"> SEQ Figure \* ARABIC </w:instrText>
                      </w:r>
                      <w:r w:rsidR="006662F0">
                        <w:fldChar w:fldCharType="separate"/>
                      </w:r>
                      <w:r w:rsidR="00EE130A">
                        <w:rPr>
                          <w:noProof/>
                        </w:rPr>
                        <w:t>8</w:t>
                      </w:r>
                      <w:r w:rsidR="006662F0">
                        <w:rPr>
                          <w:noProof/>
                        </w:rPr>
                        <w:fldChar w:fldCharType="end"/>
                      </w:r>
                      <w:r>
                        <w:t xml:space="preserve"> : Calculating Euclidean Distance in QGIS</w:t>
                      </w:r>
                    </w:p>
                  </w:txbxContent>
                </v:textbox>
              </v:shape>
            </w:pict>
          </mc:Fallback>
        </mc:AlternateContent>
      </w:r>
      <w:r w:rsidR="00B22B0E">
        <w:rPr>
          <w:rFonts w:cs="Times New Roman"/>
          <w:b/>
          <w:bCs/>
        </w:rPr>
        <w:t xml:space="preserve"> </w:t>
      </w:r>
    </w:p>
    <w:p w:rsidRPr="00196AB3" w:rsidR="000C794C" w:rsidP="00492D6E" w:rsidRDefault="00C742D3" w14:paraId="6FFDA7AC" w14:textId="2D99D2D8">
      <w:pPr>
        <w:rPr>
          <w:rFonts w:cs="Times New Roman"/>
        </w:rPr>
      </w:pPr>
      <w:r>
        <w:rPr>
          <w:noProof/>
        </w:rPr>
        <mc:AlternateContent>
          <mc:Choice Requires="wps">
            <w:drawing>
              <wp:anchor distT="0" distB="0" distL="114300" distR="114300" simplePos="0" relativeHeight="251658258" behindDoc="0" locked="0" layoutInCell="1" allowOverlap="1" wp14:anchorId="7A645287" wp14:editId="3436D84B">
                <wp:simplePos x="0" y="0"/>
                <wp:positionH relativeFrom="margin">
                  <wp:posOffset>-227097</wp:posOffset>
                </wp:positionH>
                <wp:positionV relativeFrom="paragraph">
                  <wp:posOffset>282988</wp:posOffset>
                </wp:positionV>
                <wp:extent cx="6526530" cy="1828800"/>
                <wp:effectExtent l="0" t="0" r="26670" b="19050"/>
                <wp:wrapSquare wrapText="bothSides"/>
                <wp:docPr id="1263693255" name="Text Box 1"/>
                <wp:cNvGraphicFramePr/>
                <a:graphic xmlns:a="http://schemas.openxmlformats.org/drawingml/2006/main">
                  <a:graphicData uri="http://schemas.microsoft.com/office/word/2010/wordprocessingShape">
                    <wps:wsp>
                      <wps:cNvSpPr txBox="1"/>
                      <wps:spPr>
                        <a:xfrm>
                          <a:off x="0" y="0"/>
                          <a:ext cx="6526530" cy="1828800"/>
                        </a:xfrm>
                        <a:prstGeom prst="rect">
                          <a:avLst/>
                        </a:prstGeom>
                        <a:solidFill>
                          <a:schemeClr val="accent4">
                            <a:lumMod val="20000"/>
                            <a:lumOff val="80000"/>
                          </a:schemeClr>
                        </a:solidFill>
                        <a:ln w="6350">
                          <a:solidFill>
                            <a:prstClr val="black"/>
                          </a:solidFill>
                        </a:ln>
                      </wps:spPr>
                      <wps:txbx>
                        <w:txbxContent>
                          <w:p w:rsidR="000C794C" w:rsidP="0027334A" w:rsidRDefault="000C794C" w14:paraId="25FCD425" w14:textId="77777777">
                            <w:pPr>
                              <w:ind w:left="360"/>
                              <w:rPr>
                                <w:rFonts w:cs="Times New Roman"/>
                                <w:b/>
                                <w:bCs/>
                              </w:rPr>
                            </w:pPr>
                            <w:r>
                              <w:rPr>
                                <w:rFonts w:cs="Times New Roman"/>
                                <w:b/>
                                <w:bCs/>
                              </w:rPr>
                              <w:t>You should now have the following distance layers</w:t>
                            </w:r>
                          </w:p>
                          <w:p w:rsidRPr="00DE584E" w:rsidR="000C794C" w:rsidP="00151EF7" w:rsidRDefault="000C794C" w14:paraId="6F6353B3" w14:textId="459666E2">
                            <w:pPr>
                              <w:pStyle w:val="ListParagraph"/>
                              <w:numPr>
                                <w:ilvl w:val="0"/>
                                <w:numId w:val="26"/>
                              </w:numPr>
                              <w:rPr>
                                <w:rFonts w:ascii="Courier New" w:hAnsi="Courier New" w:cs="Courier New"/>
                              </w:rPr>
                            </w:pPr>
                            <w:r w:rsidRPr="00DE584E">
                              <w:rPr>
                                <w:rFonts w:ascii="Courier New" w:hAnsi="Courier New" w:cs="Courier New"/>
                              </w:rPr>
                              <w:t>Distance_Major_Roads.tif</w:t>
                            </w:r>
                          </w:p>
                          <w:p w:rsidRPr="00DE584E" w:rsidR="000C794C" w:rsidP="00151EF7" w:rsidRDefault="000C794C" w14:paraId="508EE613" w14:textId="77777777">
                            <w:pPr>
                              <w:pStyle w:val="ListParagraph"/>
                              <w:numPr>
                                <w:ilvl w:val="0"/>
                                <w:numId w:val="26"/>
                              </w:numPr>
                              <w:rPr>
                                <w:rFonts w:ascii="Courier New" w:hAnsi="Courier New" w:cs="Courier New"/>
                              </w:rPr>
                            </w:pPr>
                            <w:r w:rsidRPr="00DE584E">
                              <w:rPr>
                                <w:rFonts w:ascii="Courier New" w:hAnsi="Courier New" w:cs="Courier New"/>
                              </w:rPr>
                              <w:t>Distance_M</w:t>
                            </w:r>
                            <w:r>
                              <w:rPr>
                                <w:rFonts w:ascii="Courier New" w:hAnsi="Courier New" w:cs="Courier New"/>
                              </w:rPr>
                              <w:t>inor_Roads</w:t>
                            </w:r>
                            <w:r w:rsidRPr="00DE584E">
                              <w:rPr>
                                <w:rFonts w:ascii="Courier New" w:hAnsi="Courier New" w:cs="Courier New"/>
                              </w:rPr>
                              <w:t>.tif</w:t>
                            </w:r>
                          </w:p>
                          <w:p w:rsidRPr="00DE584E" w:rsidR="000C794C" w:rsidP="00151EF7" w:rsidRDefault="000C794C" w14:paraId="151D3E0C" w14:textId="77777777">
                            <w:pPr>
                              <w:pStyle w:val="ListParagraph"/>
                              <w:numPr>
                                <w:ilvl w:val="0"/>
                                <w:numId w:val="26"/>
                              </w:numPr>
                              <w:rPr>
                                <w:rFonts w:ascii="Courier New" w:hAnsi="Courier New" w:cs="Courier New"/>
                              </w:rPr>
                            </w:pPr>
                            <w:r w:rsidRPr="00DE584E">
                              <w:rPr>
                                <w:rFonts w:ascii="Courier New" w:hAnsi="Courier New" w:cs="Courier New"/>
                              </w:rPr>
                              <w:t>Distance_</w:t>
                            </w:r>
                            <w:r>
                              <w:rPr>
                                <w:rFonts w:ascii="Courier New" w:hAnsi="Courier New" w:cs="Courier New"/>
                              </w:rPr>
                              <w:t>Agriculture</w:t>
                            </w:r>
                            <w:r w:rsidRPr="00DE584E">
                              <w:rPr>
                                <w:rFonts w:ascii="Courier New" w:hAnsi="Courier New" w:cs="Courier New"/>
                              </w:rPr>
                              <w:t>.tif</w:t>
                            </w:r>
                          </w:p>
                          <w:p w:rsidRPr="00C93A16" w:rsidR="000C794C" w:rsidP="00151EF7" w:rsidRDefault="000C794C" w14:paraId="1DE20F5A" w14:textId="77777777">
                            <w:pPr>
                              <w:pStyle w:val="ListParagraph"/>
                              <w:numPr>
                                <w:ilvl w:val="0"/>
                                <w:numId w:val="26"/>
                              </w:numPr>
                              <w:rPr>
                                <w:rFonts w:ascii="Courier New" w:hAnsi="Courier New" w:cs="Courier New"/>
                              </w:rPr>
                            </w:pPr>
                            <w:r w:rsidRPr="00DE584E">
                              <w:rPr>
                                <w:rFonts w:ascii="Courier New" w:hAnsi="Courier New" w:cs="Courier New"/>
                              </w:rPr>
                              <w:t>Distance_</w:t>
                            </w:r>
                            <w:r>
                              <w:rPr>
                                <w:rFonts w:ascii="Courier New" w:hAnsi="Courier New" w:cs="Courier New"/>
                              </w:rPr>
                              <w:t>Builtup</w:t>
                            </w:r>
                            <w:r w:rsidRPr="00DE584E">
                              <w:rPr>
                                <w:rFonts w:ascii="Courier New" w:hAnsi="Courier New" w:cs="Courier New"/>
                              </w:rPr>
                              <w:t>.tif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0E9E518B">
              <v:shape id="_x0000_s1050" style="position:absolute;margin-left:-17.9pt;margin-top:22.3pt;width:513.9pt;height:2in;z-index:25165825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fillcolor="#fff2cc [66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" w14:anchorId="7A645287">
                <v:textbox style="mso-fit-shape-to-text:t">
                  <w:txbxContent>
                    <w:p w:rsidR="000C794C" w:rsidP="0027334A" w:rsidRDefault="000C794C" w14:paraId="2F8BB185" w14:textId="77777777">
                      <w:pPr>
                        <w:ind w:left="360"/>
                        <w:rPr>
                          <w:rFonts w:cs="Times New Roman"/>
                          <w:b/>
                          <w:bCs/>
                        </w:rPr>
                      </w:pPr>
                      <w:r>
                        <w:rPr>
                          <w:rFonts w:cs="Times New Roman"/>
                          <w:b/>
                          <w:bCs/>
                        </w:rPr>
                        <w:t>You should now have the following distance layers</w:t>
                      </w:r>
                    </w:p>
                    <w:p w:rsidRPr="00DE584E" w:rsidR="000C794C" w:rsidP="00151EF7" w:rsidRDefault="000C794C" w14:paraId="33FF63E0" w14:textId="459666E2">
                      <w:pPr>
                        <w:pStyle w:val="ListParagraph"/>
                        <w:numPr>
                          <w:ilvl w:val="0"/>
                          <w:numId w:val="26"/>
                        </w:numPr>
                        <w:rPr>
                          <w:rFonts w:ascii="Courier New" w:hAnsi="Courier New" w:cs="Courier New"/>
                        </w:rPr>
                      </w:pPr>
                      <w:r w:rsidRPr="00DE584E">
                        <w:rPr>
                          <w:rFonts w:ascii="Courier New" w:hAnsi="Courier New" w:cs="Courier New"/>
                        </w:rPr>
                        <w:t>Distance_Major_Roads.tif</w:t>
                      </w:r>
                    </w:p>
                    <w:p w:rsidRPr="00DE584E" w:rsidR="000C794C" w:rsidP="00151EF7" w:rsidRDefault="000C794C" w14:paraId="0509BF66" w14:textId="77777777">
                      <w:pPr>
                        <w:pStyle w:val="ListParagraph"/>
                        <w:numPr>
                          <w:ilvl w:val="0"/>
                          <w:numId w:val="26"/>
                        </w:numPr>
                        <w:rPr>
                          <w:rFonts w:ascii="Courier New" w:hAnsi="Courier New" w:cs="Courier New"/>
                        </w:rPr>
                      </w:pPr>
                      <w:r w:rsidRPr="00DE584E">
                        <w:rPr>
                          <w:rFonts w:ascii="Courier New" w:hAnsi="Courier New" w:cs="Courier New"/>
                        </w:rPr>
                        <w:t>Distance_M</w:t>
                      </w:r>
                      <w:r>
                        <w:rPr>
                          <w:rFonts w:ascii="Courier New" w:hAnsi="Courier New" w:cs="Courier New"/>
                        </w:rPr>
                        <w:t>inor_Roads</w:t>
                      </w:r>
                      <w:r w:rsidRPr="00DE584E">
                        <w:rPr>
                          <w:rFonts w:ascii="Courier New" w:hAnsi="Courier New" w:cs="Courier New"/>
                        </w:rPr>
                        <w:t>.tif</w:t>
                      </w:r>
                    </w:p>
                    <w:p w:rsidRPr="00DE584E" w:rsidR="000C794C" w:rsidP="00151EF7" w:rsidRDefault="000C794C" w14:paraId="45147B1E" w14:textId="77777777">
                      <w:pPr>
                        <w:pStyle w:val="ListParagraph"/>
                        <w:numPr>
                          <w:ilvl w:val="0"/>
                          <w:numId w:val="26"/>
                        </w:numPr>
                        <w:rPr>
                          <w:rFonts w:ascii="Courier New" w:hAnsi="Courier New" w:cs="Courier New"/>
                        </w:rPr>
                      </w:pPr>
                      <w:r w:rsidRPr="00DE584E">
                        <w:rPr>
                          <w:rFonts w:ascii="Courier New" w:hAnsi="Courier New" w:cs="Courier New"/>
                        </w:rPr>
                        <w:t>Distance_</w:t>
                      </w:r>
                      <w:r>
                        <w:rPr>
                          <w:rFonts w:ascii="Courier New" w:hAnsi="Courier New" w:cs="Courier New"/>
                        </w:rPr>
                        <w:t>Agriculture</w:t>
                      </w:r>
                      <w:r w:rsidRPr="00DE584E">
                        <w:rPr>
                          <w:rFonts w:ascii="Courier New" w:hAnsi="Courier New" w:cs="Courier New"/>
                        </w:rPr>
                        <w:t>.tif</w:t>
                      </w:r>
                    </w:p>
                    <w:p w:rsidRPr="00C93A16" w:rsidR="000C794C" w:rsidP="00151EF7" w:rsidRDefault="000C794C" w14:paraId="47CA6FF0" w14:textId="77777777">
                      <w:pPr>
                        <w:pStyle w:val="ListParagraph"/>
                        <w:numPr>
                          <w:ilvl w:val="0"/>
                          <w:numId w:val="26"/>
                        </w:numPr>
                        <w:rPr>
                          <w:rFonts w:ascii="Courier New" w:hAnsi="Courier New" w:cs="Courier New"/>
                        </w:rPr>
                      </w:pPr>
                      <w:r w:rsidRPr="00DE584E">
                        <w:rPr>
                          <w:rFonts w:ascii="Courier New" w:hAnsi="Courier New" w:cs="Courier New"/>
                        </w:rPr>
                        <w:t>Distance_</w:t>
                      </w:r>
                      <w:r>
                        <w:rPr>
                          <w:rFonts w:ascii="Courier New" w:hAnsi="Courier New" w:cs="Courier New"/>
                        </w:rPr>
                        <w:t>Builtup</w:t>
                      </w:r>
                      <w:r w:rsidRPr="00DE584E">
                        <w:rPr>
                          <w:rFonts w:ascii="Courier New" w:hAnsi="Courier New" w:cs="Courier New"/>
                        </w:rPr>
                        <w:t>.tif</w:t>
                      </w:r>
                    </w:p>
                  </w:txbxContent>
                </v:textbox>
                <w10:wrap type="square" anchorx="margin"/>
              </v:shape>
            </w:pict>
          </mc:Fallback>
        </mc:AlternateContent>
      </w:r>
    </w:p>
    <w:p w:rsidRPr="00B22B0E" w:rsidR="0064680E" w:rsidP="000A5888" w:rsidRDefault="000D3340" w14:paraId="3BAB4751" w14:textId="548D6BA1">
      <w:pPr>
        <w:rPr>
          <w:rFonts w:cs="Times New Roman"/>
          <w:b/>
          <w:bCs/>
        </w:rPr>
      </w:pPr>
      <w:r w:rsidRPr="00B22B0E">
        <w:rPr>
          <w:rFonts w:cs="Times New Roman"/>
          <w:b/>
          <w:bCs/>
        </w:rPr>
        <w:t>Step 2 – Apply Distance Thresholds (Buffers)</w:t>
      </w:r>
    </w:p>
    <w:p w:rsidRPr="00196AB3" w:rsidR="00143EC0" w:rsidP="000A5888" w:rsidRDefault="003F5EDB" w14:paraId="47463D2C" w14:textId="3E2D182C">
      <w:pPr>
        <w:rPr>
          <w:rFonts w:cs="Times New Roman"/>
        </w:rPr>
      </w:pPr>
      <w:r>
        <w:rPr>
          <w:noProof/>
        </w:rPr>
        <mc:AlternateContent>
          <mc:Choice Requires="wps">
            <w:drawing>
              <wp:anchor distT="0" distB="0" distL="114300" distR="114300" simplePos="0" relativeHeight="251658255" behindDoc="0" locked="0" layoutInCell="1" allowOverlap="1" wp14:anchorId="35845BAC" wp14:editId="3EF91A20">
                <wp:simplePos x="0" y="0"/>
                <wp:positionH relativeFrom="margin">
                  <wp:align>left</wp:align>
                </wp:positionH>
                <wp:positionV relativeFrom="paragraph">
                  <wp:posOffset>419100</wp:posOffset>
                </wp:positionV>
                <wp:extent cx="1828800" cy="1828800"/>
                <wp:effectExtent l="0" t="0" r="12700" b="12700"/>
                <wp:wrapSquare wrapText="bothSides"/>
                <wp:docPr id="25008011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20000"/>
                            <a:lumOff val="80000"/>
                          </a:schemeClr>
                        </a:solidFill>
                        <a:ln w="6350">
                          <a:solidFill>
                            <a:prstClr val="black"/>
                          </a:solidFill>
                        </a:ln>
                      </wps:spPr>
                      <wps:txbx>
                        <w:txbxContent>
                          <w:p w:rsidRPr="00E43E87" w:rsidR="003F5EDB" w:rsidP="00E43E87" w:rsidRDefault="001E360C" w14:paraId="38B59964" w14:textId="7DC93203">
                            <w:pPr>
                              <w:rPr>
                                <w:rFonts w:cs="Times New Roman"/>
                              </w:rPr>
                            </w:pPr>
                            <w:r>
                              <w:rPr>
                                <w:rFonts w:cs="Times New Roman"/>
                                <w:b/>
                                <w:bCs/>
                              </w:rPr>
                              <w:t>TIP</w:t>
                            </w:r>
                            <w:r w:rsidR="003F5EDB">
                              <w:rPr>
                                <w:rFonts w:cs="Times New Roman"/>
                              </w:rPr>
                              <w:t xml:space="preserve">: </w:t>
                            </w:r>
                            <w:r w:rsidRPr="00196AB3" w:rsidR="003F5EDB">
                              <w:rPr>
                                <w:rFonts w:cs="Times New Roman"/>
                              </w:rPr>
                              <w:t>It is good practice that use locally defined thresholds that reflect the</w:t>
                            </w:r>
                            <w:r w:rsidR="003B3144">
                              <w:rPr>
                                <w:rFonts w:cs="Times New Roman"/>
                              </w:rPr>
                              <w:t xml:space="preserve"> country’s </w:t>
                            </w:r>
                            <w:r w:rsidRPr="00196AB3" w:rsidR="003F5EDB">
                              <w:rPr>
                                <w:rFonts w:cs="Times New Roman"/>
                              </w:rPr>
                              <w:t>ecological conditions and local</w:t>
                            </w:r>
                            <w:r w:rsidR="00F23A75">
                              <w:rPr>
                                <w:rFonts w:cs="Times New Roman"/>
                              </w:rPr>
                              <w:t>/ expert</w:t>
                            </w:r>
                            <w:r w:rsidR="003F5EDB">
                              <w:rPr>
                                <w:rFonts w:cs="Times New Roman"/>
                              </w:rPr>
                              <w:t xml:space="preserve"> knowledge.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w14:anchorId="25479C32">
              <v:shape id="_x0000_s1051" style="position:absolute;margin-left:0;margin-top:33pt;width:2in;height:2in;z-index:251658255;visibility:visible;mso-wrap-style:none;mso-wrap-distance-left:9pt;mso-wrap-distance-top:0;mso-wrap-distance-right:9pt;mso-wrap-distance-bottom:0;mso-position-horizontal:left;mso-position-horizontal-relative:margin;mso-position-vertical:absolute;mso-position-vertical-relative:text;v-text-anchor:top" fillcolor="#d9e2f3 [660]"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" w14:anchorId="35845BAC">
                <v:textbox style="mso-fit-shape-to-text:t">
                  <w:txbxContent>
                    <w:p w:rsidRPr="00E43E87" w:rsidR="003F5EDB" w:rsidP="00E43E87" w:rsidRDefault="001E360C" w14:paraId="45BCD8B9" w14:textId="7DC93203">
                      <w:pPr>
                        <w:rPr>
                          <w:rFonts w:cs="Times New Roman"/>
                        </w:rPr>
                      </w:pPr>
                      <w:r>
                        <w:rPr>
                          <w:rFonts w:cs="Times New Roman"/>
                          <w:b/>
                          <w:bCs/>
                        </w:rPr>
                        <w:t>TIP</w:t>
                      </w:r>
                      <w:r w:rsidR="003F5EDB">
                        <w:rPr>
                          <w:rFonts w:cs="Times New Roman"/>
                        </w:rPr>
                        <w:t xml:space="preserve">: </w:t>
                      </w:r>
                      <w:r w:rsidRPr="00196AB3" w:rsidR="003F5EDB">
                        <w:rPr>
                          <w:rFonts w:cs="Times New Roman"/>
                        </w:rPr>
                        <w:t>It is good practice that use locally defined thresholds that reflect the</w:t>
                      </w:r>
                      <w:r w:rsidR="003B3144">
                        <w:rPr>
                          <w:rFonts w:cs="Times New Roman"/>
                        </w:rPr>
                        <w:t xml:space="preserve"> country’s </w:t>
                      </w:r>
                      <w:r w:rsidRPr="00196AB3" w:rsidR="003F5EDB">
                        <w:rPr>
                          <w:rFonts w:cs="Times New Roman"/>
                        </w:rPr>
                        <w:t>ecological conditions and local</w:t>
                      </w:r>
                      <w:r w:rsidR="00F23A75">
                        <w:rPr>
                          <w:rFonts w:cs="Times New Roman"/>
                        </w:rPr>
                        <w:t>/ expert</w:t>
                      </w:r>
                      <w:r w:rsidR="003F5EDB">
                        <w:rPr>
                          <w:rFonts w:cs="Times New Roman"/>
                        </w:rPr>
                        <w:t xml:space="preserve"> knowledge.</w:t>
                      </w:r>
                    </w:p>
                  </w:txbxContent>
                </v:textbox>
                <w10:wrap type="square" anchorx="margin"/>
              </v:shape>
            </w:pict>
          </mc:Fallback>
        </mc:AlternateContent>
      </w:r>
      <w:r w:rsidRPr="00196AB3" w:rsidR="001E3FC4">
        <w:rPr>
          <w:rFonts w:cs="Times New Roman"/>
        </w:rPr>
        <w:t>Next,</w:t>
      </w:r>
      <w:r w:rsidRPr="00196AB3" w:rsidR="00143EC0">
        <w:rPr>
          <w:rFonts w:cs="Times New Roman"/>
        </w:rPr>
        <w:t xml:space="preserve"> we set thresholds that define what counts as ‘</w:t>
      </w:r>
      <w:r w:rsidRPr="00196AB3" w:rsidR="003D587D">
        <w:rPr>
          <w:rFonts w:cs="Times New Roman"/>
        </w:rPr>
        <w:t>anthropogenic</w:t>
      </w:r>
      <w:r w:rsidRPr="00196AB3" w:rsidR="00143EC0">
        <w:rPr>
          <w:rFonts w:cs="Times New Roman"/>
        </w:rPr>
        <w:t xml:space="preserve"> influence</w:t>
      </w:r>
      <w:r w:rsidRPr="00196AB3" w:rsidR="00EC43F4">
        <w:rPr>
          <w:rFonts w:cs="Times New Roman"/>
        </w:rPr>
        <w:t>.’</w:t>
      </w:r>
      <w:r w:rsidRPr="00196AB3" w:rsidR="008E7B36">
        <w:rPr>
          <w:rFonts w:cs="Times New Roman"/>
        </w:rPr>
        <w:t xml:space="preserve"> </w:t>
      </w:r>
    </w:p>
    <w:p w:rsidR="003F5EDB" w:rsidP="000A5888" w:rsidRDefault="003F5EDB" w14:paraId="4222A0A1" w14:textId="2DF1562D">
      <w:pPr>
        <w:rPr>
          <w:rFonts w:cs="Times New Roman"/>
        </w:rPr>
      </w:pPr>
    </w:p>
    <w:p w:rsidRPr="00F23A75" w:rsidR="00F05AB9" w:rsidP="00830668" w:rsidRDefault="00F05AB9" w14:paraId="55912C6C" w14:textId="1E5BADF3">
      <w:pPr>
        <w:ind w:left="360"/>
        <w:rPr>
          <w:rFonts w:cs="Times New Roman"/>
        </w:rPr>
      </w:pPr>
      <w:r w:rsidRPr="00F23A75">
        <w:rPr>
          <w:rFonts w:cs="Times New Roman"/>
        </w:rPr>
        <w:t>In QGIS,</w:t>
      </w:r>
    </w:p>
    <w:p w:rsidRPr="00BA18BE" w:rsidR="003D587D" w:rsidP="00151EF7" w:rsidRDefault="00776D5C" w14:paraId="367C5929" w14:textId="1D2E5F29">
      <w:pPr>
        <w:pStyle w:val="ListParagraph"/>
        <w:numPr>
          <w:ilvl w:val="0"/>
          <w:numId w:val="27"/>
        </w:numPr>
        <w:ind w:left="1080"/>
        <w:rPr>
          <w:rFonts w:cs="Times New Roman"/>
        </w:rPr>
      </w:pPr>
      <w:r w:rsidRPr="00BA18BE">
        <w:rPr>
          <w:rFonts w:cs="Times New Roman"/>
        </w:rPr>
        <w:t xml:space="preserve">Navigate to the </w:t>
      </w:r>
      <w:r w:rsidRPr="00BA18BE" w:rsidR="00F23A75">
        <w:rPr>
          <w:rFonts w:cs="Times New Roman"/>
          <w:b/>
          <w:bCs/>
        </w:rPr>
        <w:t>P</w:t>
      </w:r>
      <w:r w:rsidRPr="00BA18BE">
        <w:rPr>
          <w:rFonts w:cs="Times New Roman"/>
          <w:b/>
          <w:bCs/>
        </w:rPr>
        <w:t>rocessing</w:t>
      </w:r>
      <w:r w:rsidRPr="00BA18BE" w:rsidR="00E9100A">
        <w:rPr>
          <w:rFonts w:cs="Times New Roman"/>
        </w:rPr>
        <w:t xml:space="preserve"> </w:t>
      </w:r>
      <w:r w:rsidR="00D60631">
        <w:rPr>
          <w:rFonts w:cs="Times New Roman"/>
        </w:rPr>
        <w:t>→</w:t>
      </w:r>
      <w:r w:rsidRPr="00BA18BE">
        <w:rPr>
          <w:rFonts w:cs="Times New Roman"/>
        </w:rPr>
        <w:t xml:space="preserve"> </w:t>
      </w:r>
      <w:r w:rsidRPr="00BA18BE" w:rsidR="00E9100A">
        <w:rPr>
          <w:rFonts w:cs="Times New Roman"/>
          <w:b/>
          <w:bCs/>
        </w:rPr>
        <w:t>T</w:t>
      </w:r>
      <w:r w:rsidRPr="00BA18BE" w:rsidR="00782D07">
        <w:rPr>
          <w:rFonts w:cs="Times New Roman"/>
          <w:b/>
          <w:bCs/>
        </w:rPr>
        <w:t>oolbox</w:t>
      </w:r>
      <w:r w:rsidRPr="00BA18BE" w:rsidR="00782D07">
        <w:rPr>
          <w:rFonts w:cs="Times New Roman"/>
        </w:rPr>
        <w:t xml:space="preserve"> </w:t>
      </w:r>
      <w:r w:rsidR="00D60631">
        <w:rPr>
          <w:rFonts w:cs="Times New Roman"/>
        </w:rPr>
        <w:t>→</w:t>
      </w:r>
      <w:r w:rsidRPr="00BA18BE" w:rsidR="00782D07">
        <w:rPr>
          <w:rFonts w:cs="Times New Roman"/>
        </w:rPr>
        <w:t xml:space="preserve"> </w:t>
      </w:r>
      <w:r w:rsidRPr="00BA18BE" w:rsidR="00782D07">
        <w:rPr>
          <w:rFonts w:cs="Times New Roman"/>
          <w:b/>
          <w:bCs/>
        </w:rPr>
        <w:t xml:space="preserve">Raster </w:t>
      </w:r>
      <w:r w:rsidR="00D60631">
        <w:rPr>
          <w:rFonts w:cs="Times New Roman"/>
        </w:rPr>
        <w:t>→</w:t>
      </w:r>
      <w:r w:rsidRPr="00BA18BE" w:rsidR="00782D07">
        <w:rPr>
          <w:rFonts w:cs="Times New Roman"/>
        </w:rPr>
        <w:t xml:space="preserve"> </w:t>
      </w:r>
      <w:r w:rsidRPr="00BA18BE" w:rsidR="003D587D">
        <w:rPr>
          <w:rFonts w:cs="Times New Roman"/>
          <w:b/>
          <w:bCs/>
        </w:rPr>
        <w:t xml:space="preserve">Raster </w:t>
      </w:r>
      <w:r w:rsidRPr="00BA18BE" w:rsidR="001E3FC4">
        <w:rPr>
          <w:rFonts w:cs="Times New Roman"/>
          <w:b/>
          <w:bCs/>
        </w:rPr>
        <w:t>Calculator.</w:t>
      </w:r>
    </w:p>
    <w:p w:rsidRPr="00BA18BE" w:rsidR="005B4C78" w:rsidP="00151EF7" w:rsidRDefault="005B4C78" w14:paraId="22A91A7C" w14:textId="2CF35873">
      <w:pPr>
        <w:pStyle w:val="ListParagraph"/>
        <w:numPr>
          <w:ilvl w:val="0"/>
          <w:numId w:val="27"/>
        </w:numPr>
        <w:ind w:left="1080"/>
        <w:rPr>
          <w:rFonts w:cs="Times New Roman"/>
        </w:rPr>
      </w:pPr>
      <w:r w:rsidRPr="00BA18BE">
        <w:rPr>
          <w:rFonts w:cs="Times New Roman"/>
        </w:rPr>
        <w:t xml:space="preserve">Apply the following </w:t>
      </w:r>
      <w:r w:rsidRPr="00BA18BE" w:rsidR="001E3FC4">
        <w:rPr>
          <w:rFonts w:cs="Times New Roman"/>
        </w:rPr>
        <w:t>expression (</w:t>
      </w:r>
      <w:r w:rsidRPr="00BA18BE" w:rsidR="004C650D">
        <w:rPr>
          <w:rFonts w:cs="Times New Roman"/>
        </w:rPr>
        <w:t>Using</w:t>
      </w:r>
      <w:r w:rsidRPr="00BA18BE">
        <w:rPr>
          <w:rFonts w:cs="Times New Roman"/>
        </w:rPr>
        <w:t xml:space="preserve"> the example </w:t>
      </w:r>
      <w:r w:rsidRPr="00BA18BE" w:rsidR="009F6E8C">
        <w:rPr>
          <w:rFonts w:cs="Times New Roman"/>
        </w:rPr>
        <w:t>of major roads</w:t>
      </w:r>
      <w:r w:rsidRPr="00BA18BE">
        <w:rPr>
          <w:rFonts w:cs="Times New Roman"/>
        </w:rPr>
        <w:t>)</w:t>
      </w:r>
      <w:r w:rsidR="00E15D68">
        <w:rPr>
          <w:rFonts w:cs="Times New Roman"/>
        </w:rPr>
        <w:t xml:space="preserve"> as shown in figure </w:t>
      </w:r>
      <w:r w:rsidR="00C27F2D">
        <w:rPr>
          <w:rFonts w:cs="Times New Roman"/>
        </w:rPr>
        <w:t>7.</w:t>
      </w:r>
    </w:p>
    <w:p w:rsidR="00363D67" w:rsidP="00830668" w:rsidRDefault="00363D67" w14:paraId="42E2AF9E" w14:textId="46C980C4">
      <w:pPr>
        <w:ind w:left="1800"/>
        <w:rPr>
          <w:rFonts w:ascii="Courier New" w:hAnsi="Courier New" w:cs="Courier New"/>
        </w:rPr>
      </w:pPr>
      <w:r w:rsidRPr="00363D67">
        <w:rPr>
          <w:rFonts w:ascii="Courier New" w:hAnsi="Courier New" w:cs="Courier New"/>
        </w:rPr>
        <w:t>"</w:t>
      </w:r>
      <w:r>
        <w:rPr>
          <w:rFonts w:ascii="Courier New" w:hAnsi="Courier New" w:cs="Courier New"/>
        </w:rPr>
        <w:t>Distance</w:t>
      </w:r>
      <w:r w:rsidRPr="00363D67">
        <w:rPr>
          <w:rFonts w:ascii="Courier New" w:hAnsi="Courier New" w:cs="Courier New"/>
        </w:rPr>
        <w:t>_</w:t>
      </w:r>
      <w:r>
        <w:rPr>
          <w:rFonts w:ascii="Courier New" w:hAnsi="Courier New" w:cs="Courier New"/>
        </w:rPr>
        <w:t>M</w:t>
      </w:r>
      <w:r w:rsidRPr="00363D67">
        <w:rPr>
          <w:rFonts w:ascii="Courier New" w:hAnsi="Courier New" w:cs="Courier New"/>
        </w:rPr>
        <w:t>ajor_</w:t>
      </w:r>
      <w:r>
        <w:rPr>
          <w:rFonts w:ascii="Courier New" w:hAnsi="Courier New" w:cs="Courier New"/>
        </w:rPr>
        <w:t>R</w:t>
      </w:r>
      <w:r w:rsidRPr="00363D67">
        <w:rPr>
          <w:rFonts w:ascii="Courier New" w:hAnsi="Courier New" w:cs="Courier New"/>
        </w:rPr>
        <w:t xml:space="preserve">oads@1" &lt;= </w:t>
      </w:r>
      <w:r w:rsidR="00180FC6">
        <w:rPr>
          <w:rFonts w:ascii="Courier New" w:hAnsi="Courier New" w:cs="Courier New"/>
        </w:rPr>
        <w:t>1500</w:t>
      </w:r>
    </w:p>
    <w:p w:rsidRPr="00830668" w:rsidR="00830668" w:rsidP="00830668" w:rsidRDefault="00BF5088" w14:paraId="09624DB9" w14:textId="4BE06293">
      <w:pPr>
        <w:pStyle w:val="ListParagraph"/>
        <w:ind w:left="1080"/>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58275" behindDoc="0" locked="0" layoutInCell="1" allowOverlap="1" wp14:anchorId="4EF4203C" wp14:editId="4E1D5A73">
                <wp:simplePos x="0" y="0"/>
                <wp:positionH relativeFrom="margin">
                  <wp:posOffset>-694592</wp:posOffset>
                </wp:positionH>
                <wp:positionV relativeFrom="paragraph">
                  <wp:posOffset>265235</wp:posOffset>
                </wp:positionV>
                <wp:extent cx="7352616" cy="4299438"/>
                <wp:effectExtent l="0" t="0" r="20320" b="25400"/>
                <wp:wrapNone/>
                <wp:docPr id="322635113" name="Text Box 3"/>
                <wp:cNvGraphicFramePr/>
                <a:graphic xmlns:a="http://schemas.openxmlformats.org/drawingml/2006/main">
                  <a:graphicData uri="http://schemas.microsoft.com/office/word/2010/wordprocessingShape">
                    <wps:wsp>
                      <wps:cNvSpPr txBox="1"/>
                      <wps:spPr>
                        <a:xfrm>
                          <a:off x="0" y="0"/>
                          <a:ext cx="7352616" cy="4299438"/>
                        </a:xfrm>
                        <a:prstGeom prst="rect">
                          <a:avLst/>
                        </a:prstGeom>
                        <a:solidFill>
                          <a:schemeClr val="lt1"/>
                        </a:solidFill>
                        <a:ln w="6350">
                          <a:solidFill>
                            <a:prstClr val="black"/>
                          </a:solidFill>
                        </a:ln>
                      </wps:spPr>
                      <wps:txbx>
                        <w:txbxContent>
                          <w:p w:rsidR="00BF5088" w:rsidRDefault="00BF5088" w14:paraId="4648DD56" w14:textId="0F9B05FB">
                            <w:r>
                              <w:rPr>
                                <w:noProof/>
                              </w:rPr>
                              <w:drawing>
                                <wp:inline distT="0" distB="0" distL="0" distR="0" wp14:anchorId="49413A29" wp14:editId="30075B68">
                                  <wp:extent cx="7227277" cy="5147945"/>
                                  <wp:effectExtent l="0" t="0" r="0" b="0"/>
                                  <wp:docPr id="12271004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4809" name="Picture 4"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7259132" cy="5170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769838">
              <v:shape id="_x0000_s1052" style="position:absolute;left:0;text-align:left;margin-left:-54.7pt;margin-top:20.9pt;width:578.95pt;height:338.55pt;z-index:2516582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" w14:anchorId="4EF4203C">
                <v:textbox>
                  <w:txbxContent>
                    <w:p w:rsidR="00BF5088" w:rsidRDefault="00BF5088" w14:paraId="0D0B940D" w14:textId="0F9B05FB">
                      <w:r>
                        <w:rPr>
                          <w:noProof/>
                        </w:rPr>
                        <w:drawing>
                          <wp:inline distT="0" distB="0" distL="0" distR="0" wp14:anchorId="6AD1A566" wp14:editId="30075B68">
                            <wp:extent cx="7227277" cy="5147945"/>
                            <wp:effectExtent l="0" t="0" r="0" b="0"/>
                            <wp:docPr id="146514172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4809" name="Picture 4"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7259132" cy="5170635"/>
                                    </a:xfrm>
                                    <a:prstGeom prst="rect">
                                      <a:avLst/>
                                    </a:prstGeom>
                                  </pic:spPr>
                                </pic:pic>
                              </a:graphicData>
                            </a:graphic>
                          </wp:inline>
                        </w:drawing>
                      </w:r>
                    </w:p>
                  </w:txbxContent>
                </v:textbox>
                <w10:wrap anchorx="margin"/>
              </v:shape>
            </w:pict>
          </mc:Fallback>
        </mc:AlternateContent>
      </w:r>
    </w:p>
    <w:p w:rsidR="00BF5088" w:rsidP="00830668" w:rsidRDefault="00BF5088" w14:paraId="1019177A" w14:textId="3BE93BA3">
      <w:pPr>
        <w:pStyle w:val="ListParagraph"/>
        <w:ind w:left="1080"/>
        <w:rPr>
          <w:rFonts w:ascii="Courier New" w:hAnsi="Courier New" w:cs="Courier New"/>
        </w:rPr>
      </w:pPr>
    </w:p>
    <w:p w:rsidR="00BF5088" w:rsidP="00830668" w:rsidRDefault="00BF5088" w14:paraId="61CF9C9B" w14:textId="77777777">
      <w:pPr>
        <w:pStyle w:val="ListParagraph"/>
        <w:ind w:left="1080"/>
        <w:rPr>
          <w:rFonts w:ascii="Courier New" w:hAnsi="Courier New" w:cs="Courier New"/>
        </w:rPr>
      </w:pPr>
    </w:p>
    <w:p w:rsidR="00BF5088" w:rsidP="00830668" w:rsidRDefault="00BF5088" w14:paraId="4C4CD5B2" w14:textId="77777777">
      <w:pPr>
        <w:pStyle w:val="ListParagraph"/>
        <w:ind w:left="1080"/>
        <w:rPr>
          <w:rFonts w:ascii="Courier New" w:hAnsi="Courier New" w:cs="Courier New"/>
        </w:rPr>
      </w:pPr>
    </w:p>
    <w:p w:rsidR="00BF5088" w:rsidP="00830668" w:rsidRDefault="00BF5088" w14:paraId="62BA941F" w14:textId="77777777">
      <w:pPr>
        <w:pStyle w:val="ListParagraph"/>
        <w:ind w:left="1080"/>
        <w:rPr>
          <w:rFonts w:ascii="Courier New" w:hAnsi="Courier New" w:cs="Courier New"/>
        </w:rPr>
      </w:pPr>
    </w:p>
    <w:p w:rsidR="00BF5088" w:rsidP="00830668" w:rsidRDefault="00BF5088" w14:paraId="39D14511" w14:textId="77777777">
      <w:pPr>
        <w:pStyle w:val="ListParagraph"/>
        <w:ind w:left="1080"/>
        <w:rPr>
          <w:rFonts w:ascii="Courier New" w:hAnsi="Courier New" w:cs="Courier New"/>
        </w:rPr>
      </w:pPr>
    </w:p>
    <w:p w:rsidR="00BF5088" w:rsidP="00830668" w:rsidRDefault="00BF5088" w14:paraId="15FBC94E" w14:textId="77777777">
      <w:pPr>
        <w:pStyle w:val="ListParagraph"/>
        <w:ind w:left="1080"/>
        <w:rPr>
          <w:rFonts w:ascii="Courier New" w:hAnsi="Courier New" w:cs="Courier New"/>
        </w:rPr>
      </w:pPr>
    </w:p>
    <w:p w:rsidR="00BF5088" w:rsidP="00830668" w:rsidRDefault="00BF5088" w14:paraId="30007787" w14:textId="77777777">
      <w:pPr>
        <w:pStyle w:val="ListParagraph"/>
        <w:ind w:left="1080"/>
        <w:rPr>
          <w:rFonts w:ascii="Courier New" w:hAnsi="Courier New" w:cs="Courier New"/>
        </w:rPr>
      </w:pPr>
    </w:p>
    <w:p w:rsidR="00BF5088" w:rsidP="00830668" w:rsidRDefault="00BF5088" w14:paraId="0C2C9052" w14:textId="77777777">
      <w:pPr>
        <w:pStyle w:val="ListParagraph"/>
        <w:ind w:left="1080"/>
        <w:rPr>
          <w:rFonts w:ascii="Courier New" w:hAnsi="Courier New" w:cs="Courier New"/>
        </w:rPr>
      </w:pPr>
    </w:p>
    <w:p w:rsidR="00BF5088" w:rsidP="00830668" w:rsidRDefault="00BF5088" w14:paraId="0F4DACA3" w14:textId="77777777">
      <w:pPr>
        <w:pStyle w:val="ListParagraph"/>
        <w:ind w:left="1080"/>
        <w:rPr>
          <w:rFonts w:ascii="Courier New" w:hAnsi="Courier New" w:cs="Courier New"/>
        </w:rPr>
      </w:pPr>
    </w:p>
    <w:p w:rsidR="00BF5088" w:rsidP="00830668" w:rsidRDefault="00BF5088" w14:paraId="28E0950C" w14:textId="77777777">
      <w:pPr>
        <w:pStyle w:val="ListParagraph"/>
        <w:ind w:left="1080"/>
        <w:rPr>
          <w:rFonts w:ascii="Courier New" w:hAnsi="Courier New" w:cs="Courier New"/>
        </w:rPr>
      </w:pPr>
    </w:p>
    <w:p w:rsidR="00BF5088" w:rsidP="00830668" w:rsidRDefault="00BF5088" w14:paraId="2898384B" w14:textId="77777777">
      <w:pPr>
        <w:pStyle w:val="ListParagraph"/>
        <w:ind w:left="1080"/>
        <w:rPr>
          <w:rFonts w:ascii="Courier New" w:hAnsi="Courier New" w:cs="Courier New"/>
        </w:rPr>
      </w:pPr>
    </w:p>
    <w:p w:rsidR="00BF5088" w:rsidP="00830668" w:rsidRDefault="00BF5088" w14:paraId="0DA68139" w14:textId="77777777">
      <w:pPr>
        <w:pStyle w:val="ListParagraph"/>
        <w:ind w:left="1080"/>
        <w:rPr>
          <w:rFonts w:ascii="Courier New" w:hAnsi="Courier New" w:cs="Courier New"/>
        </w:rPr>
      </w:pPr>
    </w:p>
    <w:p w:rsidR="00BF5088" w:rsidP="00830668" w:rsidRDefault="00BF5088" w14:paraId="7B7C3CD0" w14:textId="77777777">
      <w:pPr>
        <w:pStyle w:val="ListParagraph"/>
        <w:ind w:left="1080"/>
        <w:rPr>
          <w:rFonts w:ascii="Courier New" w:hAnsi="Courier New" w:cs="Courier New"/>
        </w:rPr>
      </w:pPr>
    </w:p>
    <w:p w:rsidR="00BF5088" w:rsidP="00830668" w:rsidRDefault="00BF5088" w14:paraId="7A6620D3" w14:textId="77777777">
      <w:pPr>
        <w:pStyle w:val="ListParagraph"/>
        <w:ind w:left="1080"/>
        <w:rPr>
          <w:rFonts w:ascii="Courier New" w:hAnsi="Courier New" w:cs="Courier New"/>
        </w:rPr>
      </w:pPr>
    </w:p>
    <w:p w:rsidR="00BF5088" w:rsidP="00830668" w:rsidRDefault="00BF5088" w14:paraId="79418DC1" w14:textId="77777777">
      <w:pPr>
        <w:pStyle w:val="ListParagraph"/>
        <w:ind w:left="1080"/>
        <w:rPr>
          <w:rFonts w:ascii="Courier New" w:hAnsi="Courier New" w:cs="Courier New"/>
        </w:rPr>
      </w:pPr>
    </w:p>
    <w:p w:rsidR="00BF5088" w:rsidP="00830668" w:rsidRDefault="00BF5088" w14:paraId="7D7996ED" w14:textId="77777777">
      <w:pPr>
        <w:pStyle w:val="ListParagraph"/>
        <w:ind w:left="1080"/>
        <w:rPr>
          <w:rFonts w:ascii="Courier New" w:hAnsi="Courier New" w:cs="Courier New"/>
        </w:rPr>
      </w:pPr>
    </w:p>
    <w:p w:rsidR="00BF5088" w:rsidP="00830668" w:rsidRDefault="00BF5088" w14:paraId="62B8A7F4" w14:textId="77777777">
      <w:pPr>
        <w:pStyle w:val="ListParagraph"/>
        <w:ind w:left="1080"/>
        <w:rPr>
          <w:rFonts w:ascii="Courier New" w:hAnsi="Courier New" w:cs="Courier New"/>
        </w:rPr>
      </w:pPr>
    </w:p>
    <w:p w:rsidR="00BF5088" w:rsidP="00830668" w:rsidRDefault="00BF5088" w14:paraId="4602C895" w14:textId="77777777">
      <w:pPr>
        <w:pStyle w:val="ListParagraph"/>
        <w:ind w:left="1080"/>
        <w:rPr>
          <w:rFonts w:ascii="Courier New" w:hAnsi="Courier New" w:cs="Courier New"/>
        </w:rPr>
      </w:pPr>
    </w:p>
    <w:p w:rsidR="00BF5088" w:rsidP="00830668" w:rsidRDefault="00BF5088" w14:paraId="6C844804" w14:textId="77777777">
      <w:pPr>
        <w:pStyle w:val="ListParagraph"/>
        <w:ind w:left="1080"/>
        <w:rPr>
          <w:rFonts w:ascii="Courier New" w:hAnsi="Courier New" w:cs="Courier New"/>
        </w:rPr>
      </w:pPr>
    </w:p>
    <w:p w:rsidR="00BF5088" w:rsidP="00830668" w:rsidRDefault="00BF5088" w14:paraId="04FFC7C1" w14:textId="77777777">
      <w:pPr>
        <w:pStyle w:val="ListParagraph"/>
        <w:ind w:left="1080"/>
        <w:rPr>
          <w:rFonts w:ascii="Courier New" w:hAnsi="Courier New" w:cs="Courier New"/>
        </w:rPr>
      </w:pPr>
    </w:p>
    <w:p w:rsidR="00BF5088" w:rsidP="00830668" w:rsidRDefault="00BF5088" w14:paraId="60D728D4" w14:textId="77777777">
      <w:pPr>
        <w:pStyle w:val="ListParagraph"/>
        <w:ind w:left="1080"/>
        <w:rPr>
          <w:rFonts w:ascii="Courier New" w:hAnsi="Courier New" w:cs="Courier New"/>
        </w:rPr>
      </w:pPr>
    </w:p>
    <w:p w:rsidR="00BF5088" w:rsidP="00830668" w:rsidRDefault="00BF5088" w14:paraId="583598B7" w14:textId="77777777">
      <w:pPr>
        <w:pStyle w:val="ListParagraph"/>
        <w:ind w:left="1080"/>
        <w:rPr>
          <w:rFonts w:ascii="Courier New" w:hAnsi="Courier New" w:cs="Courier New"/>
        </w:rPr>
      </w:pPr>
    </w:p>
    <w:p w:rsidR="00BF5088" w:rsidP="00830668" w:rsidRDefault="00BF5088" w14:paraId="2E18FD28" w14:textId="77777777">
      <w:pPr>
        <w:pStyle w:val="ListParagraph"/>
        <w:ind w:left="1080"/>
        <w:rPr>
          <w:rFonts w:ascii="Courier New" w:hAnsi="Courier New" w:cs="Courier New"/>
        </w:rPr>
      </w:pPr>
    </w:p>
    <w:p w:rsidRPr="00830668" w:rsidR="00BF5088" w:rsidP="00830668" w:rsidRDefault="00BF5088" w14:paraId="23DB71A7" w14:textId="77777777">
      <w:pPr>
        <w:pStyle w:val="ListParagraph"/>
        <w:ind w:left="1080"/>
        <w:rPr>
          <w:rFonts w:ascii="Courier New" w:hAnsi="Courier New" w:cs="Courier New"/>
        </w:rPr>
      </w:pPr>
    </w:p>
    <w:p w:rsidR="002865EB" w:rsidP="002865EB" w:rsidRDefault="007A54D4" w14:paraId="67260456" w14:textId="2C642A0B">
      <w:pPr>
        <w:pStyle w:val="Caption"/>
        <w:rPr>
          <w:rFonts w:cs="Times New Roman"/>
          <w:b/>
          <w:bCs/>
        </w:rPr>
      </w:pPr>
      <w:r>
        <w:t xml:space="preserve">                                                                       </w:t>
      </w:r>
      <w:r w:rsidR="002865EB">
        <w:t xml:space="preserve">Figure </w:t>
      </w:r>
      <w:r w:rsidR="006662F0">
        <w:fldChar w:fldCharType="begin"/>
      </w:r>
      <w:r w:rsidR="006662F0">
        <w:instrText xml:space="preserve"> SEQ Figure \* ARABIC </w:instrText>
      </w:r>
      <w:r w:rsidR="006662F0">
        <w:fldChar w:fldCharType="separate"/>
      </w:r>
      <w:r w:rsidR="00EE130A">
        <w:rPr>
          <w:noProof/>
        </w:rPr>
        <w:t>9</w:t>
      </w:r>
      <w:r w:rsidR="006662F0">
        <w:rPr>
          <w:noProof/>
        </w:rPr>
        <w:fldChar w:fldCharType="end"/>
      </w:r>
      <w:r w:rsidR="002865EB">
        <w:t xml:space="preserve"> : Buffering Rasters</w:t>
      </w:r>
    </w:p>
    <w:p w:rsidR="002865EB" w:rsidP="00830668" w:rsidRDefault="002865EB" w14:paraId="50A93443" w14:textId="77777777">
      <w:pPr>
        <w:ind w:left="360"/>
        <w:rPr>
          <w:rFonts w:cs="Times New Roman"/>
          <w:b/>
          <w:bCs/>
        </w:rPr>
      </w:pPr>
    </w:p>
    <w:p w:rsidRPr="00494C7F" w:rsidR="00BF5088" w:rsidP="00151EF7" w:rsidRDefault="00BF5088" w14:paraId="3E72D6C6" w14:textId="77777777">
      <w:pPr>
        <w:pStyle w:val="ListParagraph"/>
        <w:numPr>
          <w:ilvl w:val="0"/>
          <w:numId w:val="28"/>
        </w:numPr>
        <w:tabs>
          <w:tab w:val="clear" w:pos="720"/>
          <w:tab w:val="num" w:pos="1080"/>
        </w:tabs>
        <w:ind w:left="1080"/>
        <w:rPr>
          <w:rFonts w:cs="Times New Roman"/>
        </w:rPr>
      </w:pPr>
      <w:r w:rsidRPr="00494C7F">
        <w:rPr>
          <w:rFonts w:cs="Times New Roman"/>
        </w:rPr>
        <w:t xml:space="preserve">Set the extent – (Rasterized AOI mask) - </w:t>
      </w:r>
      <w:r w:rsidRPr="00BD42E3">
        <w:rPr>
          <w:rFonts w:ascii="Courier New" w:hAnsi="Courier New" w:cs="Courier New"/>
        </w:rPr>
        <w:t>Ecuador_AOI_Mask.tif</w:t>
      </w:r>
    </w:p>
    <w:p w:rsidRPr="00BD42E3" w:rsidR="00BF5088" w:rsidP="00151EF7" w:rsidRDefault="00BF5088" w14:paraId="56A639BA" w14:textId="0D748F10">
      <w:pPr>
        <w:pStyle w:val="ListParagraph"/>
        <w:numPr>
          <w:ilvl w:val="0"/>
          <w:numId w:val="28"/>
        </w:numPr>
        <w:tabs>
          <w:tab w:val="clear" w:pos="720"/>
          <w:tab w:val="num" w:pos="1080"/>
        </w:tabs>
        <w:ind w:left="1080"/>
        <w:rPr>
          <w:rFonts w:cs="Times New Roman"/>
        </w:rPr>
      </w:pPr>
      <w:r w:rsidRPr="00494C7F">
        <w:rPr>
          <w:rFonts w:cs="Times New Roman"/>
        </w:rPr>
        <w:t>Set the</w:t>
      </w:r>
      <w:r>
        <w:rPr>
          <w:rFonts w:cs="Times New Roman"/>
        </w:rPr>
        <w:t xml:space="preserve"> appropriate</w:t>
      </w:r>
      <w:r w:rsidRPr="00494C7F">
        <w:rPr>
          <w:rFonts w:cs="Times New Roman"/>
        </w:rPr>
        <w:t xml:space="preserve"> cell size and </w:t>
      </w:r>
      <w:r w:rsidRPr="00494C7F" w:rsidR="00C27F2D">
        <w:rPr>
          <w:rFonts w:cs="Times New Roman"/>
        </w:rPr>
        <w:t>resolution.</w:t>
      </w:r>
      <w:r w:rsidRPr="00494C7F">
        <w:rPr>
          <w:rFonts w:cs="Times New Roman"/>
        </w:rPr>
        <w:t xml:space="preserve"> </w:t>
      </w:r>
    </w:p>
    <w:p w:rsidR="00536309" w:rsidP="00151EF7" w:rsidRDefault="00BF5088" w14:paraId="5B13CF26" w14:textId="77777777">
      <w:pPr>
        <w:pStyle w:val="ListParagraph"/>
        <w:numPr>
          <w:ilvl w:val="0"/>
          <w:numId w:val="28"/>
        </w:numPr>
        <w:tabs>
          <w:tab w:val="clear" w:pos="720"/>
          <w:tab w:val="num" w:pos="1080"/>
        </w:tabs>
        <w:ind w:left="1080"/>
        <w:rPr>
          <w:rFonts w:ascii="Courier New" w:hAnsi="Courier New" w:cs="Courier New"/>
        </w:rPr>
      </w:pPr>
      <w:r w:rsidRPr="00830668">
        <w:rPr>
          <w:rFonts w:cs="Times New Roman"/>
        </w:rPr>
        <w:t xml:space="preserve">Output = </w:t>
      </w:r>
      <w:r w:rsidRPr="00830668">
        <w:rPr>
          <w:rFonts w:ascii="Courier New" w:hAnsi="Courier New" w:cs="Courier New"/>
        </w:rPr>
        <w:t>Major_Roads_Buffer.tif</w:t>
      </w:r>
    </w:p>
    <w:p w:rsidRPr="00536309" w:rsidR="00536309" w:rsidP="00151EF7" w:rsidRDefault="00536309" w14:paraId="4CAB538D" w14:textId="01B467A1">
      <w:pPr>
        <w:pStyle w:val="ListParagraph"/>
        <w:numPr>
          <w:ilvl w:val="0"/>
          <w:numId w:val="28"/>
        </w:numPr>
        <w:tabs>
          <w:tab w:val="clear" w:pos="720"/>
          <w:tab w:val="num" w:pos="1080"/>
        </w:tabs>
        <w:ind w:left="1080"/>
        <w:rPr>
          <w:rFonts w:ascii="Courier New" w:hAnsi="Courier New" w:cs="Courier New"/>
        </w:rPr>
      </w:pPr>
      <w:r w:rsidRPr="00536309">
        <w:rPr>
          <w:rFonts w:cs="Times New Roman"/>
          <w:b/>
          <w:bCs/>
        </w:rPr>
        <w:t xml:space="preserve">Confirm the CRS, extent and resolution are the same for all </w:t>
      </w:r>
      <w:r w:rsidRPr="00536309" w:rsidR="00C27F2D">
        <w:rPr>
          <w:rFonts w:cs="Times New Roman"/>
          <w:b/>
          <w:bCs/>
        </w:rPr>
        <w:t>layers.</w:t>
      </w:r>
      <w:r w:rsidRPr="00536309">
        <w:rPr>
          <w:rFonts w:cs="Times New Roman"/>
          <w:b/>
          <w:bCs/>
        </w:rPr>
        <w:t xml:space="preserve"> </w:t>
      </w:r>
    </w:p>
    <w:p w:rsidR="007A54D4" w:rsidP="007A54D4" w:rsidRDefault="007A54D4" w14:paraId="7E4D1448" w14:textId="77777777">
      <w:pPr>
        <w:pStyle w:val="ListParagraph"/>
        <w:rPr>
          <w:rFonts w:cs="Times New Roman"/>
          <w:b/>
          <w:bCs/>
        </w:rPr>
      </w:pPr>
    </w:p>
    <w:p w:rsidRPr="00830668" w:rsidR="00830668" w:rsidP="007A54D4" w:rsidRDefault="00830668" w14:paraId="5E4088D5" w14:textId="22F0788A">
      <w:pPr>
        <w:pStyle w:val="ListParagraph"/>
        <w:rPr>
          <w:rFonts w:cs="Times New Roman"/>
          <w:b/>
          <w:bCs/>
        </w:rPr>
      </w:pPr>
      <w:r w:rsidRPr="00830668">
        <w:rPr>
          <w:rFonts w:cs="Times New Roman"/>
          <w:b/>
          <w:bCs/>
        </w:rPr>
        <w:t>Interpretation of the results</w:t>
      </w:r>
    </w:p>
    <w:p w:rsidRPr="00196AB3" w:rsidR="007F3389" w:rsidP="00151EF7" w:rsidRDefault="0096368E" w14:paraId="6CCE4D6F" w14:textId="77777777">
      <w:pPr>
        <w:pStyle w:val="ListParagraph"/>
        <w:numPr>
          <w:ilvl w:val="0"/>
          <w:numId w:val="28"/>
        </w:numPr>
        <w:rPr>
          <w:rFonts w:cs="Times New Roman"/>
        </w:rPr>
      </w:pPr>
      <w:r>
        <w:rPr>
          <w:rFonts w:cs="Times New Roman"/>
        </w:rPr>
        <w:t>Running the analysis results into a continuous binary raster</w:t>
      </w:r>
      <w:r w:rsidRPr="00196AB3" w:rsidR="007F3389">
        <w:rPr>
          <w:rFonts w:cs="Times New Roman"/>
        </w:rPr>
        <w:t xml:space="preserve"> </w:t>
      </w:r>
      <w:r w:rsidRPr="00196AB3" w:rsidR="001E3FC4">
        <w:rPr>
          <w:rFonts w:cs="Times New Roman"/>
        </w:rPr>
        <w:t>(0</w:t>
      </w:r>
      <w:r w:rsidRPr="00196AB3" w:rsidR="007F3389">
        <w:rPr>
          <w:rFonts w:cs="Times New Roman"/>
        </w:rPr>
        <w:t>-1)</w:t>
      </w:r>
    </w:p>
    <w:p w:rsidR="007F3389" w:rsidP="00830668" w:rsidRDefault="007F3389" w14:paraId="3F5DCE36" w14:textId="642C6800">
      <w:pPr>
        <w:ind w:left="360"/>
        <w:rPr>
          <w:rFonts w:cs="Times New Roman"/>
          <w:b/>
          <w:bCs/>
        </w:rPr>
      </w:pPr>
      <w:r w:rsidRPr="004F5CDC">
        <w:rPr>
          <w:rFonts w:cs="Times New Roman"/>
          <w:b/>
          <w:bCs/>
        </w:rPr>
        <w:t>Wh</w:t>
      </w:r>
      <w:r w:rsidRPr="004F5CDC" w:rsidR="00467ED7">
        <w:rPr>
          <w:rFonts w:cs="Times New Roman"/>
          <w:b/>
          <w:bCs/>
        </w:rPr>
        <w:t>ere 1 = pixels with</w:t>
      </w:r>
      <w:r w:rsidRPr="004F5CDC" w:rsidR="00E6752D">
        <w:rPr>
          <w:rFonts w:cs="Times New Roman"/>
          <w:b/>
          <w:bCs/>
        </w:rPr>
        <w:t xml:space="preserve">in </w:t>
      </w:r>
      <w:r w:rsidRPr="004F5CDC" w:rsidR="004F5CDC">
        <w:rPr>
          <w:rFonts w:cs="Times New Roman"/>
          <w:b/>
          <w:bCs/>
        </w:rPr>
        <w:t>major roads influence zone</w:t>
      </w:r>
      <w:r w:rsidRPr="004F5CDC" w:rsidR="00E6752D">
        <w:rPr>
          <w:rFonts w:cs="Times New Roman"/>
          <w:b/>
          <w:bCs/>
        </w:rPr>
        <w:t xml:space="preserve"> and 0 = outside.</w:t>
      </w:r>
    </w:p>
    <w:p w:rsidR="00536309" w:rsidP="00830668" w:rsidRDefault="00536309" w14:paraId="2A598722" w14:textId="77777777">
      <w:pPr>
        <w:ind w:left="360"/>
        <w:rPr>
          <w:rFonts w:cs="Times New Roman"/>
          <w:b/>
          <w:bCs/>
        </w:rPr>
      </w:pPr>
    </w:p>
    <w:p w:rsidR="00536309" w:rsidP="00830668" w:rsidRDefault="00536309" w14:paraId="47403674" w14:textId="0A5C1E75">
      <w:pPr>
        <w:ind w:left="360"/>
        <w:rPr>
          <w:rFonts w:cs="Times New Roman"/>
          <w:b/>
          <w:bCs/>
        </w:rPr>
      </w:pPr>
      <w:r>
        <w:rPr>
          <w:rFonts w:cs="Times New Roman"/>
          <w:b/>
          <w:bCs/>
          <w:noProof/>
        </w:rPr>
        <w:drawing>
          <wp:inline distT="0" distB="0" distL="0" distR="0" wp14:anchorId="0B0920B6" wp14:editId="29190E08">
            <wp:extent cx="5799718" cy="3859663"/>
            <wp:effectExtent l="0" t="0" r="0" b="7620"/>
            <wp:docPr id="42104502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45029" name="Picture 5"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811974" cy="3867819"/>
                    </a:xfrm>
                    <a:prstGeom prst="rect">
                      <a:avLst/>
                    </a:prstGeom>
                  </pic:spPr>
                </pic:pic>
              </a:graphicData>
            </a:graphic>
          </wp:inline>
        </w:drawing>
      </w:r>
    </w:p>
    <w:p w:rsidR="00536309" w:rsidP="00536309" w:rsidRDefault="00536309" w14:paraId="437DC1D1" w14:textId="752D15FE">
      <w:pPr>
        <w:pStyle w:val="Caption"/>
        <w:rPr>
          <w:rFonts w:cs="Times New Roman"/>
          <w:b/>
          <w:bCs/>
        </w:rPr>
      </w:pPr>
      <w:r>
        <w:t xml:space="preserve">                                                                                       Figure </w:t>
      </w:r>
      <w:r w:rsidR="006662F0">
        <w:fldChar w:fldCharType="begin"/>
      </w:r>
      <w:r w:rsidR="006662F0">
        <w:instrText xml:space="preserve"> SEQ Figure \* ARABIC </w:instrText>
      </w:r>
      <w:r w:rsidR="006662F0">
        <w:fldChar w:fldCharType="separate"/>
      </w:r>
      <w:r w:rsidR="00EE130A">
        <w:rPr>
          <w:noProof/>
        </w:rPr>
        <w:t>10</w:t>
      </w:r>
      <w:r w:rsidR="006662F0">
        <w:rPr>
          <w:noProof/>
        </w:rPr>
        <w:fldChar w:fldCharType="end"/>
      </w:r>
      <w:r>
        <w:t>: Buffer around anthropogenic feature</w:t>
      </w:r>
      <w:r w:rsidR="00885454">
        <w:t xml:space="preserve"> (</w:t>
      </w:r>
      <w:r w:rsidR="00F627E8">
        <w:t>roads)</w:t>
      </w:r>
    </w:p>
    <w:p w:rsidR="00536309" w:rsidP="00830668" w:rsidRDefault="00536309" w14:paraId="5CFC76EF" w14:textId="4CA8EDDD">
      <w:pPr>
        <w:ind w:left="360"/>
        <w:rPr>
          <w:rFonts w:cs="Times New Roman"/>
          <w:b/>
          <w:bCs/>
        </w:rPr>
      </w:pPr>
      <w:r>
        <w:rPr>
          <w:rFonts w:cs="Times New Roman"/>
          <w:b/>
          <w:bCs/>
          <w:noProof/>
        </w:rPr>
        <mc:AlternateContent>
          <mc:Choice Requires="wps">
            <w:drawing>
              <wp:anchor distT="0" distB="0" distL="114300" distR="114300" simplePos="0" relativeHeight="251658276" behindDoc="0" locked="0" layoutInCell="1" allowOverlap="1" wp14:anchorId="5861202C" wp14:editId="38DBFD0E">
                <wp:simplePos x="0" y="0"/>
                <wp:positionH relativeFrom="margin">
                  <wp:align>center</wp:align>
                </wp:positionH>
                <wp:positionV relativeFrom="paragraph">
                  <wp:posOffset>249066</wp:posOffset>
                </wp:positionV>
                <wp:extent cx="3420207" cy="2277208"/>
                <wp:effectExtent l="0" t="0" r="8890" b="8890"/>
                <wp:wrapNone/>
                <wp:docPr id="1471075783" name="Text Box 6"/>
                <wp:cNvGraphicFramePr/>
                <a:graphic xmlns:a="http://schemas.openxmlformats.org/drawingml/2006/main">
                  <a:graphicData uri="http://schemas.microsoft.com/office/word/2010/wordprocessingShape">
                    <wps:wsp>
                      <wps:cNvSpPr txBox="1"/>
                      <wps:spPr>
                        <a:xfrm>
                          <a:off x="0" y="0"/>
                          <a:ext cx="3420207" cy="2277208"/>
                        </a:xfrm>
                        <a:prstGeom prst="rect">
                          <a:avLst/>
                        </a:prstGeom>
                        <a:solidFill>
                          <a:schemeClr val="lt1"/>
                        </a:solidFill>
                        <a:ln w="6350">
                          <a:noFill/>
                        </a:ln>
                      </wps:spPr>
                      <wps:txbx>
                        <w:txbxContent>
                          <w:p w:rsidR="00536309" w:rsidRDefault="00536309" w14:paraId="35C030B3" w14:textId="589AF70D">
                            <w:r>
                              <w:rPr>
                                <w:noProof/>
                              </w:rPr>
                              <w:drawing>
                                <wp:inline distT="0" distB="0" distL="0" distR="0" wp14:anchorId="4C049B58" wp14:editId="55866B14">
                                  <wp:extent cx="3288323" cy="2408349"/>
                                  <wp:effectExtent l="0" t="0" r="7620" b="0"/>
                                  <wp:docPr id="838798356" name="Picture 7"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6276" name="Picture 7" descr="A map of a city&#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293873" cy="24124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7557F6F6">
              <v:shape id="_x0000_s1053" style="position:absolute;left:0;text-align:left;margin-left:0;margin-top:19.6pt;width:269.3pt;height:179.3pt;z-index:251658276;visibility:visible;mso-wrap-style:square;mso-wrap-distance-left:9pt;mso-wrap-distance-top:0;mso-wrap-distance-right:9pt;mso-wrap-distance-bottom:0;mso-position-horizontal:center;mso-position-horizontal-relative:margin;mso-position-vertical:absolute;mso-position-vertical-relative:text;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" w14:anchorId="5861202C">
                <v:textbox>
                  <w:txbxContent>
                    <w:p w:rsidR="00536309" w:rsidRDefault="00536309" w14:paraId="0E27B00A" w14:textId="589AF70D">
                      <w:r>
                        <w:rPr>
                          <w:noProof/>
                        </w:rPr>
                        <w:drawing>
                          <wp:inline distT="0" distB="0" distL="0" distR="0" wp14:anchorId="0F91A197" wp14:editId="55866B14">
                            <wp:extent cx="3288323" cy="2408349"/>
                            <wp:effectExtent l="0" t="0" r="7620" b="0"/>
                            <wp:docPr id="693698423" name="Picture 7"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6276" name="Picture 7" descr="A map of a city&#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293873" cy="2412414"/>
                                    </a:xfrm>
                                    <a:prstGeom prst="rect">
                                      <a:avLst/>
                                    </a:prstGeom>
                                  </pic:spPr>
                                </pic:pic>
                              </a:graphicData>
                            </a:graphic>
                          </wp:inline>
                        </w:drawing>
                      </w:r>
                    </w:p>
                  </w:txbxContent>
                </v:textbox>
                <w10:wrap anchorx="margin"/>
              </v:shape>
            </w:pict>
          </mc:Fallback>
        </mc:AlternateContent>
      </w:r>
    </w:p>
    <w:p w:rsidR="00536309" w:rsidP="00830668" w:rsidRDefault="00536309" w14:paraId="26917A79" w14:textId="77777777">
      <w:pPr>
        <w:ind w:left="360"/>
        <w:rPr>
          <w:rFonts w:cs="Times New Roman"/>
          <w:b/>
          <w:bCs/>
        </w:rPr>
      </w:pPr>
    </w:p>
    <w:p w:rsidR="00536309" w:rsidP="00830668" w:rsidRDefault="00536309" w14:paraId="3FB22E0E" w14:textId="19504D7C">
      <w:pPr>
        <w:ind w:left="360"/>
        <w:rPr>
          <w:rFonts w:cs="Times New Roman"/>
          <w:b/>
          <w:bCs/>
        </w:rPr>
      </w:pPr>
    </w:p>
    <w:p w:rsidR="00536309" w:rsidP="00830668" w:rsidRDefault="00536309" w14:paraId="237112B4" w14:textId="77777777">
      <w:pPr>
        <w:ind w:left="360"/>
        <w:rPr>
          <w:rFonts w:cs="Times New Roman"/>
          <w:b/>
          <w:bCs/>
        </w:rPr>
      </w:pPr>
    </w:p>
    <w:p w:rsidR="00536309" w:rsidP="00830668" w:rsidRDefault="00536309" w14:paraId="1AD715CD" w14:textId="77777777">
      <w:pPr>
        <w:ind w:left="360"/>
        <w:rPr>
          <w:rFonts w:cs="Times New Roman"/>
          <w:b/>
          <w:bCs/>
        </w:rPr>
      </w:pPr>
    </w:p>
    <w:p w:rsidR="00536309" w:rsidP="00536309" w:rsidRDefault="00536309" w14:paraId="32EE5D24" w14:textId="33236402">
      <w:pPr>
        <w:rPr>
          <w:rFonts w:cs="Times New Roman"/>
          <w:b/>
          <w:bCs/>
        </w:rPr>
      </w:pPr>
      <w:r>
        <w:rPr>
          <w:noProof/>
        </w:rPr>
        <mc:AlternateContent>
          <mc:Choice Requires="wps">
            <w:drawing>
              <wp:anchor distT="0" distB="0" distL="114300" distR="114300" simplePos="0" relativeHeight="251658277" behindDoc="0" locked="0" layoutInCell="1" allowOverlap="1" wp14:anchorId="3A42C8F0" wp14:editId="562238F1">
                <wp:simplePos x="0" y="0"/>
                <wp:positionH relativeFrom="column">
                  <wp:posOffset>4738223</wp:posOffset>
                </wp:positionH>
                <wp:positionV relativeFrom="paragraph">
                  <wp:posOffset>241349</wp:posOffset>
                </wp:positionV>
                <wp:extent cx="3420110" cy="635"/>
                <wp:effectExtent l="0" t="0" r="0" b="0"/>
                <wp:wrapNone/>
                <wp:docPr id="1323812119" name="Text Box 1"/>
                <wp:cNvGraphicFramePr/>
                <a:graphic xmlns:a="http://schemas.openxmlformats.org/drawingml/2006/main">
                  <a:graphicData uri="http://schemas.microsoft.com/office/word/2010/wordprocessingShape">
                    <wps:wsp>
                      <wps:cNvSpPr txBox="1"/>
                      <wps:spPr>
                        <a:xfrm>
                          <a:off x="0" y="0"/>
                          <a:ext cx="3420110" cy="635"/>
                        </a:xfrm>
                        <a:prstGeom prst="rect">
                          <a:avLst/>
                        </a:prstGeom>
                        <a:solidFill>
                          <a:prstClr val="white"/>
                        </a:solidFill>
                        <a:ln>
                          <a:noFill/>
                        </a:ln>
                      </wps:spPr>
                      <wps:txbx>
                        <w:txbxContent>
                          <w:p w:rsidRPr="00D95C1D" w:rsidR="00536309" w:rsidP="00536309" w:rsidRDefault="00536309" w14:paraId="7B5553D0" w14:textId="75A69563">
                            <w:pPr>
                              <w:pStyle w:val="Caption"/>
                              <w:rPr>
                                <w:rFonts w:cs="Times New Roman"/>
                                <w:b/>
                                <w:bCs/>
                                <w:noProof/>
                                <w:szCs w:val="22"/>
                              </w:rPr>
                            </w:pPr>
                            <w:r>
                              <w:t xml:space="preserve">Figure </w:t>
                            </w:r>
                            <w:r w:rsidR="006662F0">
                              <w:fldChar w:fldCharType="begin"/>
                            </w:r>
                            <w:r w:rsidR="006662F0">
                              <w:instrText xml:space="preserve"> SEQ Figure \* ARABIC </w:instrText>
                            </w:r>
                            <w:r w:rsidR="006662F0">
                              <w:fldChar w:fldCharType="separate"/>
                            </w:r>
                            <w:r w:rsidR="00EE130A">
                              <w:rPr>
                                <w:noProof/>
                              </w:rPr>
                              <w:t>11</w:t>
                            </w:r>
                            <w:r w:rsidR="006662F0">
                              <w:rPr>
                                <w:noProof/>
                              </w:rPr>
                              <w:fldChar w:fldCharType="end"/>
                            </w:r>
                            <w:r>
                              <w:t>: Buffer Network Around Roads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373A2876">
              <v:shape id="_x0000_s1054" style="position:absolute;margin-left:373.1pt;margin-top:19pt;width:269.3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JbGgIAAEAEAAAOAAAAZHJzL2Uyb0RvYy54bWysU01v2zAMvQ/YfxB0X5ykW1E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" w14:anchorId="3A42C8F0">
                <v:textbox style="mso-fit-shape-to-text:t" inset="0,0,0,0">
                  <w:txbxContent>
                    <w:p w:rsidRPr="00D95C1D" w:rsidR="00536309" w:rsidP="00536309" w:rsidRDefault="00536309" w14:paraId="2D8D2BC8" w14:textId="75A69563">
                      <w:pPr>
                        <w:pStyle w:val="Caption"/>
                        <w:rPr>
                          <w:rFonts w:cs="Times New Roman"/>
                          <w:b/>
                          <w:bCs/>
                          <w:noProof/>
                          <w:szCs w:val="22"/>
                        </w:rPr>
                      </w:pPr>
                      <w:r>
                        <w:t xml:space="preserve">Figure </w:t>
                      </w:r>
                      <w:r w:rsidR="006662F0">
                        <w:fldChar w:fldCharType="begin"/>
                      </w:r>
                      <w:r w:rsidR="006662F0">
                        <w:instrText xml:space="preserve"> SEQ Figure \* ARABIC </w:instrText>
                      </w:r>
                      <w:r w:rsidR="006662F0">
                        <w:fldChar w:fldCharType="separate"/>
                      </w:r>
                      <w:r w:rsidR="00EE130A">
                        <w:rPr>
                          <w:noProof/>
                        </w:rPr>
                        <w:t>11</w:t>
                      </w:r>
                      <w:r w:rsidR="006662F0">
                        <w:rPr>
                          <w:noProof/>
                        </w:rPr>
                        <w:fldChar w:fldCharType="end"/>
                      </w:r>
                      <w:r>
                        <w:t>: Buffer Network Around Roads</w:t>
                      </w:r>
                    </w:p>
                  </w:txbxContent>
                </v:textbox>
              </v:shape>
            </w:pict>
          </mc:Fallback>
        </mc:AlternateContent>
      </w:r>
    </w:p>
    <w:p w:rsidR="00536309" w:rsidP="00830668" w:rsidRDefault="00536309" w14:paraId="7C90452F" w14:textId="77777777">
      <w:pPr>
        <w:ind w:left="360"/>
        <w:rPr>
          <w:rFonts w:cs="Times New Roman"/>
          <w:b/>
          <w:bCs/>
        </w:rPr>
      </w:pPr>
    </w:p>
    <w:p w:rsidR="009F0E98" w:rsidP="00830668" w:rsidRDefault="009F0E98" w14:paraId="7D2D178A" w14:textId="533F240D">
      <w:pPr>
        <w:ind w:left="360"/>
        <w:rPr>
          <w:rFonts w:cs="Times New Roman"/>
        </w:rPr>
      </w:pPr>
      <w:r>
        <w:rPr>
          <w:noProof/>
        </w:rPr>
        <mc:AlternateContent>
          <mc:Choice Requires="wps">
            <w:drawing>
              <wp:anchor distT="0" distB="0" distL="114300" distR="114300" simplePos="0" relativeHeight="251658256" behindDoc="0" locked="0" layoutInCell="1" allowOverlap="1" wp14:anchorId="7BFB5F9D" wp14:editId="1A182A88">
                <wp:simplePos x="0" y="0"/>
                <wp:positionH relativeFrom="margin">
                  <wp:posOffset>152400</wp:posOffset>
                </wp:positionH>
                <wp:positionV relativeFrom="paragraph">
                  <wp:posOffset>183515</wp:posOffset>
                </wp:positionV>
                <wp:extent cx="5949950" cy="800100"/>
                <wp:effectExtent l="0" t="0" r="12700" b="19050"/>
                <wp:wrapSquare wrapText="bothSides"/>
                <wp:docPr id="239221546" name="Text Box 1"/>
                <wp:cNvGraphicFramePr/>
                <a:graphic xmlns:a="http://schemas.openxmlformats.org/drawingml/2006/main">
                  <a:graphicData uri="http://schemas.microsoft.com/office/word/2010/wordprocessingShape">
                    <wps:wsp>
                      <wps:cNvSpPr txBox="1"/>
                      <wps:spPr>
                        <a:xfrm>
                          <a:off x="0" y="0"/>
                          <a:ext cx="5949950" cy="800100"/>
                        </a:xfrm>
                        <a:prstGeom prst="rect">
                          <a:avLst/>
                        </a:prstGeom>
                        <a:solidFill>
                          <a:schemeClr val="accent1">
                            <a:lumMod val="20000"/>
                            <a:lumOff val="80000"/>
                          </a:schemeClr>
                        </a:solidFill>
                        <a:ln w="6350">
                          <a:solidFill>
                            <a:prstClr val="black"/>
                          </a:solidFill>
                        </a:ln>
                      </wps:spPr>
                      <wps:txbx>
                        <w:txbxContent>
                          <w:p w:rsidRPr="009F0E98" w:rsidR="009F0E98" w:rsidP="00AB586A" w:rsidRDefault="00F1329C" w14:paraId="17E550EF" w14:textId="11F96D6B">
                            <w:pPr>
                              <w:ind w:left="360"/>
                              <w:rPr>
                                <w:rFonts w:cs="Times New Roman"/>
                              </w:rPr>
                            </w:pPr>
                            <w:r w:rsidRPr="00F1329C">
                              <w:rPr>
                                <w:rFonts w:cs="Times New Roman"/>
                                <w:b/>
                                <w:bCs/>
                              </w:rPr>
                              <w:t>TIP</w:t>
                            </w:r>
                            <w:r w:rsidRPr="00F1329C" w:rsidR="009F0E98">
                              <w:rPr>
                                <w:rFonts w:cs="Times New Roman"/>
                                <w:b/>
                                <w:bCs/>
                              </w:rPr>
                              <w:t>:</w:t>
                            </w:r>
                            <w:r w:rsidRPr="009F0E98" w:rsidR="009F0E98">
                              <w:rPr>
                                <w:rFonts w:cs="Times New Roman"/>
                              </w:rPr>
                              <w:t xml:space="preserve"> Validate the Raster Calculator has handled the binary values correctly as follows Right Click Layer &gt; Properties &gt; Information &gt; Bands and confirm the min and max values are set to 0 and 1 respectively. No-Data should be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548D699">
              <v:shape id="_x0000_s1055" style="position:absolute;left:0;text-align:left;margin-left:12pt;margin-top:14.45pt;width:468.5pt;height:63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d9e2f3 [660]"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" w14:anchorId="7BFB5F9D">
                <v:textbox>
                  <w:txbxContent>
                    <w:p w:rsidRPr="009F0E98" w:rsidR="009F0E98" w:rsidP="00AB586A" w:rsidRDefault="00F1329C" w14:paraId="0FF7C41C" w14:textId="11F96D6B">
                      <w:pPr>
                        <w:ind w:left="360"/>
                        <w:rPr>
                          <w:rFonts w:cs="Times New Roman"/>
                        </w:rPr>
                      </w:pPr>
                      <w:r w:rsidRPr="00F1329C">
                        <w:rPr>
                          <w:rFonts w:cs="Times New Roman"/>
                          <w:b/>
                          <w:bCs/>
                        </w:rPr>
                        <w:t>TIP</w:t>
                      </w:r>
                      <w:r w:rsidRPr="00F1329C" w:rsidR="009F0E98">
                        <w:rPr>
                          <w:rFonts w:cs="Times New Roman"/>
                          <w:b/>
                          <w:bCs/>
                        </w:rPr>
                        <w:t>:</w:t>
                      </w:r>
                      <w:r w:rsidRPr="009F0E98" w:rsidR="009F0E98">
                        <w:rPr>
                          <w:rFonts w:cs="Times New Roman"/>
                        </w:rPr>
                        <w:t xml:space="preserve"> Validate the Raster Calculator has handled the binary values correctly as follows Right Click Layer &gt; Properties &gt; Information &gt; Bands and confirm the min and max values are set to 0 and 1 respectively. No-Data should be 0.</w:t>
                      </w:r>
                    </w:p>
                  </w:txbxContent>
                </v:textbox>
                <w10:wrap type="square" anchorx="margin"/>
              </v:shape>
            </w:pict>
          </mc:Fallback>
        </mc:AlternateContent>
      </w:r>
    </w:p>
    <w:p w:rsidR="00C91E92" w:rsidP="00830668" w:rsidRDefault="00C91E92" w14:paraId="1FA04E4B" w14:textId="77777777">
      <w:pPr>
        <w:ind w:left="360"/>
        <w:rPr>
          <w:rFonts w:cs="Times New Roman"/>
        </w:rPr>
      </w:pPr>
    </w:p>
    <w:p w:rsidRPr="00B73BB5" w:rsidR="00E6752D" w:rsidP="00830668" w:rsidRDefault="004C5DE8" w14:paraId="57D839D5" w14:textId="3DF5A08A">
      <w:pPr>
        <w:ind w:left="360"/>
        <w:rPr>
          <w:rFonts w:cs="Times New Roman"/>
          <w:b/>
          <w:bCs/>
        </w:rPr>
      </w:pPr>
      <w:r>
        <w:rPr>
          <w:rFonts w:cs="Times New Roman"/>
        </w:rPr>
        <w:t xml:space="preserve">Replicate this process for all the anthropogenic </w:t>
      </w:r>
      <w:r w:rsidR="006F49EF">
        <w:rPr>
          <w:rFonts w:cs="Times New Roman"/>
        </w:rPr>
        <w:t xml:space="preserve">layers either manually or </w:t>
      </w:r>
      <w:r w:rsidR="00B73BB5">
        <w:rPr>
          <w:rFonts w:cs="Times New Roman"/>
        </w:rPr>
        <w:t xml:space="preserve">using the </w:t>
      </w:r>
      <w:r w:rsidRPr="00B73BB5" w:rsidR="00B73BB5">
        <w:rPr>
          <w:rFonts w:cs="Times New Roman"/>
          <w:b/>
          <w:bCs/>
        </w:rPr>
        <w:t>Batch Processing Option</w:t>
      </w:r>
    </w:p>
    <w:p w:rsidR="00004D26" w:rsidP="000A5888" w:rsidRDefault="00004D26" w14:paraId="4F8C4707" w14:textId="64F16921">
      <w:pPr>
        <w:rPr>
          <w:rFonts w:cs="Times New Roman"/>
        </w:rPr>
      </w:pPr>
    </w:p>
    <w:p w:rsidR="00E81AD8" w:rsidP="000A5888" w:rsidRDefault="000C794C" w14:paraId="4FA97F7C" w14:textId="1C5B09C8">
      <w:pPr>
        <w:rPr>
          <w:rFonts w:cs="Times New Roman"/>
        </w:rPr>
      </w:pPr>
      <w:r>
        <w:rPr>
          <w:noProof/>
        </w:rPr>
        <mc:AlternateContent>
          <mc:Choice Requires="wps">
            <w:drawing>
              <wp:anchor distT="0" distB="0" distL="114300" distR="114300" simplePos="0" relativeHeight="251658259" behindDoc="0" locked="0" layoutInCell="1" allowOverlap="1" wp14:anchorId="0A5ABC91" wp14:editId="319E784B">
                <wp:simplePos x="0" y="0"/>
                <wp:positionH relativeFrom="column">
                  <wp:posOffset>742950</wp:posOffset>
                </wp:positionH>
                <wp:positionV relativeFrom="paragraph">
                  <wp:posOffset>5715</wp:posOffset>
                </wp:positionV>
                <wp:extent cx="5305425" cy="1828800"/>
                <wp:effectExtent l="0" t="0" r="28575" b="19685"/>
                <wp:wrapSquare wrapText="bothSides"/>
                <wp:docPr id="2037676985" name="Text Box 1"/>
                <wp:cNvGraphicFramePr/>
                <a:graphic xmlns:a="http://schemas.openxmlformats.org/drawingml/2006/main">
                  <a:graphicData uri="http://schemas.microsoft.com/office/word/2010/wordprocessingShape">
                    <wps:wsp>
                      <wps:cNvSpPr txBox="1"/>
                      <wps:spPr>
                        <a:xfrm>
                          <a:off x="0" y="0"/>
                          <a:ext cx="5305425" cy="1828800"/>
                        </a:xfrm>
                        <a:prstGeom prst="rect">
                          <a:avLst/>
                        </a:prstGeom>
                        <a:solidFill>
                          <a:schemeClr val="accent4">
                            <a:lumMod val="20000"/>
                            <a:lumOff val="80000"/>
                          </a:schemeClr>
                        </a:solidFill>
                        <a:ln w="6350">
                          <a:solidFill>
                            <a:prstClr val="black"/>
                          </a:solidFill>
                        </a:ln>
                      </wps:spPr>
                      <wps:txbx>
                        <w:txbxContent>
                          <w:p w:rsidRPr="00196AB3" w:rsidR="000C794C" w:rsidP="00830668" w:rsidRDefault="000C794C" w14:paraId="711E0DD9" w14:textId="77777777">
                            <w:pPr>
                              <w:ind w:left="360"/>
                              <w:rPr>
                                <w:rFonts w:cs="Times New Roman"/>
                              </w:rPr>
                            </w:pPr>
                            <w:r w:rsidRPr="00196AB3">
                              <w:rPr>
                                <w:rFonts w:cs="Times New Roman"/>
                              </w:rPr>
                              <w:t>Expected outputs-</w:t>
                            </w:r>
                          </w:p>
                          <w:p w:rsidRPr="00B73BB5" w:rsidR="000C794C" w:rsidP="00151EF7" w:rsidRDefault="000C794C" w14:paraId="290638B7" w14:textId="77777777">
                            <w:pPr>
                              <w:pStyle w:val="ListParagraph"/>
                              <w:numPr>
                                <w:ilvl w:val="0"/>
                                <w:numId w:val="29"/>
                              </w:numPr>
                              <w:jc w:val="both"/>
                              <w:rPr>
                                <w:rFonts w:ascii="Courier New" w:hAnsi="Courier New" w:cs="Courier New"/>
                              </w:rPr>
                            </w:pPr>
                            <w:r w:rsidRPr="00B73BB5">
                              <w:rPr>
                                <w:rFonts w:ascii="Courier New" w:hAnsi="Courier New" w:cs="Courier New"/>
                              </w:rPr>
                              <w:t>Major_Roads_Buffer.tif</w:t>
                            </w:r>
                          </w:p>
                          <w:p w:rsidRPr="00B73BB5" w:rsidR="000C794C" w:rsidP="00151EF7" w:rsidRDefault="000C794C" w14:paraId="6EBA9A1F" w14:textId="77777777">
                            <w:pPr>
                              <w:pStyle w:val="ListParagraph"/>
                              <w:numPr>
                                <w:ilvl w:val="0"/>
                                <w:numId w:val="29"/>
                              </w:numPr>
                              <w:jc w:val="both"/>
                              <w:rPr>
                                <w:rFonts w:ascii="Courier New" w:hAnsi="Courier New" w:cs="Courier New"/>
                              </w:rPr>
                            </w:pPr>
                            <w:r w:rsidRPr="00B73BB5">
                              <w:rPr>
                                <w:rFonts w:ascii="Courier New" w:hAnsi="Courier New" w:cs="Courier New"/>
                              </w:rPr>
                              <w:t>Minor_Roads_Buffer.tif</w:t>
                            </w:r>
                          </w:p>
                          <w:p w:rsidRPr="00B73BB5" w:rsidR="000C794C" w:rsidP="00151EF7" w:rsidRDefault="000C794C" w14:paraId="07B788B5" w14:textId="77777777">
                            <w:pPr>
                              <w:pStyle w:val="ListParagraph"/>
                              <w:numPr>
                                <w:ilvl w:val="0"/>
                                <w:numId w:val="29"/>
                              </w:numPr>
                              <w:jc w:val="both"/>
                              <w:rPr>
                                <w:rFonts w:ascii="Courier New" w:hAnsi="Courier New" w:cs="Courier New"/>
                              </w:rPr>
                            </w:pPr>
                            <w:r w:rsidRPr="00B73BB5">
                              <w:rPr>
                                <w:rFonts w:ascii="Courier New" w:hAnsi="Courier New" w:cs="Courier New"/>
                              </w:rPr>
                              <w:t>Agriculture</w:t>
                            </w:r>
                            <w:r>
                              <w:rPr>
                                <w:rFonts w:ascii="Courier New" w:hAnsi="Courier New" w:cs="Courier New"/>
                              </w:rPr>
                              <w:t>_Buffer</w:t>
                            </w:r>
                            <w:r w:rsidRPr="00B73BB5">
                              <w:rPr>
                                <w:rFonts w:ascii="Courier New" w:hAnsi="Courier New" w:cs="Courier New"/>
                              </w:rPr>
                              <w:t>.tif</w:t>
                            </w:r>
                          </w:p>
                          <w:p w:rsidRPr="00B73B01" w:rsidR="000C794C" w:rsidP="00151EF7" w:rsidRDefault="000C794C" w14:paraId="27043B88" w14:textId="77777777">
                            <w:pPr>
                              <w:pStyle w:val="ListParagraph"/>
                              <w:numPr>
                                <w:ilvl w:val="0"/>
                                <w:numId w:val="29"/>
                              </w:numPr>
                              <w:jc w:val="both"/>
                              <w:rPr>
                                <w:rFonts w:ascii="Courier New" w:hAnsi="Courier New" w:cs="Courier New"/>
                              </w:rPr>
                            </w:pPr>
                            <w:r w:rsidRPr="00E81AD8">
                              <w:rPr>
                                <w:rFonts w:ascii="Courier New" w:hAnsi="Courier New" w:cs="Courier New"/>
                              </w:rPr>
                              <w:t>Builtup_Buffer.tif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3B27557F">
              <v:shape id="_x0000_s1056" style="position:absolute;margin-left:58.5pt;margin-top:.45pt;width:417.75pt;height:2in;z-index:25165825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color="#fff2cc [66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" w14:anchorId="0A5ABC91">
                <v:textbox style="mso-fit-shape-to-text:t">
                  <w:txbxContent>
                    <w:p w:rsidRPr="00196AB3" w:rsidR="000C794C" w:rsidP="00830668" w:rsidRDefault="000C794C" w14:paraId="028721C6" w14:textId="77777777">
                      <w:pPr>
                        <w:ind w:left="360"/>
                        <w:rPr>
                          <w:rFonts w:cs="Times New Roman"/>
                        </w:rPr>
                      </w:pPr>
                      <w:r w:rsidRPr="00196AB3">
                        <w:rPr>
                          <w:rFonts w:cs="Times New Roman"/>
                        </w:rPr>
                        <w:t>Expected outputs-</w:t>
                      </w:r>
                    </w:p>
                    <w:p w:rsidRPr="00B73BB5" w:rsidR="000C794C" w:rsidP="00151EF7" w:rsidRDefault="000C794C" w14:paraId="03F264FF" w14:textId="77777777">
                      <w:pPr>
                        <w:pStyle w:val="ListParagraph"/>
                        <w:numPr>
                          <w:ilvl w:val="0"/>
                          <w:numId w:val="29"/>
                        </w:numPr>
                        <w:jc w:val="both"/>
                        <w:rPr>
                          <w:rFonts w:ascii="Courier New" w:hAnsi="Courier New" w:cs="Courier New"/>
                        </w:rPr>
                      </w:pPr>
                      <w:r w:rsidRPr="00B73BB5">
                        <w:rPr>
                          <w:rFonts w:ascii="Courier New" w:hAnsi="Courier New" w:cs="Courier New"/>
                        </w:rPr>
                        <w:t>Major_Roads_Buffer.tif</w:t>
                      </w:r>
                    </w:p>
                    <w:p w:rsidRPr="00B73BB5" w:rsidR="000C794C" w:rsidP="00151EF7" w:rsidRDefault="000C794C" w14:paraId="14CEACBA" w14:textId="77777777">
                      <w:pPr>
                        <w:pStyle w:val="ListParagraph"/>
                        <w:numPr>
                          <w:ilvl w:val="0"/>
                          <w:numId w:val="29"/>
                        </w:numPr>
                        <w:jc w:val="both"/>
                        <w:rPr>
                          <w:rFonts w:ascii="Courier New" w:hAnsi="Courier New" w:cs="Courier New"/>
                        </w:rPr>
                      </w:pPr>
                      <w:r w:rsidRPr="00B73BB5">
                        <w:rPr>
                          <w:rFonts w:ascii="Courier New" w:hAnsi="Courier New" w:cs="Courier New"/>
                        </w:rPr>
                        <w:t>Minor_Roads_Buffer.tif</w:t>
                      </w:r>
                    </w:p>
                    <w:p w:rsidRPr="00B73BB5" w:rsidR="000C794C" w:rsidP="00151EF7" w:rsidRDefault="000C794C" w14:paraId="7AC4839A" w14:textId="77777777">
                      <w:pPr>
                        <w:pStyle w:val="ListParagraph"/>
                        <w:numPr>
                          <w:ilvl w:val="0"/>
                          <w:numId w:val="29"/>
                        </w:numPr>
                        <w:jc w:val="both"/>
                        <w:rPr>
                          <w:rFonts w:ascii="Courier New" w:hAnsi="Courier New" w:cs="Courier New"/>
                        </w:rPr>
                      </w:pPr>
                      <w:r w:rsidRPr="00B73BB5">
                        <w:rPr>
                          <w:rFonts w:ascii="Courier New" w:hAnsi="Courier New" w:cs="Courier New"/>
                        </w:rPr>
                        <w:t>Agriculture</w:t>
                      </w:r>
                      <w:r>
                        <w:rPr>
                          <w:rFonts w:ascii="Courier New" w:hAnsi="Courier New" w:cs="Courier New"/>
                        </w:rPr>
                        <w:t>_Buffer</w:t>
                      </w:r>
                      <w:r w:rsidRPr="00B73BB5">
                        <w:rPr>
                          <w:rFonts w:ascii="Courier New" w:hAnsi="Courier New" w:cs="Courier New"/>
                        </w:rPr>
                        <w:t>.tif</w:t>
                      </w:r>
                    </w:p>
                    <w:p w:rsidRPr="00B73B01" w:rsidR="000C794C" w:rsidP="00151EF7" w:rsidRDefault="000C794C" w14:paraId="21FEBA2D" w14:textId="77777777">
                      <w:pPr>
                        <w:pStyle w:val="ListParagraph"/>
                        <w:numPr>
                          <w:ilvl w:val="0"/>
                          <w:numId w:val="29"/>
                        </w:numPr>
                        <w:jc w:val="both"/>
                        <w:rPr>
                          <w:rFonts w:ascii="Courier New" w:hAnsi="Courier New" w:cs="Courier New"/>
                        </w:rPr>
                      </w:pPr>
                      <w:r w:rsidRPr="00E81AD8">
                        <w:rPr>
                          <w:rFonts w:ascii="Courier New" w:hAnsi="Courier New" w:cs="Courier New"/>
                        </w:rPr>
                        <w:t>Builtup_Buffer.tif</w:t>
                      </w:r>
                    </w:p>
                  </w:txbxContent>
                </v:textbox>
                <w10:wrap type="square"/>
              </v:shape>
            </w:pict>
          </mc:Fallback>
        </mc:AlternateContent>
      </w:r>
    </w:p>
    <w:p w:rsidR="000C794C" w:rsidP="000A5888" w:rsidRDefault="000C794C" w14:paraId="2156C1A1" w14:textId="77777777">
      <w:pPr>
        <w:rPr>
          <w:rFonts w:cs="Times New Roman"/>
        </w:rPr>
      </w:pPr>
    </w:p>
    <w:p w:rsidR="000C794C" w:rsidP="000A5888" w:rsidRDefault="000C794C" w14:paraId="27A74398" w14:textId="77777777">
      <w:pPr>
        <w:rPr>
          <w:rFonts w:cs="Times New Roman"/>
        </w:rPr>
      </w:pPr>
    </w:p>
    <w:p w:rsidR="000C794C" w:rsidP="000A5888" w:rsidRDefault="000C794C" w14:paraId="59BA4B43" w14:textId="77777777">
      <w:pPr>
        <w:rPr>
          <w:rFonts w:cs="Times New Roman"/>
        </w:rPr>
      </w:pPr>
    </w:p>
    <w:p w:rsidRPr="00196AB3" w:rsidR="000C794C" w:rsidP="000A5888" w:rsidRDefault="000C794C" w14:paraId="4BE0165D" w14:textId="77777777">
      <w:pPr>
        <w:rPr>
          <w:rFonts w:cs="Times New Roman"/>
        </w:rPr>
      </w:pPr>
    </w:p>
    <w:p w:rsidRPr="00E81AD8" w:rsidR="00004D26" w:rsidP="000A5888" w:rsidRDefault="00004D26" w14:paraId="21011C7E" w14:textId="7485FDA8">
      <w:pPr>
        <w:rPr>
          <w:rFonts w:cs="Times New Roman"/>
          <w:b/>
          <w:bCs/>
        </w:rPr>
      </w:pPr>
      <w:r w:rsidRPr="00E81AD8">
        <w:rPr>
          <w:rFonts w:cs="Times New Roman"/>
          <w:b/>
          <w:bCs/>
        </w:rPr>
        <w:t xml:space="preserve">Step </w:t>
      </w:r>
      <w:r w:rsidRPr="00E81AD8" w:rsidR="001E3FC4">
        <w:rPr>
          <w:rFonts w:cs="Times New Roman"/>
          <w:b/>
          <w:bCs/>
        </w:rPr>
        <w:t>3:</w:t>
      </w:r>
      <w:r w:rsidRPr="00E81AD8">
        <w:rPr>
          <w:rFonts w:cs="Times New Roman"/>
          <w:b/>
          <w:bCs/>
        </w:rPr>
        <w:t xml:space="preserve"> Combine all anthropogenic </w:t>
      </w:r>
      <w:r w:rsidRPr="00E81AD8" w:rsidR="001E3FC4">
        <w:rPr>
          <w:rFonts w:cs="Times New Roman"/>
          <w:b/>
          <w:bCs/>
        </w:rPr>
        <w:t>buffers.</w:t>
      </w:r>
    </w:p>
    <w:p w:rsidRPr="00196AB3" w:rsidR="00004D26" w:rsidP="000A5888" w:rsidRDefault="004E0CAE" w14:paraId="46751240" w14:textId="0C8E2D91">
      <w:pPr>
        <w:rPr>
          <w:rFonts w:cs="Times New Roman"/>
        </w:rPr>
      </w:pPr>
      <w:r w:rsidRPr="00196AB3">
        <w:rPr>
          <w:rFonts w:cs="Times New Roman"/>
        </w:rPr>
        <w:t xml:space="preserve">We will combine the individual buffer layers into one raster layer that delimits anthropgenic influence </w:t>
      </w:r>
      <w:r w:rsidRPr="00196AB3" w:rsidR="004F39CC">
        <w:rPr>
          <w:rFonts w:cs="Times New Roman"/>
        </w:rPr>
        <w:t>where:</w:t>
      </w:r>
    </w:p>
    <w:p w:rsidRPr="00615028" w:rsidR="00B85FC9" w:rsidP="00615028" w:rsidRDefault="00B85FC9" w14:paraId="78D10562" w14:textId="7756F63B">
      <w:pPr>
        <w:spacing w:after="0"/>
        <w:ind w:left="720"/>
        <w:rPr>
          <w:rFonts w:cs="Times New Roman"/>
          <w:b/>
          <w:bCs/>
        </w:rPr>
      </w:pPr>
      <w:r w:rsidRPr="00615028">
        <w:rPr>
          <w:rFonts w:cs="Times New Roman"/>
          <w:b/>
          <w:bCs/>
        </w:rPr>
        <w:t xml:space="preserve"> 1 = within ANY anthro</w:t>
      </w:r>
      <w:r w:rsidRPr="00615028" w:rsidR="00615028">
        <w:rPr>
          <w:rFonts w:cs="Times New Roman"/>
          <w:b/>
          <w:bCs/>
        </w:rPr>
        <w:t>pogenic</w:t>
      </w:r>
      <w:r w:rsidRPr="00615028">
        <w:rPr>
          <w:rFonts w:cs="Times New Roman"/>
          <w:b/>
          <w:bCs/>
        </w:rPr>
        <w:t xml:space="preserve"> buffer (road, built-up, agri</w:t>
      </w:r>
      <w:r w:rsidRPr="00615028" w:rsidR="0076542E">
        <w:rPr>
          <w:rFonts w:cs="Times New Roman"/>
          <w:b/>
          <w:bCs/>
        </w:rPr>
        <w:t>culture</w:t>
      </w:r>
      <w:r w:rsidRPr="00615028">
        <w:rPr>
          <w:rFonts w:cs="Times New Roman"/>
          <w:b/>
          <w:bCs/>
        </w:rPr>
        <w:t>)  </w:t>
      </w:r>
    </w:p>
    <w:p w:rsidR="00B85FC9" w:rsidP="00615028" w:rsidRDefault="00B85FC9" w14:paraId="79A5DDB3" w14:textId="414789FC">
      <w:pPr>
        <w:spacing w:after="0"/>
        <w:ind w:left="720"/>
        <w:rPr>
          <w:rFonts w:cs="Times New Roman"/>
          <w:b/>
          <w:bCs/>
        </w:rPr>
      </w:pPr>
      <w:r w:rsidRPr="00615028">
        <w:rPr>
          <w:rFonts w:cs="Times New Roman"/>
          <w:b/>
          <w:bCs/>
        </w:rPr>
        <w:t xml:space="preserve"> 0 = outside a</w:t>
      </w:r>
      <w:r w:rsidR="00615028">
        <w:rPr>
          <w:rFonts w:cs="Times New Roman"/>
          <w:b/>
          <w:bCs/>
        </w:rPr>
        <w:t>ll buffers</w:t>
      </w:r>
    </w:p>
    <w:p w:rsidRPr="00615028" w:rsidR="00615028" w:rsidP="00615028" w:rsidRDefault="00615028" w14:paraId="47AC26AE" w14:textId="77777777">
      <w:pPr>
        <w:spacing w:after="0"/>
        <w:ind w:left="720"/>
        <w:rPr>
          <w:rFonts w:cs="Times New Roman"/>
          <w:b/>
          <w:bCs/>
        </w:rPr>
      </w:pPr>
    </w:p>
    <w:p w:rsidR="00374158" w:rsidP="00374158" w:rsidRDefault="007D75B6" w14:paraId="02930007" w14:textId="5530844A">
      <w:pPr>
        <w:rPr>
          <w:rFonts w:cs="Times New Roman"/>
        </w:rPr>
      </w:pPr>
      <w:r w:rsidRPr="00196AB3">
        <w:rPr>
          <w:rFonts w:cs="Times New Roman"/>
        </w:rPr>
        <w:t xml:space="preserve">We will use the </w:t>
      </w:r>
      <w:r w:rsidRPr="00D53CF5">
        <w:rPr>
          <w:rFonts w:cs="Times New Roman"/>
          <w:b/>
          <w:bCs/>
        </w:rPr>
        <w:t>Raster Calculator</w:t>
      </w:r>
      <w:r w:rsidRPr="00196AB3">
        <w:rPr>
          <w:rFonts w:cs="Times New Roman"/>
        </w:rPr>
        <w:t xml:space="preserve"> to combine these layers</w:t>
      </w:r>
      <w:r w:rsidRPr="00196AB3" w:rsidR="001A31BC">
        <w:rPr>
          <w:rFonts w:cs="Times New Roman"/>
        </w:rPr>
        <w:t xml:space="preserve"> either using a logical </w:t>
      </w:r>
      <w:r w:rsidRPr="00D53CF5" w:rsidR="001A31BC">
        <w:rPr>
          <w:rFonts w:cs="Times New Roman"/>
          <w:b/>
          <w:bCs/>
        </w:rPr>
        <w:t xml:space="preserve">OR </w:t>
      </w:r>
      <w:r w:rsidRPr="00196AB3" w:rsidR="001A31BC">
        <w:rPr>
          <w:rFonts w:cs="Times New Roman"/>
        </w:rPr>
        <w:t xml:space="preserve">operation or by summing the binary </w:t>
      </w:r>
      <w:r w:rsidR="00193FAF">
        <w:rPr>
          <w:rFonts w:cs="Times New Roman"/>
        </w:rPr>
        <w:t>inputs.</w:t>
      </w:r>
    </w:p>
    <w:p w:rsidRPr="00196AB3" w:rsidR="00AE639E" w:rsidP="00374158" w:rsidRDefault="000C3F3E" w14:paraId="2C11296F" w14:textId="7FD93F87">
      <w:pPr>
        <w:rPr>
          <w:rFonts w:cs="Times New Roman"/>
        </w:rPr>
      </w:pPr>
      <w:r>
        <w:rPr>
          <w:rFonts w:cs="Times New Roman"/>
        </w:rPr>
        <w:t>Replicate the following expressions;</w:t>
      </w:r>
    </w:p>
    <w:p w:rsidRPr="00196AB3" w:rsidR="00374158" w:rsidP="00374158" w:rsidRDefault="00374158" w14:paraId="4CDA1BDD" w14:textId="6CDC5A12">
      <w:pPr>
        <w:rPr>
          <w:rFonts w:cs="Times New Roman"/>
        </w:rPr>
      </w:pPr>
      <w:r w:rsidRPr="00196AB3">
        <w:rPr>
          <w:rFonts w:cs="Times New Roman"/>
        </w:rPr>
        <w:t xml:space="preserve"> </w:t>
      </w:r>
      <w:r w:rsidR="00880D97">
        <w:rPr>
          <w:rFonts w:cs="Times New Roman"/>
        </w:rPr>
        <w:t xml:space="preserve"> </w:t>
      </w:r>
      <w:r w:rsidRPr="00196AB3">
        <w:rPr>
          <w:rFonts w:cs="Times New Roman"/>
        </w:rPr>
        <w:t xml:space="preserve"> ("</w:t>
      </w:r>
      <w:r w:rsidRPr="00880D97" w:rsidR="00193FAF">
        <w:rPr>
          <w:rFonts w:ascii="Courier New" w:hAnsi="Courier New" w:cs="Courier New"/>
        </w:rPr>
        <w:t>Major</w:t>
      </w:r>
      <w:r w:rsidRPr="00880D97" w:rsidR="006274CF">
        <w:rPr>
          <w:rFonts w:ascii="Courier New" w:hAnsi="Courier New" w:cs="Courier New"/>
        </w:rPr>
        <w:t>_</w:t>
      </w:r>
      <w:r w:rsidRPr="00880D97" w:rsidR="00193FAF">
        <w:rPr>
          <w:rFonts w:ascii="Courier New" w:hAnsi="Courier New" w:cs="Courier New"/>
        </w:rPr>
        <w:t>R</w:t>
      </w:r>
      <w:r w:rsidRPr="00880D97" w:rsidR="006274CF">
        <w:rPr>
          <w:rFonts w:ascii="Courier New" w:hAnsi="Courier New" w:cs="Courier New"/>
        </w:rPr>
        <w:t>oads</w:t>
      </w:r>
      <w:r w:rsidRPr="00880D97" w:rsidR="00193FAF">
        <w:rPr>
          <w:rFonts w:ascii="Courier New" w:hAnsi="Courier New" w:cs="Courier New"/>
        </w:rPr>
        <w:t>_B</w:t>
      </w:r>
      <w:r w:rsidRPr="00880D97" w:rsidR="006274CF">
        <w:rPr>
          <w:rFonts w:ascii="Courier New" w:hAnsi="Courier New" w:cs="Courier New"/>
        </w:rPr>
        <w:t>uffer</w:t>
      </w:r>
      <w:r w:rsidRPr="00880D97">
        <w:rPr>
          <w:rFonts w:ascii="Courier New" w:hAnsi="Courier New" w:cs="Courier New"/>
        </w:rPr>
        <w:t>@1" +</w:t>
      </w:r>
      <w:r w:rsidRPr="00880D97" w:rsidR="00DC346F">
        <w:rPr>
          <w:rFonts w:ascii="Courier New" w:hAnsi="Courier New" w:cs="Courier New"/>
        </w:rPr>
        <w:t xml:space="preserve"> </w:t>
      </w:r>
      <w:r w:rsidRPr="00880D97">
        <w:rPr>
          <w:rFonts w:ascii="Courier New" w:hAnsi="Courier New" w:cs="Courier New"/>
        </w:rPr>
        <w:t>"</w:t>
      </w:r>
      <w:r w:rsidRPr="00880D97" w:rsidR="00193FAF">
        <w:rPr>
          <w:rFonts w:ascii="Courier New" w:hAnsi="Courier New" w:cs="Courier New"/>
        </w:rPr>
        <w:t>Minor</w:t>
      </w:r>
      <w:r w:rsidRPr="00880D97" w:rsidR="006274CF">
        <w:rPr>
          <w:rFonts w:ascii="Courier New" w:hAnsi="Courier New" w:cs="Courier New"/>
        </w:rPr>
        <w:t>_</w:t>
      </w:r>
      <w:r w:rsidRPr="00880D97" w:rsidR="00193FAF">
        <w:rPr>
          <w:rFonts w:ascii="Courier New" w:hAnsi="Courier New" w:cs="Courier New"/>
        </w:rPr>
        <w:t>R</w:t>
      </w:r>
      <w:r w:rsidRPr="00880D97" w:rsidR="006274CF">
        <w:rPr>
          <w:rFonts w:ascii="Courier New" w:hAnsi="Courier New" w:cs="Courier New"/>
        </w:rPr>
        <w:t>oads_</w:t>
      </w:r>
      <w:r w:rsidRPr="00880D97" w:rsidR="00193FAF">
        <w:rPr>
          <w:rFonts w:ascii="Courier New" w:hAnsi="Courier New" w:cs="Courier New"/>
        </w:rPr>
        <w:t>B</w:t>
      </w:r>
      <w:r w:rsidRPr="00880D97" w:rsidR="006274CF">
        <w:rPr>
          <w:rFonts w:ascii="Courier New" w:hAnsi="Courier New" w:cs="Courier New"/>
        </w:rPr>
        <w:t xml:space="preserve">uffer </w:t>
      </w:r>
      <w:r w:rsidRPr="00880D97">
        <w:rPr>
          <w:rFonts w:ascii="Courier New" w:hAnsi="Courier New" w:cs="Courier New"/>
        </w:rPr>
        <w:t>@1"</w:t>
      </w:r>
      <w:r w:rsidR="00880D97">
        <w:rPr>
          <w:rFonts w:ascii="Courier New" w:hAnsi="Courier New" w:cs="Courier New"/>
        </w:rPr>
        <w:t xml:space="preserve"> </w:t>
      </w:r>
      <w:r w:rsidR="008E3127">
        <w:rPr>
          <w:rFonts w:ascii="Courier New" w:hAnsi="Courier New" w:cs="Courier New"/>
        </w:rPr>
        <w:t>+</w:t>
      </w:r>
      <w:r w:rsidR="00880D97">
        <w:rPr>
          <w:rFonts w:ascii="Courier New" w:hAnsi="Courier New" w:cs="Courier New"/>
        </w:rPr>
        <w:t xml:space="preserve">    </w:t>
      </w:r>
      <w:r w:rsidRPr="00880D97">
        <w:rPr>
          <w:rFonts w:ascii="Courier New" w:hAnsi="Courier New" w:cs="Courier New"/>
        </w:rPr>
        <w:t>"</w:t>
      </w:r>
      <w:r w:rsidRPr="00880D97" w:rsidR="00193FAF">
        <w:rPr>
          <w:rFonts w:ascii="Courier New" w:hAnsi="Courier New" w:cs="Courier New"/>
        </w:rPr>
        <w:t>A</w:t>
      </w:r>
      <w:r w:rsidRPr="00880D97">
        <w:rPr>
          <w:rFonts w:ascii="Courier New" w:hAnsi="Courier New" w:cs="Courier New"/>
        </w:rPr>
        <w:t>gri</w:t>
      </w:r>
      <w:r w:rsidRPr="00880D97" w:rsidR="006274CF">
        <w:rPr>
          <w:rFonts w:ascii="Courier New" w:hAnsi="Courier New" w:cs="Courier New"/>
        </w:rPr>
        <w:t>culture</w:t>
      </w:r>
      <w:r w:rsidRPr="00880D97">
        <w:rPr>
          <w:rFonts w:ascii="Courier New" w:hAnsi="Courier New" w:cs="Courier New"/>
        </w:rPr>
        <w:t>_buf</w:t>
      </w:r>
      <w:r w:rsidRPr="00880D97" w:rsidR="006274CF">
        <w:rPr>
          <w:rFonts w:ascii="Courier New" w:hAnsi="Courier New" w:cs="Courier New"/>
        </w:rPr>
        <w:t>fer</w:t>
      </w:r>
      <w:r w:rsidRPr="00880D97">
        <w:rPr>
          <w:rFonts w:ascii="Courier New" w:hAnsi="Courier New" w:cs="Courier New"/>
        </w:rPr>
        <w:t>@1"</w:t>
      </w:r>
      <w:r w:rsidRPr="00880D97" w:rsidR="00DC346F">
        <w:rPr>
          <w:rFonts w:ascii="Courier New" w:hAnsi="Courier New" w:cs="Courier New"/>
        </w:rPr>
        <w:t>+"</w:t>
      </w:r>
      <w:r w:rsidRPr="00880D97" w:rsidR="00880D97">
        <w:rPr>
          <w:rFonts w:ascii="Courier New" w:hAnsi="Courier New" w:cs="Courier New"/>
        </w:rPr>
        <w:t>B</w:t>
      </w:r>
      <w:r w:rsidRPr="00880D97" w:rsidR="00DC346F">
        <w:rPr>
          <w:rFonts w:ascii="Courier New" w:hAnsi="Courier New" w:cs="Courier New"/>
        </w:rPr>
        <w:t>uilt</w:t>
      </w:r>
      <w:r w:rsidRPr="00880D97" w:rsidR="004A49CC">
        <w:rPr>
          <w:rFonts w:ascii="Courier New" w:hAnsi="Courier New" w:cs="Courier New"/>
        </w:rPr>
        <w:t>up</w:t>
      </w:r>
      <w:r w:rsidRPr="00880D97" w:rsidR="00DC346F">
        <w:rPr>
          <w:rFonts w:ascii="Courier New" w:hAnsi="Courier New" w:cs="Courier New"/>
        </w:rPr>
        <w:t>_buffer@1"</w:t>
      </w:r>
      <w:r w:rsidRPr="00880D97">
        <w:rPr>
          <w:rFonts w:ascii="Courier New" w:hAnsi="Courier New" w:cs="Courier New"/>
        </w:rPr>
        <w:t xml:space="preserve">) </w:t>
      </w:r>
      <w:r w:rsidR="00EE0030">
        <w:rPr>
          <w:rFonts w:ascii="Courier New" w:hAnsi="Courier New" w:cs="Courier New"/>
        </w:rPr>
        <w:t>&gt;=</w:t>
      </w:r>
      <w:r w:rsidRPr="00880D97">
        <w:rPr>
          <w:rFonts w:ascii="Courier New" w:hAnsi="Courier New" w:cs="Courier New"/>
        </w:rPr>
        <w:t xml:space="preserve"> 1</w:t>
      </w:r>
    </w:p>
    <w:p w:rsidRPr="00196AB3" w:rsidR="00AE639E" w:rsidP="000A5888" w:rsidRDefault="008E3127" w14:paraId="035D5ADB" w14:textId="70E592E9">
      <w:pPr>
        <w:rPr>
          <w:rFonts w:cs="Times New Roman"/>
        </w:rPr>
      </w:pPr>
      <w:r>
        <w:rPr>
          <w:rFonts w:cs="Times New Roman"/>
        </w:rPr>
        <w:t xml:space="preserve"> </w:t>
      </w:r>
      <w:r w:rsidR="00AE639E">
        <w:rPr>
          <w:rFonts w:cs="Times New Roman"/>
        </w:rPr>
        <w:t>Or using this expression.</w:t>
      </w:r>
    </w:p>
    <w:p w:rsidR="00433CCD" w:rsidP="00433CCD" w:rsidRDefault="00433CCD" w14:paraId="47CA5D58" w14:textId="7C1AAA70">
      <w:pPr>
        <w:rPr>
          <w:rFonts w:cs="Times New Roman"/>
        </w:rPr>
      </w:pPr>
      <w:r w:rsidRPr="00196AB3">
        <w:rPr>
          <w:rFonts w:cs="Times New Roman"/>
        </w:rPr>
        <w:t xml:space="preserve">  </w:t>
      </w:r>
      <w:r w:rsidRPr="008E3127">
        <w:rPr>
          <w:rFonts w:ascii="Courier New" w:hAnsi="Courier New" w:cs="Courier New"/>
        </w:rPr>
        <w:t>("</w:t>
      </w:r>
      <w:r w:rsidRPr="008E3127" w:rsidR="008E3127">
        <w:rPr>
          <w:rFonts w:ascii="Courier New" w:hAnsi="Courier New" w:cs="Courier New"/>
        </w:rPr>
        <w:t>Major</w:t>
      </w:r>
      <w:r w:rsidRPr="008E3127">
        <w:rPr>
          <w:rFonts w:ascii="Courier New" w:hAnsi="Courier New" w:cs="Courier New"/>
        </w:rPr>
        <w:t>_</w:t>
      </w:r>
      <w:r w:rsidRPr="008E3127" w:rsidR="008E3127">
        <w:rPr>
          <w:rFonts w:ascii="Courier New" w:hAnsi="Courier New" w:cs="Courier New"/>
        </w:rPr>
        <w:t>R</w:t>
      </w:r>
      <w:r w:rsidRPr="008E3127">
        <w:rPr>
          <w:rFonts w:ascii="Courier New" w:hAnsi="Courier New" w:cs="Courier New"/>
        </w:rPr>
        <w:t>oads_</w:t>
      </w:r>
      <w:r w:rsidRPr="008E3127" w:rsidR="008E3127">
        <w:rPr>
          <w:rFonts w:ascii="Courier New" w:hAnsi="Courier New" w:cs="Courier New"/>
        </w:rPr>
        <w:t>B</w:t>
      </w:r>
      <w:r w:rsidRPr="008E3127">
        <w:rPr>
          <w:rFonts w:ascii="Courier New" w:hAnsi="Courier New" w:cs="Courier New"/>
        </w:rPr>
        <w:t>uffer@1" = 1) OR ("</w:t>
      </w:r>
      <w:r w:rsidRPr="008E3127" w:rsidR="008E3127">
        <w:rPr>
          <w:rFonts w:ascii="Courier New" w:hAnsi="Courier New" w:cs="Courier New"/>
        </w:rPr>
        <w:t>Minor</w:t>
      </w:r>
      <w:r w:rsidRPr="008E3127">
        <w:rPr>
          <w:rFonts w:ascii="Courier New" w:hAnsi="Courier New" w:cs="Courier New"/>
        </w:rPr>
        <w:t>_</w:t>
      </w:r>
      <w:r w:rsidRPr="008E3127" w:rsidR="008E3127">
        <w:rPr>
          <w:rFonts w:ascii="Courier New" w:hAnsi="Courier New" w:cs="Courier New"/>
        </w:rPr>
        <w:t>R</w:t>
      </w:r>
      <w:r w:rsidRPr="008E3127">
        <w:rPr>
          <w:rFonts w:ascii="Courier New" w:hAnsi="Courier New" w:cs="Courier New"/>
        </w:rPr>
        <w:t>oads_</w:t>
      </w:r>
      <w:r w:rsidRPr="008E3127" w:rsidR="008E3127">
        <w:rPr>
          <w:rFonts w:ascii="Courier New" w:hAnsi="Courier New" w:cs="Courier New"/>
        </w:rPr>
        <w:t>B</w:t>
      </w:r>
      <w:r w:rsidRPr="008E3127">
        <w:rPr>
          <w:rFonts w:ascii="Courier New" w:hAnsi="Courier New" w:cs="Courier New"/>
        </w:rPr>
        <w:t>uffer @1" = 1</w:t>
      </w:r>
      <w:r w:rsidRPr="008E3127" w:rsidR="004F39CC">
        <w:rPr>
          <w:rFonts w:ascii="Courier New" w:hAnsi="Courier New" w:cs="Courier New"/>
        </w:rPr>
        <w:t>) OR</w:t>
      </w:r>
      <w:r w:rsidRPr="008E3127" w:rsidR="004A49CC">
        <w:rPr>
          <w:rFonts w:ascii="Courier New" w:hAnsi="Courier New" w:cs="Courier New"/>
        </w:rPr>
        <w:t xml:space="preserve"> </w:t>
      </w:r>
      <w:r w:rsidRPr="008E3127">
        <w:rPr>
          <w:rFonts w:ascii="Courier New" w:hAnsi="Courier New" w:cs="Courier New"/>
        </w:rPr>
        <w:t>("</w:t>
      </w:r>
      <w:r w:rsidRPr="008E3127" w:rsidR="008E3127">
        <w:rPr>
          <w:rFonts w:ascii="Courier New" w:hAnsi="Courier New" w:cs="Courier New"/>
        </w:rPr>
        <w:t>A</w:t>
      </w:r>
      <w:r w:rsidRPr="008E3127">
        <w:rPr>
          <w:rFonts w:ascii="Courier New" w:hAnsi="Courier New" w:cs="Courier New"/>
        </w:rPr>
        <w:t>griculture_</w:t>
      </w:r>
      <w:r w:rsidRPr="008E3127" w:rsidR="008E3127">
        <w:rPr>
          <w:rFonts w:ascii="Courier New" w:hAnsi="Courier New" w:cs="Courier New"/>
        </w:rPr>
        <w:t>B</w:t>
      </w:r>
      <w:r w:rsidRPr="008E3127">
        <w:rPr>
          <w:rFonts w:ascii="Courier New" w:hAnsi="Courier New" w:cs="Courier New"/>
        </w:rPr>
        <w:t>uffer@1" = 1)</w:t>
      </w:r>
      <w:r w:rsidRPr="008E3127" w:rsidR="004A49CC">
        <w:rPr>
          <w:rFonts w:ascii="Courier New" w:hAnsi="Courier New" w:cs="Courier New"/>
        </w:rPr>
        <w:t xml:space="preserve"> </w:t>
      </w:r>
      <w:r w:rsidRPr="008E3127" w:rsidR="00D30358">
        <w:rPr>
          <w:rFonts w:ascii="Courier New" w:hAnsi="Courier New" w:cs="Courier New"/>
        </w:rPr>
        <w:t xml:space="preserve">OR </w:t>
      </w:r>
      <w:r w:rsidRPr="008E3127" w:rsidR="00807FCB">
        <w:rPr>
          <w:rFonts w:ascii="Courier New" w:hAnsi="Courier New" w:cs="Courier New"/>
        </w:rPr>
        <w:t>(</w:t>
      </w:r>
      <w:r w:rsidRPr="008E3127" w:rsidR="00D30358">
        <w:rPr>
          <w:rFonts w:ascii="Courier New" w:hAnsi="Courier New" w:cs="Courier New"/>
        </w:rPr>
        <w:t>"</w:t>
      </w:r>
      <w:r w:rsidRPr="008E3127" w:rsidR="008E3127">
        <w:rPr>
          <w:rFonts w:ascii="Courier New" w:hAnsi="Courier New" w:cs="Courier New"/>
        </w:rPr>
        <w:t>B</w:t>
      </w:r>
      <w:r w:rsidRPr="008E3127" w:rsidR="00D30358">
        <w:rPr>
          <w:rFonts w:ascii="Courier New" w:hAnsi="Courier New" w:cs="Courier New"/>
        </w:rPr>
        <w:t>uiltup_</w:t>
      </w:r>
      <w:r w:rsidRPr="008E3127" w:rsidR="008E3127">
        <w:rPr>
          <w:rFonts w:ascii="Courier New" w:hAnsi="Courier New" w:cs="Courier New"/>
        </w:rPr>
        <w:t>B</w:t>
      </w:r>
      <w:r w:rsidRPr="008E3127" w:rsidR="00D30358">
        <w:rPr>
          <w:rFonts w:ascii="Courier New" w:hAnsi="Courier New" w:cs="Courier New"/>
        </w:rPr>
        <w:t>uffer@1" =</w:t>
      </w:r>
      <w:r w:rsidRPr="008E3127" w:rsidR="00807FCB">
        <w:rPr>
          <w:rFonts w:ascii="Courier New" w:hAnsi="Courier New" w:cs="Courier New"/>
        </w:rPr>
        <w:t>1</w:t>
      </w:r>
      <w:r w:rsidRPr="00196AB3" w:rsidR="00D30358">
        <w:rPr>
          <w:rFonts w:cs="Times New Roman"/>
        </w:rPr>
        <w:t>)</w:t>
      </w:r>
    </w:p>
    <w:p w:rsidRPr="00196AB3" w:rsidR="00E31A10" w:rsidP="00433CCD" w:rsidRDefault="00E31A10" w14:paraId="70AC9310" w14:textId="77777777">
      <w:pPr>
        <w:rPr>
          <w:rFonts w:cs="Times New Roman"/>
        </w:rPr>
      </w:pPr>
    </w:p>
    <w:p w:rsidRPr="00E31A10" w:rsidR="00433CCD" w:rsidP="00151EF7" w:rsidRDefault="009336EC" w14:paraId="3FA18A01" w14:textId="538628F0">
      <w:pPr>
        <w:pStyle w:val="ListParagraph"/>
        <w:numPr>
          <w:ilvl w:val="0"/>
          <w:numId w:val="30"/>
        </w:numPr>
        <w:rPr>
          <w:rFonts w:cs="Times New Roman"/>
          <w:b/>
          <w:bCs/>
        </w:rPr>
      </w:pPr>
      <w:r w:rsidRPr="00E31A10">
        <w:rPr>
          <w:rFonts w:cs="Times New Roman"/>
          <w:b/>
          <w:bCs/>
        </w:rPr>
        <w:t xml:space="preserve">Set the </w:t>
      </w:r>
      <w:r w:rsidRPr="00E31A10" w:rsidR="009565B1">
        <w:rPr>
          <w:rFonts w:cs="Times New Roman"/>
          <w:b/>
          <w:bCs/>
        </w:rPr>
        <w:t>CRS,</w:t>
      </w:r>
      <w:r w:rsidRPr="00E31A10">
        <w:rPr>
          <w:rFonts w:cs="Times New Roman"/>
          <w:b/>
          <w:bCs/>
        </w:rPr>
        <w:t xml:space="preserve"> Extent</w:t>
      </w:r>
      <w:r w:rsidRPr="00E31A10" w:rsidR="009565B1">
        <w:rPr>
          <w:rFonts w:cs="Times New Roman"/>
          <w:b/>
          <w:bCs/>
        </w:rPr>
        <w:t xml:space="preserve"> and cell size </w:t>
      </w:r>
      <w:r w:rsidRPr="00E31A10" w:rsidR="00C27F2D">
        <w:rPr>
          <w:rFonts w:cs="Times New Roman"/>
          <w:b/>
          <w:bCs/>
        </w:rPr>
        <w:t>appropriately.</w:t>
      </w:r>
      <w:r w:rsidRPr="00E31A10" w:rsidR="009565B1">
        <w:rPr>
          <w:rFonts w:cs="Times New Roman"/>
          <w:b/>
          <w:bCs/>
        </w:rPr>
        <w:t xml:space="preserve"> </w:t>
      </w:r>
    </w:p>
    <w:p w:rsidRPr="009565B1" w:rsidR="00E31A10" w:rsidP="00151EF7" w:rsidRDefault="00E31A10" w14:paraId="67113C7E" w14:textId="55CA86A7">
      <w:pPr>
        <w:pStyle w:val="ListParagraph"/>
        <w:numPr>
          <w:ilvl w:val="0"/>
          <w:numId w:val="30"/>
        </w:numPr>
        <w:rPr>
          <w:rFonts w:cs="Times New Roman"/>
        </w:rPr>
      </w:pPr>
      <w:r w:rsidRPr="00E31A10">
        <w:rPr>
          <w:rFonts w:cs="Times New Roman"/>
          <w:b/>
          <w:bCs/>
        </w:rPr>
        <w:t>Data Type</w:t>
      </w:r>
      <w:r>
        <w:rPr>
          <w:rFonts w:cs="Times New Roman"/>
        </w:rPr>
        <w:t>: Byte/ Int16</w:t>
      </w:r>
    </w:p>
    <w:p w:rsidRPr="009565B1" w:rsidR="00433CCD" w:rsidP="00151EF7" w:rsidRDefault="004F39CC" w14:paraId="01214DBD" w14:textId="4E2330FF">
      <w:pPr>
        <w:pStyle w:val="ListParagraph"/>
        <w:numPr>
          <w:ilvl w:val="0"/>
          <w:numId w:val="30"/>
        </w:numPr>
        <w:rPr>
          <w:rFonts w:cs="Times New Roman"/>
          <w:b/>
          <w:bCs/>
        </w:rPr>
      </w:pPr>
      <w:r w:rsidRPr="009565B1">
        <w:rPr>
          <w:rFonts w:cs="Times New Roman"/>
          <w:b/>
          <w:bCs/>
        </w:rPr>
        <w:t>Output:</w:t>
      </w:r>
      <w:r w:rsidRPr="009565B1" w:rsidR="00383E3F">
        <w:rPr>
          <w:rFonts w:cs="Times New Roman"/>
          <w:b/>
          <w:bCs/>
        </w:rPr>
        <w:t xml:space="preserve"> </w:t>
      </w:r>
      <w:r w:rsidRPr="009565B1" w:rsidR="00383E3F">
        <w:rPr>
          <w:rFonts w:ascii="Courier New" w:hAnsi="Courier New" w:cs="Courier New"/>
        </w:rPr>
        <w:t>Anthropogenic</w:t>
      </w:r>
      <w:r w:rsidRPr="009565B1" w:rsidR="00901E79">
        <w:rPr>
          <w:rFonts w:ascii="Courier New" w:hAnsi="Courier New" w:cs="Courier New"/>
        </w:rPr>
        <w:t>_mask.tif</w:t>
      </w:r>
    </w:p>
    <w:p w:rsidR="00E16EBE" w:rsidP="00E16EBE" w:rsidRDefault="00E16EBE" w14:paraId="42B4D866" w14:textId="77777777">
      <w:pPr>
        <w:ind w:left="360"/>
        <w:rPr>
          <w:rFonts w:cs="Times New Roman"/>
          <w:b/>
          <w:bCs/>
        </w:rPr>
      </w:pPr>
    </w:p>
    <w:p w:rsidRPr="00E16EBE" w:rsidR="00901E79" w:rsidP="00E16EBE" w:rsidRDefault="004F39CC" w14:paraId="298D4589" w14:textId="4B70D554">
      <w:pPr>
        <w:ind w:left="360"/>
        <w:rPr>
          <w:rFonts w:cs="Times New Roman"/>
          <w:b/>
          <w:bCs/>
        </w:rPr>
      </w:pPr>
      <w:r w:rsidRPr="00E16EBE">
        <w:rPr>
          <w:rFonts w:cs="Times New Roman"/>
          <w:b/>
          <w:bCs/>
        </w:rPr>
        <w:t>Interpretation:</w:t>
      </w:r>
    </w:p>
    <w:p w:rsidRPr="00196AB3" w:rsidR="00F47D6A" w:rsidP="00925038" w:rsidRDefault="00F47D6A" w14:paraId="4C584065" w14:textId="3C41A973">
      <w:pPr>
        <w:spacing w:after="0"/>
        <w:ind w:left="360"/>
        <w:rPr>
          <w:rFonts w:cs="Times New Roman"/>
        </w:rPr>
      </w:pPr>
      <w:r w:rsidRPr="00264A5F">
        <w:rPr>
          <w:rFonts w:cs="Times New Roman"/>
          <w:b/>
          <w:bCs/>
        </w:rPr>
        <w:t>1</w:t>
      </w:r>
      <w:r w:rsidRPr="00196AB3">
        <w:rPr>
          <w:rFonts w:cs="Times New Roman"/>
        </w:rPr>
        <w:t xml:space="preserve"> = Disturbed</w:t>
      </w:r>
    </w:p>
    <w:p w:rsidRPr="00196AB3" w:rsidR="00F47D6A" w:rsidP="00925038" w:rsidRDefault="00F47D6A" w14:paraId="48D11B9E" w14:textId="6F782481">
      <w:pPr>
        <w:spacing w:after="0"/>
        <w:ind w:left="360"/>
        <w:rPr>
          <w:rFonts w:cs="Times New Roman"/>
        </w:rPr>
      </w:pPr>
      <w:r w:rsidRPr="00264A5F">
        <w:rPr>
          <w:rFonts w:cs="Times New Roman"/>
          <w:b/>
          <w:bCs/>
        </w:rPr>
        <w:t>0</w:t>
      </w:r>
      <w:r w:rsidRPr="00196AB3">
        <w:rPr>
          <w:rFonts w:cs="Times New Roman"/>
        </w:rPr>
        <w:t xml:space="preserve">= No </w:t>
      </w:r>
      <w:r w:rsidRPr="00196AB3" w:rsidR="0044359D">
        <w:rPr>
          <w:rFonts w:cs="Times New Roman"/>
        </w:rPr>
        <w:t>anthropogenic influence</w:t>
      </w:r>
      <w:r w:rsidRPr="00196AB3" w:rsidR="00CA337C">
        <w:rPr>
          <w:rFonts w:cs="Times New Roman"/>
        </w:rPr>
        <w:t xml:space="preserve"> </w:t>
      </w:r>
    </w:p>
    <w:p w:rsidRPr="00196AB3" w:rsidR="00F9355C" w:rsidP="000A5888" w:rsidRDefault="00F9355C" w14:paraId="431E99C6" w14:textId="6E68A538">
      <w:pPr>
        <w:rPr>
          <w:rFonts w:cs="Times New Roman"/>
        </w:rPr>
      </w:pPr>
    </w:p>
    <w:p w:rsidRPr="00196AB3" w:rsidR="00E8422A" w:rsidP="000A5888" w:rsidRDefault="002A03B8" w14:paraId="600A196B" w14:textId="3F973F38">
      <w:pPr>
        <w:rPr>
          <w:rFonts w:cs="Times New Roman"/>
        </w:rPr>
      </w:pPr>
      <w:r>
        <w:rPr>
          <w:noProof/>
        </w:rPr>
        <mc:AlternateContent>
          <mc:Choice Requires="wps">
            <w:drawing>
              <wp:anchor distT="0" distB="0" distL="114300" distR="114300" simplePos="0" relativeHeight="251658257" behindDoc="0" locked="0" layoutInCell="1" allowOverlap="1" wp14:anchorId="3C311388" wp14:editId="6A92E4F2">
                <wp:simplePos x="0" y="0"/>
                <wp:positionH relativeFrom="column">
                  <wp:posOffset>400050</wp:posOffset>
                </wp:positionH>
                <wp:positionV relativeFrom="paragraph">
                  <wp:posOffset>48895</wp:posOffset>
                </wp:positionV>
                <wp:extent cx="4876800" cy="1828800"/>
                <wp:effectExtent l="0" t="0" r="19050" b="11430"/>
                <wp:wrapSquare wrapText="bothSides"/>
                <wp:docPr id="1906551811" name="Text Box 1"/>
                <wp:cNvGraphicFramePr/>
                <a:graphic xmlns:a="http://schemas.openxmlformats.org/drawingml/2006/main">
                  <a:graphicData uri="http://schemas.microsoft.com/office/word/2010/wordprocessingShape">
                    <wps:wsp>
                      <wps:cNvSpPr txBox="1"/>
                      <wps:spPr>
                        <a:xfrm>
                          <a:off x="0" y="0"/>
                          <a:ext cx="4876800" cy="1828800"/>
                        </a:xfrm>
                        <a:prstGeom prst="rect">
                          <a:avLst/>
                        </a:prstGeom>
                        <a:solidFill>
                          <a:schemeClr val="accent1">
                            <a:lumMod val="20000"/>
                            <a:lumOff val="80000"/>
                          </a:schemeClr>
                        </a:solidFill>
                        <a:ln w="6350">
                          <a:solidFill>
                            <a:prstClr val="black"/>
                          </a:solidFill>
                        </a:ln>
                      </wps:spPr>
                      <wps:txbx>
                        <w:txbxContent>
                          <w:p w:rsidRPr="00BF17DC" w:rsidR="00264A5F" w:rsidP="00BF17DC" w:rsidRDefault="00264A5F" w14:paraId="14ECC107" w14:textId="77777777">
                            <w:pPr>
                              <w:ind w:left="360"/>
                              <w:rPr>
                                <w:rFonts w:cs="Times New Roman"/>
                              </w:rPr>
                            </w:pPr>
                            <w:r w:rsidRPr="00196AB3">
                              <w:rPr>
                                <w:rFonts w:cs="Times New Roman"/>
                              </w:rPr>
                              <w:t>Tip: Change the symbology to visually inspect the buffer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306D9722">
              <v:shape id="_x0000_s1057" style="position:absolute;margin-left:31.5pt;margin-top:3.85pt;width:384pt;height:2in;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color="#d9e2f3 [660]"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" w14:anchorId="3C311388">
                <v:textbox style="mso-fit-shape-to-text:t">
                  <w:txbxContent>
                    <w:p w:rsidRPr="00BF17DC" w:rsidR="00264A5F" w:rsidP="00BF17DC" w:rsidRDefault="00264A5F" w14:paraId="01177E86" w14:textId="77777777">
                      <w:pPr>
                        <w:ind w:left="360"/>
                        <w:rPr>
                          <w:rFonts w:cs="Times New Roman"/>
                        </w:rPr>
                      </w:pPr>
                      <w:r w:rsidRPr="00196AB3">
                        <w:rPr>
                          <w:rFonts w:cs="Times New Roman"/>
                        </w:rPr>
                        <w:t>Tip: Change the symbology to visually inspect the buffer network.</w:t>
                      </w:r>
                    </w:p>
                  </w:txbxContent>
                </v:textbox>
                <w10:wrap type="square"/>
              </v:shape>
            </w:pict>
          </mc:Fallback>
        </mc:AlternateContent>
      </w:r>
    </w:p>
    <w:p w:rsidRPr="00196AB3" w:rsidR="00E8422A" w:rsidP="000A5888" w:rsidRDefault="00E8422A" w14:paraId="4418B5D2" w14:textId="77777777">
      <w:pPr>
        <w:rPr>
          <w:rFonts w:cs="Times New Roman"/>
        </w:rPr>
      </w:pPr>
    </w:p>
    <w:p w:rsidRPr="00196AB3" w:rsidR="00E8422A" w:rsidP="000A5888" w:rsidRDefault="00F60FA3" w14:paraId="4DF72F51" w14:textId="32D4E4A0">
      <w:pPr>
        <w:rPr>
          <w:rFonts w:cs="Times New Roman"/>
        </w:rPr>
      </w:pPr>
      <w:r>
        <w:rPr>
          <w:rFonts w:cs="Times New Roman"/>
          <w:noProof/>
        </w:rPr>
        <mc:AlternateContent>
          <mc:Choice Requires="wps">
            <w:drawing>
              <wp:anchor distT="0" distB="0" distL="114300" distR="114300" simplePos="0" relativeHeight="251658278" behindDoc="0" locked="0" layoutInCell="1" allowOverlap="1" wp14:anchorId="40A49E3A" wp14:editId="33C1F221">
                <wp:simplePos x="0" y="0"/>
                <wp:positionH relativeFrom="margin">
                  <wp:align>center</wp:align>
                </wp:positionH>
                <wp:positionV relativeFrom="paragraph">
                  <wp:posOffset>287368</wp:posOffset>
                </wp:positionV>
                <wp:extent cx="7239626" cy="4659682"/>
                <wp:effectExtent l="0" t="0" r="19050" b="26670"/>
                <wp:wrapNone/>
                <wp:docPr id="732610228" name="Text Box 2"/>
                <wp:cNvGraphicFramePr/>
                <a:graphic xmlns:a="http://schemas.openxmlformats.org/drawingml/2006/main">
                  <a:graphicData uri="http://schemas.microsoft.com/office/word/2010/wordprocessingShape">
                    <wps:wsp>
                      <wps:cNvSpPr txBox="1"/>
                      <wps:spPr>
                        <a:xfrm>
                          <a:off x="0" y="0"/>
                          <a:ext cx="7239626" cy="4659682"/>
                        </a:xfrm>
                        <a:prstGeom prst="rect">
                          <a:avLst/>
                        </a:prstGeom>
                        <a:solidFill>
                          <a:schemeClr val="lt1"/>
                        </a:solidFill>
                        <a:ln w="6350">
                          <a:solidFill>
                            <a:prstClr val="black"/>
                          </a:solidFill>
                        </a:ln>
                      </wps:spPr>
                      <wps:txbx>
                        <w:txbxContent>
                          <w:p w:rsidR="00F60FA3" w:rsidRDefault="00F60FA3" w14:paraId="5F06C485" w14:textId="40A97B0C">
                            <w:r>
                              <w:rPr>
                                <w:rFonts w:cs="Times New Roman"/>
                                <w:noProof/>
                              </w:rPr>
                              <w:drawing>
                                <wp:inline distT="0" distB="0" distL="0" distR="0" wp14:anchorId="40E24158" wp14:editId="2DA08DCB">
                                  <wp:extent cx="6977866" cy="4346532"/>
                                  <wp:effectExtent l="0" t="0" r="0" b="0"/>
                                  <wp:docPr id="1003180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33111"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989434" cy="43537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6CF2D4">
              <v:shape id="Text Box 2" style="position:absolute;margin-left:0;margin-top:22.65pt;width:570.05pt;height:366.9pt;z-index:25165827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5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" w14:anchorId="40A49E3A">
                <v:textbox>
                  <w:txbxContent>
                    <w:p w:rsidR="00F60FA3" w:rsidRDefault="00F60FA3" w14:paraId="60061E4C" w14:textId="40A97B0C">
                      <w:r>
                        <w:rPr>
                          <w:rFonts w:cs="Times New Roman"/>
                          <w:noProof/>
                        </w:rPr>
                        <w:drawing>
                          <wp:inline distT="0" distB="0" distL="0" distR="0" wp14:anchorId="0FD478DD" wp14:editId="2DA08DCB">
                            <wp:extent cx="6977866" cy="4346532"/>
                            <wp:effectExtent l="0" t="0" r="0" b="0"/>
                            <wp:docPr id="828330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33111"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989434" cy="4353738"/>
                                    </a:xfrm>
                                    <a:prstGeom prst="rect">
                                      <a:avLst/>
                                    </a:prstGeom>
                                  </pic:spPr>
                                </pic:pic>
                              </a:graphicData>
                            </a:graphic>
                          </wp:inline>
                        </w:drawing>
                      </w:r>
                    </w:p>
                  </w:txbxContent>
                </v:textbox>
                <w10:wrap anchorx="margin"/>
              </v:shape>
            </w:pict>
          </mc:Fallback>
        </mc:AlternateContent>
      </w:r>
    </w:p>
    <w:p w:rsidRPr="00196AB3" w:rsidR="00E8422A" w:rsidP="000A5888" w:rsidRDefault="00E8422A" w14:paraId="6DAB32F2" w14:textId="77777777">
      <w:pPr>
        <w:rPr>
          <w:rFonts w:cs="Times New Roman"/>
        </w:rPr>
      </w:pPr>
    </w:p>
    <w:p w:rsidR="00F60FA3" w:rsidP="000A5888" w:rsidRDefault="00F60FA3" w14:paraId="3BD61950" w14:textId="27173719">
      <w:pPr>
        <w:rPr>
          <w:rFonts w:cs="Times New Roman"/>
        </w:rPr>
      </w:pPr>
    </w:p>
    <w:p w:rsidR="00F60FA3" w:rsidP="000A5888" w:rsidRDefault="00F60FA3" w14:paraId="541ABF03" w14:textId="77777777">
      <w:pPr>
        <w:rPr>
          <w:rFonts w:cs="Times New Roman"/>
        </w:rPr>
      </w:pPr>
    </w:p>
    <w:p w:rsidR="00F60FA3" w:rsidP="000A5888" w:rsidRDefault="00F60FA3" w14:paraId="34F0855D" w14:textId="77777777">
      <w:pPr>
        <w:rPr>
          <w:rFonts w:cs="Times New Roman"/>
        </w:rPr>
      </w:pPr>
    </w:p>
    <w:p w:rsidR="00F60FA3" w:rsidP="000A5888" w:rsidRDefault="00F60FA3" w14:paraId="47ABCCBE" w14:textId="77777777">
      <w:pPr>
        <w:rPr>
          <w:rFonts w:cs="Times New Roman"/>
        </w:rPr>
      </w:pPr>
    </w:p>
    <w:p w:rsidR="00F60FA3" w:rsidP="000A5888" w:rsidRDefault="00F60FA3" w14:paraId="6AC2071E" w14:textId="77777777">
      <w:pPr>
        <w:rPr>
          <w:rFonts w:cs="Times New Roman"/>
        </w:rPr>
      </w:pPr>
    </w:p>
    <w:p w:rsidR="00F60FA3" w:rsidP="000A5888" w:rsidRDefault="00F60FA3" w14:paraId="53863C17" w14:textId="77777777">
      <w:pPr>
        <w:rPr>
          <w:rFonts w:cs="Times New Roman"/>
        </w:rPr>
      </w:pPr>
    </w:p>
    <w:p w:rsidR="00F60FA3" w:rsidP="000A5888" w:rsidRDefault="00F60FA3" w14:paraId="509C8972" w14:textId="452E1B85">
      <w:pPr>
        <w:rPr>
          <w:rFonts w:cs="Times New Roman"/>
        </w:rPr>
      </w:pPr>
    </w:p>
    <w:p w:rsidR="00F60FA3" w:rsidP="000A5888" w:rsidRDefault="00F60FA3" w14:paraId="78046439" w14:textId="77777777">
      <w:pPr>
        <w:rPr>
          <w:rFonts w:cs="Times New Roman"/>
        </w:rPr>
      </w:pPr>
    </w:p>
    <w:p w:rsidR="00F60FA3" w:rsidP="000A5888" w:rsidRDefault="00F60FA3" w14:paraId="3A1E7E75" w14:textId="77777777">
      <w:pPr>
        <w:rPr>
          <w:rFonts w:cs="Times New Roman"/>
        </w:rPr>
      </w:pPr>
    </w:p>
    <w:p w:rsidR="00F60FA3" w:rsidP="000A5888" w:rsidRDefault="00F60FA3" w14:paraId="1EC62838" w14:textId="77777777">
      <w:pPr>
        <w:rPr>
          <w:rFonts w:cs="Times New Roman"/>
        </w:rPr>
      </w:pPr>
    </w:p>
    <w:p w:rsidR="00F60FA3" w:rsidP="000A5888" w:rsidRDefault="00F60FA3" w14:paraId="6500378C" w14:textId="77777777">
      <w:pPr>
        <w:rPr>
          <w:rFonts w:cs="Times New Roman"/>
        </w:rPr>
      </w:pPr>
    </w:p>
    <w:p w:rsidR="00F60FA3" w:rsidP="000A5888" w:rsidRDefault="00F60FA3" w14:paraId="7E44CE71" w14:textId="77777777">
      <w:pPr>
        <w:rPr>
          <w:rFonts w:cs="Times New Roman"/>
        </w:rPr>
      </w:pPr>
    </w:p>
    <w:p w:rsidR="00F60FA3" w:rsidP="000A5888" w:rsidRDefault="00F60FA3" w14:paraId="06F112C8" w14:textId="77777777">
      <w:pPr>
        <w:rPr>
          <w:rFonts w:cs="Times New Roman"/>
        </w:rPr>
      </w:pPr>
    </w:p>
    <w:p w:rsidR="00F60FA3" w:rsidP="000A5888" w:rsidRDefault="00F60FA3" w14:paraId="2CAE10E0" w14:textId="77777777">
      <w:pPr>
        <w:rPr>
          <w:rFonts w:cs="Times New Roman"/>
        </w:rPr>
      </w:pPr>
    </w:p>
    <w:p w:rsidRPr="00196AB3" w:rsidR="00F60FA3" w:rsidP="000A5888" w:rsidRDefault="00F60FA3" w14:paraId="63ECEE8F" w14:textId="6D1C441C">
      <w:pPr>
        <w:rPr>
          <w:rFonts w:cs="Times New Roman"/>
        </w:rPr>
      </w:pPr>
    </w:p>
    <w:p w:rsidR="00F60FA3" w:rsidP="00F60FA3" w:rsidRDefault="00F60FA3" w14:paraId="1AAEEF77" w14:textId="77777777">
      <w:pPr>
        <w:pStyle w:val="Caption"/>
      </w:pPr>
    </w:p>
    <w:p w:rsidRPr="00196AB3" w:rsidR="00E8422A" w:rsidP="00F60FA3" w:rsidRDefault="00F60FA3" w14:paraId="17AB7A83" w14:textId="63823B6E">
      <w:pPr>
        <w:pStyle w:val="Caption"/>
        <w:rPr>
          <w:rFonts w:cs="Times New Roman"/>
        </w:rPr>
      </w:pPr>
      <w:r>
        <w:t xml:space="preserve">                                                                         Figure </w:t>
      </w:r>
      <w:r w:rsidR="006662F0">
        <w:fldChar w:fldCharType="begin"/>
      </w:r>
      <w:r w:rsidR="006662F0">
        <w:instrText xml:space="preserve"> SEQ Figure \* ARABIC </w:instrText>
      </w:r>
      <w:r w:rsidR="006662F0">
        <w:fldChar w:fldCharType="separate"/>
      </w:r>
      <w:r w:rsidR="00EE130A">
        <w:rPr>
          <w:noProof/>
        </w:rPr>
        <w:t>12</w:t>
      </w:r>
      <w:r w:rsidR="006662F0">
        <w:rPr>
          <w:noProof/>
        </w:rPr>
        <w:fldChar w:fldCharType="end"/>
      </w:r>
      <w:r>
        <w:t>: Anthropogenic Mask Layer</w:t>
      </w:r>
    </w:p>
    <w:p w:rsidRPr="00196AB3" w:rsidR="00E8422A" w:rsidP="000A5888" w:rsidRDefault="00E8422A" w14:paraId="75E7B6F1" w14:textId="77777777">
      <w:pPr>
        <w:rPr>
          <w:rFonts w:cs="Times New Roman"/>
        </w:rPr>
      </w:pPr>
    </w:p>
    <w:p w:rsidRPr="00196AB3" w:rsidR="00E8422A" w:rsidP="000A5888" w:rsidRDefault="00E8422A" w14:paraId="32DDA0D5" w14:textId="77777777">
      <w:pPr>
        <w:rPr>
          <w:rFonts w:cs="Times New Roman"/>
        </w:rPr>
      </w:pPr>
    </w:p>
    <w:p w:rsidRPr="00196AB3" w:rsidR="00E8422A" w:rsidP="000A5888" w:rsidRDefault="00E8422A" w14:paraId="0CA59EF2" w14:textId="77777777">
      <w:pPr>
        <w:rPr>
          <w:rFonts w:cs="Times New Roman"/>
        </w:rPr>
      </w:pPr>
    </w:p>
    <w:p w:rsidR="00D26B74" w:rsidP="00E15B28" w:rsidRDefault="000C794C" w14:paraId="58E81043" w14:textId="23BB2953">
      <w:pPr>
        <w:pStyle w:val="Heading1"/>
      </w:pPr>
      <w:bookmarkStart w:name="_Toc216949306" w:id="76"/>
      <w:r>
        <w:t>5.</w:t>
      </w:r>
      <w:r w:rsidR="001C285F">
        <w:t>2</w:t>
      </w:r>
      <w:r w:rsidR="0059348E">
        <w:t>. Building</w:t>
      </w:r>
      <w:r w:rsidR="00606C6B">
        <w:t xml:space="preserve"> </w:t>
      </w:r>
      <w:r w:rsidRPr="00196AB3" w:rsidR="00E8422A">
        <w:t>Forest Masks</w:t>
      </w:r>
      <w:bookmarkEnd w:id="76"/>
    </w:p>
    <w:p w:rsidRPr="00E15B28" w:rsidR="00E15B28" w:rsidP="00E15B28" w:rsidRDefault="00E15B28" w14:paraId="47878235" w14:textId="77777777"/>
    <w:p w:rsidRPr="00196AB3" w:rsidR="00D26B74" w:rsidP="00406F35" w:rsidRDefault="00E15B28" w14:paraId="69E809DB" w14:textId="046B2F3A">
      <w:pPr>
        <w:pStyle w:val="Heading3"/>
      </w:pPr>
      <w:bookmarkStart w:name="_Toc216949307" w:id="77"/>
      <w:r>
        <w:t>5.</w:t>
      </w:r>
      <w:r w:rsidR="001C285F">
        <w:t>2</w:t>
      </w:r>
      <w:r>
        <w:t>.1.</w:t>
      </w:r>
      <w:r w:rsidRPr="00196AB3">
        <w:t xml:space="preserve"> Forest</w:t>
      </w:r>
      <w:r w:rsidRPr="00196AB3" w:rsidR="000060C4">
        <w:t xml:space="preserve"> Raster </w:t>
      </w:r>
      <w:r w:rsidRPr="00196AB3" w:rsidR="002F63D6">
        <w:t>in the AOI Buffer</w:t>
      </w:r>
      <w:bookmarkEnd w:id="77"/>
    </w:p>
    <w:p w:rsidRPr="00196AB3" w:rsidR="002F63D6" w:rsidP="000A5888" w:rsidRDefault="002F63D6" w14:paraId="196756B4" w14:textId="662299C7">
      <w:pPr>
        <w:rPr>
          <w:rFonts w:cs="Times New Roman"/>
        </w:rPr>
      </w:pPr>
    </w:p>
    <w:p w:rsidRPr="00196AB3" w:rsidR="00E54879" w:rsidP="0023306F" w:rsidRDefault="00C115B0" w14:paraId="242D665B" w14:textId="33BED513">
      <w:pPr>
        <w:rPr>
          <w:rFonts w:cs="Times New Roman"/>
        </w:rPr>
      </w:pPr>
      <w:r w:rsidRPr="00196AB3">
        <w:rPr>
          <w:rFonts w:cs="Times New Roman"/>
        </w:rPr>
        <w:t xml:space="preserve">As with the </w:t>
      </w:r>
      <w:r w:rsidRPr="00196AB3" w:rsidR="00006042">
        <w:rPr>
          <w:rFonts w:cs="Times New Roman"/>
        </w:rPr>
        <w:t xml:space="preserve">other anthropogenic </w:t>
      </w:r>
      <w:r w:rsidRPr="00196AB3" w:rsidR="00025FBD">
        <w:rPr>
          <w:rFonts w:cs="Times New Roman"/>
        </w:rPr>
        <w:t xml:space="preserve">layers, we will </w:t>
      </w:r>
      <w:r w:rsidRPr="00196AB3" w:rsidR="00F700C9">
        <w:rPr>
          <w:rFonts w:cs="Times New Roman"/>
        </w:rPr>
        <w:t>delimit</w:t>
      </w:r>
      <w:r w:rsidRPr="00196AB3" w:rsidR="00025FBD">
        <w:rPr>
          <w:rFonts w:cs="Times New Roman"/>
        </w:rPr>
        <w:t xml:space="preserve"> the forest raster to the processing </w:t>
      </w:r>
      <w:r w:rsidRPr="00196AB3" w:rsidR="00C27F2D">
        <w:rPr>
          <w:rFonts w:cs="Times New Roman"/>
        </w:rPr>
        <w:t>AOI.</w:t>
      </w:r>
      <w:r w:rsidRPr="00196AB3" w:rsidR="00025FBD">
        <w:rPr>
          <w:rFonts w:cs="Times New Roman"/>
        </w:rPr>
        <w:t xml:space="preserve"> </w:t>
      </w:r>
    </w:p>
    <w:p w:rsidRPr="00196AB3" w:rsidR="00630D54" w:rsidP="0023306F" w:rsidRDefault="00E15B28" w14:paraId="743F5A5D" w14:textId="3D950C74">
      <w:pPr>
        <w:rPr>
          <w:rFonts w:cs="Times New Roman"/>
        </w:rPr>
      </w:pPr>
      <w:r>
        <w:rPr>
          <w:rFonts w:cs="Times New Roman"/>
        </w:rPr>
        <w:t xml:space="preserve"> </w:t>
      </w:r>
      <w:r w:rsidR="005A712B">
        <w:rPr>
          <w:noProof/>
        </w:rPr>
        <mc:AlternateContent>
          <mc:Choice Requires="wps">
            <w:drawing>
              <wp:anchor distT="0" distB="0" distL="114300" distR="114300" simplePos="0" relativeHeight="251658260" behindDoc="0" locked="0" layoutInCell="1" allowOverlap="1" wp14:anchorId="1A0B9CB4" wp14:editId="613A54E4">
                <wp:simplePos x="0" y="0"/>
                <wp:positionH relativeFrom="column">
                  <wp:posOffset>0</wp:posOffset>
                </wp:positionH>
                <wp:positionV relativeFrom="paragraph">
                  <wp:posOffset>0</wp:posOffset>
                </wp:positionV>
                <wp:extent cx="1828800" cy="1828800"/>
                <wp:effectExtent l="0" t="0" r="12700" b="12700"/>
                <wp:wrapSquare wrapText="bothSides"/>
                <wp:docPr id="81151237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6">
                            <a:lumMod val="20000"/>
                            <a:lumOff val="80000"/>
                          </a:schemeClr>
                        </a:solidFill>
                        <a:ln w="6350">
                          <a:solidFill>
                            <a:prstClr val="black"/>
                          </a:solidFill>
                        </a:ln>
                      </wps:spPr>
                      <wps:txbx>
                        <w:txbxContent>
                          <w:p w:rsidRPr="00621AB9" w:rsidR="005A712B" w:rsidP="00621AB9" w:rsidRDefault="005A712B" w14:paraId="456733A3" w14:textId="2A8F3F7D">
                            <w:pPr>
                              <w:rPr>
                                <w:rFonts w:cs="Times New Roman"/>
                              </w:rPr>
                            </w:pPr>
                            <w:r>
                              <w:rPr>
                                <w:rFonts w:cs="Times New Roman"/>
                              </w:rPr>
                              <w:t>NOTE: The</w:t>
                            </w:r>
                            <w:r w:rsidRPr="00196AB3">
                              <w:rPr>
                                <w:rFonts w:cs="Times New Roman"/>
                              </w:rPr>
                              <w:t xml:space="preserve"> forest dataset used should reflect the natural forest</w:t>
                            </w:r>
                            <w:r w:rsidR="00CB7FF1">
                              <w:rPr>
                                <w:rFonts w:cs="Times New Roman"/>
                              </w:rPr>
                              <w:t>s within the</w:t>
                            </w:r>
                            <w:r w:rsidRPr="00196AB3">
                              <w:rPr>
                                <w:rFonts w:cs="Times New Roman"/>
                              </w:rPr>
                              <w:t xml:space="preserve"> </w:t>
                            </w:r>
                            <w:r w:rsidRPr="00196AB3" w:rsidR="001A189E">
                              <w:rPr>
                                <w:rFonts w:cs="Times New Roman"/>
                              </w:rPr>
                              <w:t>country</w:t>
                            </w:r>
                            <w:r w:rsidR="001A189E">
                              <w:rPr>
                                <w:rFonts w:cs="Times New Roman"/>
                              </w:rPr>
                              <w:t>, excluding</w:t>
                            </w:r>
                            <w:r w:rsidRPr="00196AB3">
                              <w:rPr>
                                <w:rFonts w:cs="Times New Roman"/>
                              </w:rPr>
                              <w:t xml:space="preserve"> plantation forests and forests within agroforestry systems.</w:t>
                            </w:r>
                            <w:r w:rsidRPr="00196AB3">
                              <w:rPr>
                                <w:rStyle w:val="CommentReference"/>
                                <w:rFonts w:cs="Times New Roman"/>
                              </w:rPr>
                              <w:annotationRef/>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w14:anchorId="0EDBB6BE">
              <v:shape id="_x0000_s1059" style="position:absolute;margin-left:0;margin-top:0;width:2in;height:2in;z-index:251658260;visibility:visible;mso-wrap-style:none;mso-wrap-distance-left:9pt;mso-wrap-distance-top:0;mso-wrap-distance-right:9pt;mso-wrap-distance-bottom:0;mso-position-horizontal:absolute;mso-position-horizontal-relative:text;mso-position-vertical:absolute;mso-position-vertical-relative:text;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" w14:anchorId="1A0B9CB4">
                <v:textbox style="mso-fit-shape-to-text:t">
                  <w:txbxContent>
                    <w:p w:rsidRPr="00621AB9" w:rsidR="005A712B" w:rsidP="00621AB9" w:rsidRDefault="005A712B" w14:paraId="0FD4F8DF" w14:textId="2A8F3F7D">
                      <w:pPr>
                        <w:rPr>
                          <w:rFonts w:cs="Times New Roman"/>
                        </w:rPr>
                      </w:pPr>
                      <w:r>
                        <w:rPr>
                          <w:rFonts w:cs="Times New Roman"/>
                        </w:rPr>
                        <w:t>NOTE: The</w:t>
                      </w:r>
                      <w:r w:rsidRPr="00196AB3">
                        <w:rPr>
                          <w:rFonts w:cs="Times New Roman"/>
                        </w:rPr>
                        <w:t xml:space="preserve"> forest dataset used should reflect the natural forest</w:t>
                      </w:r>
                      <w:r w:rsidR="00CB7FF1">
                        <w:rPr>
                          <w:rFonts w:cs="Times New Roman"/>
                        </w:rPr>
                        <w:t>s within the</w:t>
                      </w:r>
                      <w:r w:rsidRPr="00196AB3">
                        <w:rPr>
                          <w:rFonts w:cs="Times New Roman"/>
                        </w:rPr>
                        <w:t xml:space="preserve"> </w:t>
                      </w:r>
                      <w:r w:rsidRPr="00196AB3" w:rsidR="001A189E">
                        <w:rPr>
                          <w:rFonts w:cs="Times New Roman"/>
                        </w:rPr>
                        <w:t>country</w:t>
                      </w:r>
                      <w:r w:rsidR="001A189E">
                        <w:rPr>
                          <w:rFonts w:cs="Times New Roman"/>
                        </w:rPr>
                        <w:t>, excluding</w:t>
                      </w:r>
                      <w:r w:rsidRPr="00196AB3">
                        <w:rPr>
                          <w:rFonts w:cs="Times New Roman"/>
                        </w:rPr>
                        <w:t xml:space="preserve"> plantation forests and forests within agroforestry systems.</w:t>
                      </w:r>
                      <w:r w:rsidRPr="00196AB3">
                        <w:rPr>
                          <w:rStyle w:val="CommentReference"/>
                          <w:rFonts w:cs="Times New Roman"/>
                        </w:rPr>
                        <w:annotationRef/>
                      </w:r>
                    </w:p>
                  </w:txbxContent>
                </v:textbox>
                <w10:wrap type="square"/>
              </v:shape>
            </w:pict>
          </mc:Fallback>
        </mc:AlternateContent>
      </w:r>
    </w:p>
    <w:p w:rsidRPr="00557111" w:rsidR="0023306F" w:rsidP="00151EF7" w:rsidRDefault="00776D5C" w14:paraId="08E3C864" w14:textId="43E9B673">
      <w:pPr>
        <w:pStyle w:val="ListParagraph"/>
        <w:numPr>
          <w:ilvl w:val="0"/>
          <w:numId w:val="31"/>
        </w:numPr>
        <w:rPr>
          <w:rFonts w:cs="Times New Roman"/>
        </w:rPr>
      </w:pPr>
      <w:r w:rsidRPr="00557111">
        <w:rPr>
          <w:rFonts w:cs="Times New Roman"/>
        </w:rPr>
        <w:t xml:space="preserve">Output: </w:t>
      </w:r>
      <w:r w:rsidRPr="00557111" w:rsidR="00843109">
        <w:rPr>
          <w:rFonts w:ascii="Courier New" w:hAnsi="Courier New" w:cs="Courier New"/>
        </w:rPr>
        <w:t>Forest_Buffer</w:t>
      </w:r>
      <w:r w:rsidRPr="00557111" w:rsidR="001530CF">
        <w:rPr>
          <w:rFonts w:ascii="Courier New" w:hAnsi="Courier New" w:cs="Courier New"/>
        </w:rPr>
        <w:t>.tif</w:t>
      </w:r>
      <w:r w:rsidRPr="00557111" w:rsidR="0023306F">
        <w:rPr>
          <w:rFonts w:cs="Times New Roman"/>
        </w:rPr>
        <w:t xml:space="preserve"> where 1 = </w:t>
      </w:r>
      <w:r w:rsidRPr="00557111" w:rsidR="001530CF">
        <w:rPr>
          <w:rFonts w:cs="Times New Roman"/>
        </w:rPr>
        <w:t>forest and 0 = non-forest.</w:t>
      </w:r>
    </w:p>
    <w:p w:rsidRPr="00557111" w:rsidR="00450EBD" w:rsidP="00151EF7" w:rsidRDefault="00406F35" w14:paraId="2B5FB8B0" w14:textId="22B2A1B0">
      <w:pPr>
        <w:pStyle w:val="ListParagraph"/>
        <w:numPr>
          <w:ilvl w:val="0"/>
          <w:numId w:val="31"/>
        </w:numPr>
        <w:rPr>
          <w:rFonts w:cs="Times New Roman"/>
        </w:rPr>
      </w:pPr>
      <w:r w:rsidRPr="00557111">
        <w:rPr>
          <w:rFonts w:cs="Times New Roman"/>
          <w:b/>
          <w:bCs/>
        </w:rPr>
        <w:t>NoData</w:t>
      </w:r>
      <w:r w:rsidRPr="00557111">
        <w:rPr>
          <w:rFonts w:cs="Times New Roman"/>
        </w:rPr>
        <w:t>:</w:t>
      </w:r>
      <w:r>
        <w:rPr>
          <w:rFonts w:cs="Times New Roman"/>
        </w:rPr>
        <w:t xml:space="preserve"> </w:t>
      </w:r>
      <w:r w:rsidRPr="00557111" w:rsidR="00450EBD">
        <w:rPr>
          <w:rFonts w:cs="Times New Roman"/>
        </w:rPr>
        <w:t>0</w:t>
      </w:r>
    </w:p>
    <w:p w:rsidRPr="00557111" w:rsidR="00B729A9" w:rsidP="00151EF7" w:rsidRDefault="00B729A9" w14:paraId="3FD53C46" w14:textId="703C2622">
      <w:pPr>
        <w:pStyle w:val="ListParagraph"/>
        <w:numPr>
          <w:ilvl w:val="0"/>
          <w:numId w:val="31"/>
        </w:numPr>
        <w:rPr>
          <w:rFonts w:cs="Times New Roman"/>
        </w:rPr>
      </w:pPr>
      <w:r w:rsidRPr="00557111">
        <w:rPr>
          <w:rFonts w:cs="Times New Roman"/>
          <w:b/>
          <w:bCs/>
        </w:rPr>
        <w:t>Extent: Same as</w:t>
      </w:r>
      <w:r w:rsidRPr="00557111" w:rsidR="00557111">
        <w:rPr>
          <w:rFonts w:cs="Times New Roman"/>
          <w:b/>
          <w:bCs/>
        </w:rPr>
        <w:t xml:space="preserve"> </w:t>
      </w:r>
      <w:r w:rsidRPr="00557111" w:rsidR="00557111">
        <w:rPr>
          <w:rFonts w:ascii="Courier New" w:hAnsi="Courier New" w:cs="Courier New"/>
        </w:rPr>
        <w:t>Ecuador_AOI_Mask.tif</w:t>
      </w:r>
    </w:p>
    <w:p w:rsidRPr="00557111" w:rsidR="00787DA4" w:rsidP="00151EF7" w:rsidRDefault="00557111" w14:paraId="7515FEC7" w14:textId="45B937A0">
      <w:pPr>
        <w:pStyle w:val="ListParagraph"/>
        <w:numPr>
          <w:ilvl w:val="0"/>
          <w:numId w:val="31"/>
        </w:numPr>
        <w:rPr>
          <w:rFonts w:cs="Times New Roman"/>
        </w:rPr>
      </w:pPr>
      <w:r w:rsidRPr="00557111">
        <w:rPr>
          <w:rFonts w:cs="Times New Roman"/>
          <w:b/>
          <w:bCs/>
        </w:rPr>
        <w:t>Set the CRS and resolution appropriately.</w:t>
      </w:r>
    </w:p>
    <w:p w:rsidRPr="00196AB3" w:rsidR="00450EBD" w:rsidP="0023306F" w:rsidRDefault="00843109" w14:paraId="431C0965" w14:textId="355C69C9">
      <w:pPr>
        <w:rPr>
          <w:rFonts w:cs="Times New Roman"/>
        </w:rPr>
      </w:pPr>
      <w:r>
        <w:rPr>
          <w:noProof/>
        </w:rPr>
        <mc:AlternateContent>
          <mc:Choice Requires="wps">
            <w:drawing>
              <wp:anchor distT="0" distB="0" distL="114300" distR="114300" simplePos="0" relativeHeight="251658261" behindDoc="0" locked="0" layoutInCell="1" allowOverlap="1" wp14:anchorId="6B3868C9" wp14:editId="0480B6A9">
                <wp:simplePos x="0" y="0"/>
                <wp:positionH relativeFrom="margin">
                  <wp:posOffset>228600</wp:posOffset>
                </wp:positionH>
                <wp:positionV relativeFrom="paragraph">
                  <wp:posOffset>287655</wp:posOffset>
                </wp:positionV>
                <wp:extent cx="5829300" cy="476250"/>
                <wp:effectExtent l="0" t="0" r="19050" b="19050"/>
                <wp:wrapSquare wrapText="bothSides"/>
                <wp:docPr id="1814847797" name="Text Box 1"/>
                <wp:cNvGraphicFramePr/>
                <a:graphic xmlns:a="http://schemas.openxmlformats.org/drawingml/2006/main">
                  <a:graphicData uri="http://schemas.microsoft.com/office/word/2010/wordprocessingShape">
                    <wps:wsp>
                      <wps:cNvSpPr txBox="1"/>
                      <wps:spPr>
                        <a:xfrm>
                          <a:off x="0" y="0"/>
                          <a:ext cx="5829300" cy="476250"/>
                        </a:xfrm>
                        <a:prstGeom prst="rect">
                          <a:avLst/>
                        </a:prstGeom>
                        <a:solidFill>
                          <a:schemeClr val="accent6">
                            <a:lumMod val="20000"/>
                            <a:lumOff val="80000"/>
                          </a:schemeClr>
                        </a:solidFill>
                        <a:ln w="6350">
                          <a:solidFill>
                            <a:prstClr val="black"/>
                          </a:solidFill>
                        </a:ln>
                      </wps:spPr>
                      <wps:txbx>
                        <w:txbxContent>
                          <w:p w:rsidRPr="00532366" w:rsidR="00843109" w:rsidP="00532366" w:rsidRDefault="00843109" w14:paraId="7E432BFC" w14:textId="517140E2">
                            <w:pPr>
                              <w:rPr>
                                <w:rFonts w:cs="Times New Roman"/>
                              </w:rPr>
                            </w:pPr>
                            <w:r w:rsidRPr="00196AB3">
                              <w:rPr>
                                <w:rFonts w:cs="Times New Roman"/>
                              </w:rPr>
                              <w:t>Note: Keep the original extent of the forest (wi</w:t>
                            </w:r>
                            <w:r>
                              <w:rPr>
                                <w:rFonts w:cs="Times New Roman"/>
                              </w:rPr>
                              <w:t>thout the buffer</w:t>
                            </w:r>
                            <w:r w:rsidRPr="00196AB3">
                              <w:rPr>
                                <w:rFonts w:cs="Times New Roman"/>
                              </w:rPr>
                              <w:t>) for areal computation in later stages.</w:t>
                            </w:r>
                            <w:r w:rsidRPr="00196AB3">
                              <w:rPr>
                                <w:rStyle w:val="CommentReference"/>
                                <w:rFonts w:cs="Times New Roman"/>
                              </w:rPr>
                              <w:annotationRef/>
                            </w:r>
                            <w:r w:rsidRPr="00196AB3">
                              <w:rPr>
                                <w:rStyle w:val="CommentReference"/>
                                <w:rFonts w:cs="Times New Roman"/>
                              </w:rPr>
                              <w:annotationRef/>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91E1E1C">
              <v:shape id="_x0000_s1060" style="position:absolute;margin-left:18pt;margin-top:22.65pt;width:459pt;height:37.5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" w14:anchorId="6B3868C9">
                <v:textbox>
                  <w:txbxContent>
                    <w:p w:rsidRPr="00532366" w:rsidR="00843109" w:rsidP="00532366" w:rsidRDefault="00843109" w14:paraId="0BCC1AEC" w14:textId="517140E2">
                      <w:pPr>
                        <w:rPr>
                          <w:rFonts w:cs="Times New Roman"/>
                        </w:rPr>
                      </w:pPr>
                      <w:r w:rsidRPr="00196AB3">
                        <w:rPr>
                          <w:rFonts w:cs="Times New Roman"/>
                        </w:rPr>
                        <w:t>Note: Keep the original extent of the forest (wi</w:t>
                      </w:r>
                      <w:r>
                        <w:rPr>
                          <w:rFonts w:cs="Times New Roman"/>
                        </w:rPr>
                        <w:t>thout the buffer</w:t>
                      </w:r>
                      <w:r w:rsidRPr="00196AB3">
                        <w:rPr>
                          <w:rFonts w:cs="Times New Roman"/>
                        </w:rPr>
                        <w:t>) for areal computation in later stages.</w:t>
                      </w:r>
                      <w:r w:rsidRPr="00196AB3">
                        <w:rPr>
                          <w:rStyle w:val="CommentReference"/>
                          <w:rFonts w:cs="Times New Roman"/>
                        </w:rPr>
                        <w:annotationRef/>
                      </w:r>
                      <w:r w:rsidRPr="00196AB3">
                        <w:rPr>
                          <w:rStyle w:val="CommentReference"/>
                          <w:rFonts w:cs="Times New Roman"/>
                        </w:rPr>
                        <w:annotationRef/>
                      </w:r>
                    </w:p>
                  </w:txbxContent>
                </v:textbox>
                <w10:wrap type="square" anchorx="margin"/>
              </v:shape>
            </w:pict>
          </mc:Fallback>
        </mc:AlternateContent>
      </w:r>
    </w:p>
    <w:p w:rsidR="00406F35" w:rsidP="000A5888" w:rsidRDefault="00406F35" w14:paraId="04187A5B" w14:textId="77777777">
      <w:pPr>
        <w:rPr>
          <w:rFonts w:cs="Times New Roman"/>
        </w:rPr>
      </w:pPr>
    </w:p>
    <w:p w:rsidR="00F3198E" w:rsidP="00406F35" w:rsidRDefault="00396C75" w14:paraId="36C5CCAB" w14:textId="27F0F15B">
      <w:pPr>
        <w:ind w:left="360"/>
        <w:rPr>
          <w:rFonts w:cs="Times New Roman"/>
        </w:rPr>
      </w:pPr>
      <w:r w:rsidRPr="00196AB3">
        <w:rPr>
          <w:rFonts w:cs="Times New Roman"/>
        </w:rPr>
        <w:t xml:space="preserve">The output of this step will be the input for subsequent forests </w:t>
      </w:r>
      <w:r w:rsidRPr="00196AB3" w:rsidR="00743C67">
        <w:rPr>
          <w:rFonts w:cs="Times New Roman"/>
        </w:rPr>
        <w:t>masks.</w:t>
      </w:r>
    </w:p>
    <w:p w:rsidR="00406F35" w:rsidP="00406F35" w:rsidRDefault="00406F35" w14:paraId="6AC182BB" w14:textId="77777777">
      <w:pPr>
        <w:ind w:left="360"/>
        <w:rPr>
          <w:rFonts w:cs="Times New Roman"/>
        </w:rPr>
      </w:pPr>
    </w:p>
    <w:p w:rsidR="00A31F7A" w:rsidP="00406F35" w:rsidRDefault="00A31F7A" w14:paraId="7CD98F72" w14:textId="77777777">
      <w:pPr>
        <w:ind w:left="360"/>
        <w:rPr>
          <w:rFonts w:cs="Times New Roman"/>
        </w:rPr>
      </w:pPr>
    </w:p>
    <w:p w:rsidR="00A31F7A" w:rsidP="00406F35" w:rsidRDefault="00A31F7A" w14:paraId="4066C03C" w14:textId="77777777">
      <w:pPr>
        <w:ind w:left="360"/>
        <w:rPr>
          <w:rFonts w:cs="Times New Roman"/>
        </w:rPr>
      </w:pPr>
    </w:p>
    <w:p w:rsidR="00A31F7A" w:rsidP="00406F35" w:rsidRDefault="00A31F7A" w14:paraId="5C79793D" w14:textId="77777777">
      <w:pPr>
        <w:ind w:left="360"/>
        <w:rPr>
          <w:rFonts w:cs="Times New Roman"/>
        </w:rPr>
      </w:pPr>
    </w:p>
    <w:p w:rsidR="00A31F7A" w:rsidP="00406F35" w:rsidRDefault="00A31F7A" w14:paraId="490B1ACC" w14:textId="77777777">
      <w:pPr>
        <w:ind w:left="360"/>
        <w:rPr>
          <w:rFonts w:cs="Times New Roman"/>
        </w:rPr>
      </w:pPr>
    </w:p>
    <w:p w:rsidR="00A31F7A" w:rsidP="00406F35" w:rsidRDefault="00A31F7A" w14:paraId="5EC25970" w14:textId="77777777">
      <w:pPr>
        <w:ind w:left="360"/>
        <w:rPr>
          <w:rFonts w:cs="Times New Roman"/>
        </w:rPr>
      </w:pPr>
    </w:p>
    <w:p w:rsidR="00A31F7A" w:rsidP="00406F35" w:rsidRDefault="00A31F7A" w14:paraId="26B34B65" w14:textId="77777777">
      <w:pPr>
        <w:ind w:left="360"/>
        <w:rPr>
          <w:rFonts w:cs="Times New Roman"/>
        </w:rPr>
      </w:pPr>
    </w:p>
    <w:p w:rsidR="00A31F7A" w:rsidP="00406F35" w:rsidRDefault="00A31F7A" w14:paraId="4EC225A4" w14:textId="77777777">
      <w:pPr>
        <w:ind w:left="360"/>
        <w:rPr>
          <w:rFonts w:cs="Times New Roman"/>
        </w:rPr>
      </w:pPr>
    </w:p>
    <w:p w:rsidR="00A31F7A" w:rsidP="00406F35" w:rsidRDefault="00A31F7A" w14:paraId="4FAE7D7F" w14:textId="77777777">
      <w:pPr>
        <w:ind w:left="360"/>
        <w:rPr>
          <w:rFonts w:cs="Times New Roman"/>
        </w:rPr>
      </w:pPr>
    </w:p>
    <w:p w:rsidR="00A31F7A" w:rsidP="00406F35" w:rsidRDefault="00A31F7A" w14:paraId="55C112A4" w14:textId="77777777">
      <w:pPr>
        <w:ind w:left="360"/>
        <w:rPr>
          <w:rFonts w:cs="Times New Roman"/>
        </w:rPr>
      </w:pPr>
    </w:p>
    <w:p w:rsidRPr="00196AB3" w:rsidR="00A31F7A" w:rsidP="00406F35" w:rsidRDefault="00A31F7A" w14:paraId="51602594" w14:textId="77777777">
      <w:pPr>
        <w:ind w:left="360"/>
        <w:rPr>
          <w:rFonts w:cs="Times New Roman"/>
        </w:rPr>
      </w:pPr>
    </w:p>
    <w:p w:rsidR="00406F35" w:rsidP="00406F35" w:rsidRDefault="00406F35" w14:paraId="5F2F2967" w14:textId="4B773210">
      <w:pPr>
        <w:pStyle w:val="Heading3"/>
      </w:pPr>
      <w:bookmarkStart w:name="_Toc216949308" w:id="78"/>
      <w:r>
        <w:t>5.</w:t>
      </w:r>
      <w:r w:rsidR="001C285F">
        <w:t>2</w:t>
      </w:r>
      <w:r>
        <w:t xml:space="preserve">.2. </w:t>
      </w:r>
      <w:r w:rsidRPr="00196AB3" w:rsidR="00BC2922">
        <w:t>Forest Outside Anthropogenic Influence</w:t>
      </w:r>
      <w:bookmarkEnd w:id="78"/>
    </w:p>
    <w:p w:rsidRPr="00D8700D" w:rsidR="00D8700D" w:rsidP="00D8700D" w:rsidRDefault="00D8700D" w14:paraId="38E03AE7" w14:textId="77777777"/>
    <w:p w:rsidRPr="00196AB3" w:rsidR="00BC2922" w:rsidP="000A5888" w:rsidRDefault="00BC2922" w14:paraId="1A58DD5A" w14:textId="66D8F4FE">
      <w:pPr>
        <w:rPr>
          <w:rFonts w:cs="Times New Roman"/>
        </w:rPr>
      </w:pPr>
      <w:r w:rsidRPr="00196AB3">
        <w:rPr>
          <w:rFonts w:cs="Times New Roman"/>
        </w:rPr>
        <w:t xml:space="preserve">This is our </w:t>
      </w:r>
      <w:r w:rsidRPr="00D8700D">
        <w:rPr>
          <w:rFonts w:cs="Times New Roman"/>
          <w:b/>
          <w:bCs/>
        </w:rPr>
        <w:t>first tier of primary forest</w:t>
      </w:r>
      <w:r w:rsidRPr="00196AB3">
        <w:rPr>
          <w:rFonts w:cs="Times New Roman"/>
        </w:rPr>
        <w:t xml:space="preserve"> – </w:t>
      </w:r>
      <w:r w:rsidRPr="00196AB3" w:rsidR="002C7091">
        <w:rPr>
          <w:rFonts w:cs="Times New Roman"/>
        </w:rPr>
        <w:t>all forests that are free from all anthropogenic influence.</w:t>
      </w:r>
    </w:p>
    <w:p w:rsidRPr="005A1C6C" w:rsidR="00E64F8C" w:rsidP="000A5888" w:rsidRDefault="00E64F8C" w14:paraId="33569EAB" w14:textId="158F2527">
      <w:pPr>
        <w:rPr>
          <w:rFonts w:cs="Times New Roman"/>
          <w:b/>
          <w:bCs/>
        </w:rPr>
      </w:pPr>
      <w:r w:rsidRPr="005A1C6C">
        <w:rPr>
          <w:rFonts w:cs="Times New Roman"/>
          <w:b/>
          <w:bCs/>
        </w:rPr>
        <w:t>Data Input</w:t>
      </w:r>
      <w:r w:rsidRPr="005A1C6C" w:rsidR="002F5631">
        <w:rPr>
          <w:rFonts w:cs="Times New Roman"/>
          <w:b/>
          <w:bCs/>
        </w:rPr>
        <w:t>s</w:t>
      </w:r>
      <w:r w:rsidRPr="005A1C6C">
        <w:rPr>
          <w:rFonts w:cs="Times New Roman"/>
          <w:b/>
          <w:bCs/>
        </w:rPr>
        <w:t xml:space="preserve"> </w:t>
      </w:r>
    </w:p>
    <w:p w:rsidRPr="00196AB3" w:rsidR="00E64F8C" w:rsidP="00E64F8C" w:rsidRDefault="00743C67" w14:paraId="3A70CBF9" w14:textId="70BBD7C1">
      <w:pPr>
        <w:rPr>
          <w:rFonts w:cs="Times New Roman"/>
        </w:rPr>
      </w:pPr>
      <w:r w:rsidRPr="00196AB3">
        <w:rPr>
          <w:rFonts w:cs="Times New Roman"/>
        </w:rPr>
        <w:t xml:space="preserve"> </w:t>
      </w:r>
      <w:r w:rsidRPr="005A1C6C">
        <w:rPr>
          <w:rFonts w:cs="Times New Roman"/>
          <w:b/>
          <w:bCs/>
        </w:rPr>
        <w:t>Forest</w:t>
      </w:r>
      <w:r w:rsidRPr="005A1C6C" w:rsidR="00E64F8C">
        <w:rPr>
          <w:rFonts w:cs="Times New Roman"/>
          <w:b/>
          <w:bCs/>
        </w:rPr>
        <w:t xml:space="preserve"> </w:t>
      </w:r>
      <w:r w:rsidRPr="00196AB3" w:rsidR="00E64F8C">
        <w:rPr>
          <w:rFonts w:cs="Times New Roman"/>
          <w:b/>
          <w:bCs/>
        </w:rPr>
        <w:t>Mask</w:t>
      </w:r>
    </w:p>
    <w:p w:rsidRPr="00196AB3" w:rsidR="00E64F8C" w:rsidP="00151EF7" w:rsidRDefault="00E64F8C" w14:paraId="144DE960" w14:textId="5EFBB23F">
      <w:pPr>
        <w:numPr>
          <w:ilvl w:val="0"/>
          <w:numId w:val="5"/>
        </w:numPr>
        <w:spacing w:after="0"/>
        <w:rPr>
          <w:rFonts w:cs="Times New Roman"/>
        </w:rPr>
      </w:pPr>
      <w:r w:rsidRPr="00196AB3">
        <w:rPr>
          <w:rFonts w:cs="Times New Roman"/>
        </w:rPr>
        <w:t>Binary raster (</w:t>
      </w:r>
      <w:r w:rsidRPr="005A1C6C">
        <w:rPr>
          <w:rFonts w:cs="Times New Roman"/>
          <w:b/>
          <w:bCs/>
        </w:rPr>
        <w:t>0 = non-forest, 1 = forest</w:t>
      </w:r>
      <w:r w:rsidRPr="00196AB3">
        <w:rPr>
          <w:rFonts w:cs="Times New Roman"/>
        </w:rPr>
        <w:t>)</w:t>
      </w:r>
      <w:r w:rsidR="002F5631">
        <w:rPr>
          <w:rFonts w:cs="Times New Roman"/>
        </w:rPr>
        <w:t xml:space="preserve"> </w:t>
      </w:r>
      <w:r w:rsidR="005A1C6C">
        <w:rPr>
          <w:rFonts w:cs="Times New Roman"/>
        </w:rPr>
        <w:t>i.e.</w:t>
      </w:r>
      <w:r w:rsidRPr="002F5631" w:rsidR="002F5631">
        <w:rPr>
          <w:rFonts w:ascii="Courier New" w:hAnsi="Courier New" w:cs="Courier New"/>
        </w:rPr>
        <w:t xml:space="preserve"> </w:t>
      </w:r>
      <w:r w:rsidRPr="00557111" w:rsidR="002F5631">
        <w:rPr>
          <w:rFonts w:ascii="Courier New" w:hAnsi="Courier New" w:cs="Courier New"/>
        </w:rPr>
        <w:t>Forest_Buffer.tif</w:t>
      </w:r>
    </w:p>
    <w:p w:rsidRPr="00196AB3" w:rsidR="00E64F8C" w:rsidP="00151EF7" w:rsidRDefault="002F5631" w14:paraId="0BFEBA28" w14:textId="60CE8BC7">
      <w:pPr>
        <w:numPr>
          <w:ilvl w:val="0"/>
          <w:numId w:val="5"/>
        </w:numPr>
        <w:spacing w:after="0"/>
        <w:rPr>
          <w:rFonts w:cs="Times New Roman"/>
        </w:rPr>
      </w:pPr>
      <w:r>
        <w:rPr>
          <w:rFonts w:cs="Times New Roman"/>
        </w:rPr>
        <w:t xml:space="preserve"> Data Type -</w:t>
      </w:r>
      <w:r w:rsidRPr="00196AB3" w:rsidR="00E64F8C">
        <w:rPr>
          <w:rFonts w:cs="Times New Roman"/>
        </w:rPr>
        <w:t>Int16</w:t>
      </w:r>
      <w:r>
        <w:rPr>
          <w:rFonts w:cs="Times New Roman"/>
        </w:rPr>
        <w:t xml:space="preserve"> or Byte</w:t>
      </w:r>
    </w:p>
    <w:p w:rsidRPr="00196AB3" w:rsidR="00E64F8C" w:rsidP="00151EF7" w:rsidRDefault="00E64F8C" w14:paraId="46383F70" w14:textId="54883C2F">
      <w:pPr>
        <w:numPr>
          <w:ilvl w:val="0"/>
          <w:numId w:val="5"/>
        </w:numPr>
        <w:spacing w:after="0"/>
        <w:rPr>
          <w:rFonts w:cs="Times New Roman"/>
        </w:rPr>
      </w:pPr>
      <w:r w:rsidRPr="00196AB3">
        <w:rPr>
          <w:rFonts w:cs="Times New Roman"/>
        </w:rPr>
        <w:t xml:space="preserve">Aligned to </w:t>
      </w:r>
      <w:r w:rsidR="005A1C6C">
        <w:rPr>
          <w:rFonts w:cs="Times New Roman"/>
        </w:rPr>
        <w:t>same CRS, extent and resolution.</w:t>
      </w:r>
    </w:p>
    <w:p w:rsidRPr="00196AB3" w:rsidR="00E64F8C" w:rsidP="00E64F8C" w:rsidRDefault="00CF7ECF" w14:paraId="02EE311E" w14:textId="377C67C9">
      <w:pPr>
        <w:rPr>
          <w:rFonts w:cs="Times New Roman"/>
        </w:rPr>
      </w:pPr>
      <w:r w:rsidRPr="00196AB3">
        <w:rPr>
          <w:rFonts w:cs="Times New Roman"/>
        </w:rPr>
        <w:t xml:space="preserve"> </w:t>
      </w:r>
      <w:r w:rsidRPr="005A1C6C">
        <w:rPr>
          <w:rFonts w:cs="Times New Roman"/>
          <w:b/>
          <w:bCs/>
        </w:rPr>
        <w:t>Anthropogenic</w:t>
      </w:r>
      <w:r w:rsidRPr="005A1C6C" w:rsidR="00E64F8C">
        <w:rPr>
          <w:rFonts w:cs="Times New Roman"/>
          <w:b/>
          <w:bCs/>
        </w:rPr>
        <w:t xml:space="preserve"> Impact Layer</w:t>
      </w:r>
    </w:p>
    <w:p w:rsidRPr="00036540" w:rsidR="00E64F8C" w:rsidP="00151EF7" w:rsidRDefault="00E64F8C" w14:paraId="06DF0346" w14:textId="28167D11">
      <w:pPr>
        <w:pStyle w:val="ListParagraph"/>
        <w:numPr>
          <w:ilvl w:val="0"/>
          <w:numId w:val="30"/>
        </w:numPr>
        <w:rPr>
          <w:rFonts w:cs="Times New Roman"/>
          <w:b/>
          <w:bCs/>
        </w:rPr>
      </w:pPr>
      <w:r w:rsidRPr="00196AB3">
        <w:rPr>
          <w:rFonts w:cs="Times New Roman"/>
        </w:rPr>
        <w:t>Binary raster (</w:t>
      </w:r>
      <w:r w:rsidRPr="005A1C6C">
        <w:rPr>
          <w:rFonts w:cs="Times New Roman"/>
          <w:b/>
          <w:bCs/>
        </w:rPr>
        <w:t>0 = no impact, 1 = anthropogenic impact</w:t>
      </w:r>
      <w:r w:rsidRPr="00196AB3">
        <w:rPr>
          <w:rFonts w:cs="Times New Roman"/>
        </w:rPr>
        <w:t>)</w:t>
      </w:r>
      <w:r w:rsidR="005A1C6C">
        <w:rPr>
          <w:rFonts w:cs="Times New Roman"/>
        </w:rPr>
        <w:t xml:space="preserve"> i.e. </w:t>
      </w:r>
      <w:r w:rsidRPr="009565B1" w:rsidR="005A1C6C">
        <w:rPr>
          <w:rFonts w:ascii="Courier New" w:hAnsi="Courier New" w:cs="Courier New"/>
        </w:rPr>
        <w:t>Anthropogenic_mask.tif</w:t>
      </w:r>
    </w:p>
    <w:p w:rsidRPr="00196AB3" w:rsidR="00E64F8C" w:rsidP="00151EF7" w:rsidRDefault="005A1C6C" w14:paraId="348D50D3" w14:textId="560F66DE">
      <w:pPr>
        <w:numPr>
          <w:ilvl w:val="0"/>
          <w:numId w:val="6"/>
        </w:numPr>
        <w:rPr>
          <w:rFonts w:cs="Times New Roman"/>
        </w:rPr>
      </w:pPr>
      <w:r>
        <w:rPr>
          <w:rFonts w:cs="Times New Roman"/>
        </w:rPr>
        <w:t xml:space="preserve">Data Type: </w:t>
      </w:r>
      <w:r w:rsidRPr="00196AB3" w:rsidR="00E64F8C">
        <w:rPr>
          <w:rFonts w:cs="Times New Roman"/>
        </w:rPr>
        <w:t>Int16</w:t>
      </w:r>
      <w:r>
        <w:rPr>
          <w:rFonts w:cs="Times New Roman"/>
        </w:rPr>
        <w:t xml:space="preserve"> or Byte</w:t>
      </w:r>
    </w:p>
    <w:p w:rsidRPr="00196AB3" w:rsidR="00E64F8C" w:rsidP="00151EF7" w:rsidRDefault="005A1C6C" w14:paraId="2C62888F" w14:textId="043D4783">
      <w:pPr>
        <w:numPr>
          <w:ilvl w:val="0"/>
          <w:numId w:val="6"/>
        </w:numPr>
        <w:rPr>
          <w:rFonts w:cs="Times New Roman"/>
        </w:rPr>
      </w:pPr>
      <w:r>
        <w:rPr>
          <w:rFonts w:cs="Times New Roman"/>
        </w:rPr>
        <w:t xml:space="preserve">Aligned to the same CRS, extent and </w:t>
      </w:r>
      <w:r w:rsidR="00C27F2D">
        <w:rPr>
          <w:rFonts w:cs="Times New Roman"/>
        </w:rPr>
        <w:t>resolution.</w:t>
      </w:r>
    </w:p>
    <w:p w:rsidR="005A1C6C" w:rsidP="000A5888" w:rsidRDefault="005A1C6C" w14:paraId="3E3A8AB0" w14:textId="77777777">
      <w:pPr>
        <w:rPr>
          <w:rFonts w:cs="Times New Roman"/>
        </w:rPr>
      </w:pPr>
    </w:p>
    <w:p w:rsidRPr="00196AB3" w:rsidR="0086097A" w:rsidP="000A5888" w:rsidRDefault="00161B0A" w14:paraId="3BE73C69" w14:textId="3D429428">
      <w:pPr>
        <w:rPr>
          <w:rFonts w:cs="Times New Roman"/>
        </w:rPr>
      </w:pPr>
      <w:r w:rsidRPr="00196AB3">
        <w:rPr>
          <w:rFonts w:cs="Times New Roman"/>
        </w:rPr>
        <w:t xml:space="preserve">For a pixel to be classified as </w:t>
      </w:r>
      <w:r w:rsidRPr="005A1C6C" w:rsidR="000C24EE">
        <w:rPr>
          <w:rFonts w:cs="Times New Roman"/>
          <w:b/>
          <w:bCs/>
        </w:rPr>
        <w:t xml:space="preserve">Undisturbed </w:t>
      </w:r>
      <w:r w:rsidRPr="005A1C6C" w:rsidR="0086097A">
        <w:rPr>
          <w:rFonts w:cs="Times New Roman"/>
          <w:b/>
          <w:bCs/>
        </w:rPr>
        <w:t>Forest</w:t>
      </w:r>
      <w:r w:rsidRPr="00196AB3" w:rsidR="0086097A">
        <w:rPr>
          <w:rFonts w:cs="Times New Roman"/>
        </w:rPr>
        <w:t>,</w:t>
      </w:r>
      <w:r w:rsidRPr="00196AB3">
        <w:rPr>
          <w:rFonts w:cs="Times New Roman"/>
        </w:rPr>
        <w:t xml:space="preserve"> it must </w:t>
      </w:r>
      <w:r w:rsidRPr="00196AB3" w:rsidR="0086097A">
        <w:rPr>
          <w:rFonts w:cs="Times New Roman"/>
        </w:rPr>
        <w:t>be a forest</w:t>
      </w:r>
      <w:r w:rsidRPr="00196AB3">
        <w:rPr>
          <w:rFonts w:cs="Times New Roman"/>
        </w:rPr>
        <w:t xml:space="preserve"> pixel </w:t>
      </w:r>
      <w:r w:rsidRPr="005A1C6C" w:rsidR="0086097A">
        <w:rPr>
          <w:rFonts w:cs="Times New Roman"/>
          <w:b/>
          <w:bCs/>
        </w:rPr>
        <w:t xml:space="preserve">AND </w:t>
      </w:r>
      <w:r w:rsidRPr="00196AB3" w:rsidR="0086097A">
        <w:rPr>
          <w:rFonts w:cs="Times New Roman"/>
        </w:rPr>
        <w:t>it must be outside the anthropogenic buffer.</w:t>
      </w:r>
    </w:p>
    <w:p w:rsidRPr="00196AB3" w:rsidR="00323B73" w:rsidP="000A5888" w:rsidRDefault="00161B0A" w14:paraId="41CA9E37" w14:textId="6E1D943F">
      <w:pPr>
        <w:rPr>
          <w:rFonts w:cs="Times New Roman"/>
        </w:rPr>
      </w:pPr>
      <w:r w:rsidRPr="00196AB3">
        <w:rPr>
          <w:rFonts w:cs="Times New Roman"/>
        </w:rPr>
        <w:t xml:space="preserve"> </w:t>
      </w:r>
      <w:r w:rsidR="00362226">
        <w:rPr>
          <w:rFonts w:cs="Times New Roman"/>
        </w:rPr>
        <w:t xml:space="preserve">To apply this </w:t>
      </w:r>
      <w:r w:rsidR="004C1C45">
        <w:rPr>
          <w:rFonts w:cs="Times New Roman"/>
        </w:rPr>
        <w:t>logic, we</w:t>
      </w:r>
      <w:r w:rsidR="00362226">
        <w:rPr>
          <w:rFonts w:cs="Times New Roman"/>
        </w:rPr>
        <w:t xml:space="preserve"> will </w:t>
      </w:r>
      <w:r w:rsidR="0000167A">
        <w:rPr>
          <w:rFonts w:cs="Times New Roman"/>
        </w:rPr>
        <w:t>u</w:t>
      </w:r>
      <w:r w:rsidRPr="00196AB3" w:rsidR="00DB41C7">
        <w:rPr>
          <w:rFonts w:cs="Times New Roman"/>
        </w:rPr>
        <w:t>s</w:t>
      </w:r>
      <w:r w:rsidR="0000167A">
        <w:rPr>
          <w:rFonts w:cs="Times New Roman"/>
        </w:rPr>
        <w:t>e</w:t>
      </w:r>
      <w:r w:rsidRPr="00196AB3" w:rsidR="00DB41C7">
        <w:rPr>
          <w:rFonts w:cs="Times New Roman"/>
        </w:rPr>
        <w:t xml:space="preserve"> the </w:t>
      </w:r>
      <w:r w:rsidRPr="00323B73" w:rsidR="0000167A">
        <w:rPr>
          <w:rFonts w:cs="Times New Roman"/>
          <w:b/>
          <w:bCs/>
        </w:rPr>
        <w:t>R</w:t>
      </w:r>
      <w:r w:rsidRPr="00323B73" w:rsidR="00DB41C7">
        <w:rPr>
          <w:rFonts w:cs="Times New Roman"/>
          <w:b/>
          <w:bCs/>
        </w:rPr>
        <w:t xml:space="preserve">aster </w:t>
      </w:r>
      <w:r w:rsidR="00323B73">
        <w:rPr>
          <w:rFonts w:cs="Times New Roman"/>
          <w:b/>
          <w:bCs/>
        </w:rPr>
        <w:t>C</w:t>
      </w:r>
      <w:r w:rsidRPr="00323B73" w:rsidR="0086097A">
        <w:rPr>
          <w:rFonts w:cs="Times New Roman"/>
          <w:b/>
          <w:bCs/>
        </w:rPr>
        <w:t>alculator</w:t>
      </w:r>
      <w:r w:rsidR="004C1C45">
        <w:rPr>
          <w:rFonts w:cs="Times New Roman"/>
        </w:rPr>
        <w:t xml:space="preserve">. Apply either </w:t>
      </w:r>
      <w:bookmarkStart w:name="_Hlk215654328" w:id="79"/>
      <w:r w:rsidR="00323B73">
        <w:rPr>
          <w:rFonts w:cs="Times New Roman"/>
        </w:rPr>
        <w:t>expression;</w:t>
      </w:r>
    </w:p>
    <w:p w:rsidRPr="00196AB3" w:rsidR="00DB41C7" w:rsidP="000A5888" w:rsidRDefault="00B73879" w14:paraId="3A08E4C6" w14:textId="4898C40D">
      <w:pPr>
        <w:rPr>
          <w:rFonts w:cs="Times New Roman"/>
        </w:rPr>
      </w:pPr>
      <w:r>
        <w:rPr>
          <w:rFonts w:cs="Times New Roman"/>
        </w:rPr>
        <w:t>(</w:t>
      </w:r>
      <w:r w:rsidRPr="00196AB3" w:rsidR="00666040">
        <w:rPr>
          <w:rFonts w:cs="Times New Roman"/>
        </w:rPr>
        <w:t>("</w:t>
      </w:r>
      <w:r w:rsidRPr="00D37635" w:rsidR="004C1C45">
        <w:rPr>
          <w:rFonts w:ascii="Courier New" w:hAnsi="Courier New" w:cs="Courier New"/>
        </w:rPr>
        <w:t>F</w:t>
      </w:r>
      <w:r w:rsidRPr="00D37635" w:rsidR="00666040">
        <w:rPr>
          <w:rFonts w:ascii="Courier New" w:hAnsi="Courier New" w:cs="Courier New"/>
        </w:rPr>
        <w:t>orest_</w:t>
      </w:r>
      <w:r w:rsidRPr="00D37635" w:rsidR="004C1C45">
        <w:rPr>
          <w:rFonts w:ascii="Courier New" w:hAnsi="Courier New" w:cs="Courier New"/>
        </w:rPr>
        <w:t>Buffer</w:t>
      </w:r>
      <w:r w:rsidRPr="00D37635" w:rsidR="00666040">
        <w:rPr>
          <w:rFonts w:ascii="Courier New" w:hAnsi="Courier New" w:cs="Courier New"/>
        </w:rPr>
        <w:t xml:space="preserve">@1" = </w:t>
      </w:r>
      <w:r w:rsidRPr="00D37635" w:rsidR="00D37635">
        <w:rPr>
          <w:rFonts w:ascii="Courier New" w:hAnsi="Courier New" w:cs="Courier New"/>
        </w:rPr>
        <w:t>1</w:t>
      </w:r>
      <w:r w:rsidRPr="00196AB3">
        <w:rPr>
          <w:rFonts w:cs="Times New Roman"/>
        </w:rPr>
        <w:t>)</w:t>
      </w:r>
      <w:r>
        <w:rPr>
          <w:rFonts w:cs="Times New Roman"/>
        </w:rPr>
        <w:t xml:space="preserve"> </w:t>
      </w:r>
      <w:r w:rsidRPr="00B73879">
        <w:rPr>
          <w:rFonts w:cs="Times New Roman"/>
          <w:b/>
          <w:bCs/>
        </w:rPr>
        <w:t>AND</w:t>
      </w:r>
      <w:r w:rsidRPr="00196AB3" w:rsidR="00666040">
        <w:rPr>
          <w:rFonts w:cs="Times New Roman"/>
        </w:rPr>
        <w:t xml:space="preserve"> </w:t>
      </w:r>
      <w:r w:rsidR="004C1C45">
        <w:rPr>
          <w:rFonts w:cs="Times New Roman"/>
        </w:rPr>
        <w:t>(</w:t>
      </w:r>
      <w:r w:rsidRPr="00196AB3" w:rsidR="00666040">
        <w:rPr>
          <w:rFonts w:cs="Times New Roman"/>
        </w:rPr>
        <w:t>"</w:t>
      </w:r>
      <w:r w:rsidRPr="00D37635" w:rsidR="004C1C45">
        <w:rPr>
          <w:rFonts w:ascii="Courier New" w:hAnsi="Courier New" w:cs="Courier New"/>
        </w:rPr>
        <w:t>A</w:t>
      </w:r>
      <w:r w:rsidRPr="00D37635" w:rsidR="00666040">
        <w:rPr>
          <w:rFonts w:ascii="Courier New" w:hAnsi="Courier New" w:cs="Courier New"/>
        </w:rPr>
        <w:t>nthropogenic_</w:t>
      </w:r>
      <w:r w:rsidRPr="00D37635" w:rsidR="004C1C45">
        <w:rPr>
          <w:rFonts w:ascii="Courier New" w:hAnsi="Courier New" w:cs="Courier New"/>
        </w:rPr>
        <w:t>mask</w:t>
      </w:r>
      <w:r w:rsidRPr="00D37635" w:rsidR="00666040">
        <w:rPr>
          <w:rFonts w:ascii="Courier New" w:hAnsi="Courier New" w:cs="Courier New"/>
        </w:rPr>
        <w:t>@1" =</w:t>
      </w:r>
      <w:r w:rsidRPr="00196AB3" w:rsidR="00666040">
        <w:rPr>
          <w:rFonts w:cs="Times New Roman"/>
        </w:rPr>
        <w:t xml:space="preserve"> 0) * 1</w:t>
      </w:r>
      <w:r>
        <w:rPr>
          <w:rFonts w:cs="Times New Roman"/>
        </w:rPr>
        <w:t>)</w:t>
      </w:r>
    </w:p>
    <w:p w:rsidRPr="00196AB3" w:rsidR="00B22649" w:rsidP="00323B73" w:rsidRDefault="00666040" w14:paraId="271B7A88" w14:textId="01211B36">
      <w:pPr>
        <w:ind w:left="720"/>
        <w:rPr>
          <w:rFonts w:cs="Times New Roman"/>
        </w:rPr>
      </w:pPr>
      <w:r w:rsidRPr="00196AB3">
        <w:rPr>
          <w:rFonts w:cs="Times New Roman"/>
        </w:rPr>
        <w:t xml:space="preserve"> </w:t>
      </w:r>
      <w:r w:rsidR="00323B73">
        <w:rPr>
          <w:rFonts w:cs="Times New Roman"/>
        </w:rPr>
        <w:t>Alternatively;</w:t>
      </w:r>
    </w:p>
    <w:p w:rsidR="00B63E9B" w:rsidP="00A011E0" w:rsidRDefault="00AE33AF" w14:paraId="5AEEC431" w14:textId="77D429F7">
      <w:pPr>
        <w:rPr>
          <w:rFonts w:cs="Times New Roman"/>
        </w:rPr>
      </w:pPr>
      <w:r>
        <w:rPr>
          <w:rFonts w:ascii="Courier New" w:hAnsi="Courier New" w:cs="Courier New"/>
        </w:rPr>
        <w:t>(</w:t>
      </w:r>
      <w:r w:rsidR="00E55031">
        <w:rPr>
          <w:rFonts w:ascii="Courier New" w:hAnsi="Courier New" w:cs="Courier New"/>
        </w:rPr>
        <w:t>“</w:t>
      </w:r>
      <w:r w:rsidRPr="00AE33AF" w:rsidR="00467003">
        <w:rPr>
          <w:rFonts w:ascii="Courier New" w:hAnsi="Courier New" w:cs="Courier New"/>
        </w:rPr>
        <w:t>Forest_Buffer</w:t>
      </w:r>
      <w:r w:rsidRPr="00AE33AF" w:rsidR="00A011E0">
        <w:rPr>
          <w:rFonts w:ascii="Courier New" w:hAnsi="Courier New" w:cs="Courier New"/>
        </w:rPr>
        <w:t>@1"</w:t>
      </w:r>
      <w:r w:rsidRPr="00196AB3" w:rsidR="00A011E0">
        <w:rPr>
          <w:rFonts w:cs="Times New Roman"/>
        </w:rPr>
        <w:t xml:space="preserve"> </w:t>
      </w:r>
      <w:r w:rsidR="00E55031">
        <w:rPr>
          <w:rFonts w:cs="Times New Roman"/>
        </w:rPr>
        <w:t xml:space="preserve">  </w:t>
      </w:r>
      <w:r w:rsidRPr="00196AB3">
        <w:rPr>
          <w:rFonts w:cs="Times New Roman"/>
        </w:rPr>
        <w:t xml:space="preserve">* </w:t>
      </w:r>
      <w:r>
        <w:rPr>
          <w:rFonts w:ascii="Courier New" w:hAnsi="Courier New" w:cs="Courier New"/>
        </w:rPr>
        <w:t>“</w:t>
      </w:r>
      <w:r w:rsidRPr="00AE33AF" w:rsidR="00467003">
        <w:rPr>
          <w:rFonts w:ascii="Courier New" w:hAnsi="Courier New" w:cs="Courier New"/>
        </w:rPr>
        <w:t>Anthropogenic_mask</w:t>
      </w:r>
      <w:r w:rsidRPr="00AE33AF" w:rsidR="00A011E0">
        <w:rPr>
          <w:rFonts w:ascii="Courier New" w:hAnsi="Courier New" w:cs="Courier New"/>
        </w:rPr>
        <w:t>@1</w:t>
      </w:r>
      <w:r w:rsidRPr="00196AB3" w:rsidR="00A011E0">
        <w:rPr>
          <w:rFonts w:cs="Times New Roman"/>
        </w:rPr>
        <w:t>" = 0)</w:t>
      </w:r>
    </w:p>
    <w:p w:rsidRPr="00196AB3" w:rsidR="00C15419" w:rsidP="00A011E0" w:rsidRDefault="00C15419" w14:paraId="0342275B" w14:textId="77777777">
      <w:pPr>
        <w:rPr>
          <w:rFonts w:cs="Times New Roman"/>
        </w:rPr>
      </w:pPr>
    </w:p>
    <w:p w:rsidRPr="00B344F1" w:rsidR="00ED292E" w:rsidP="00151EF7" w:rsidRDefault="00B22649" w14:paraId="55F86151" w14:textId="7EAA4E33">
      <w:pPr>
        <w:pStyle w:val="ListParagraph"/>
        <w:numPr>
          <w:ilvl w:val="0"/>
          <w:numId w:val="30"/>
        </w:numPr>
        <w:rPr>
          <w:rFonts w:ascii="Courier New" w:hAnsi="Courier New" w:cs="Courier New"/>
        </w:rPr>
      </w:pPr>
      <w:r w:rsidRPr="00B344F1">
        <w:rPr>
          <w:rFonts w:cs="Times New Roman"/>
          <w:b/>
          <w:bCs/>
        </w:rPr>
        <w:t>Output</w:t>
      </w:r>
      <w:r w:rsidRPr="00B344F1">
        <w:rPr>
          <w:rFonts w:cs="Times New Roman"/>
        </w:rPr>
        <w:t xml:space="preserve"> =</w:t>
      </w:r>
      <w:r w:rsidRPr="00B344F1" w:rsidR="00ED292E">
        <w:rPr>
          <w:rFonts w:cs="Times New Roman"/>
        </w:rPr>
        <w:t xml:space="preserve"> </w:t>
      </w:r>
      <w:r w:rsidRPr="00B344F1" w:rsidR="00ED292E">
        <w:rPr>
          <w:rFonts w:ascii="Courier New" w:hAnsi="Courier New" w:cs="Courier New"/>
        </w:rPr>
        <w:t>Forest_Undisturbed.tif</w:t>
      </w:r>
      <w:bookmarkEnd w:id="79"/>
    </w:p>
    <w:p w:rsidR="00167F9B" w:rsidP="00151EF7" w:rsidRDefault="00167F9B" w14:paraId="52CE607B" w14:textId="425BAF75">
      <w:pPr>
        <w:pStyle w:val="ListParagraph"/>
        <w:numPr>
          <w:ilvl w:val="0"/>
          <w:numId w:val="30"/>
        </w:numPr>
        <w:rPr>
          <w:rFonts w:cs="Times New Roman"/>
        </w:rPr>
      </w:pPr>
      <w:r w:rsidRPr="00B344F1">
        <w:rPr>
          <w:rFonts w:cs="Times New Roman"/>
          <w:b/>
          <w:bCs/>
        </w:rPr>
        <w:t>Data type</w:t>
      </w:r>
      <w:r w:rsidRPr="00B344F1">
        <w:rPr>
          <w:rFonts w:cs="Times New Roman"/>
        </w:rPr>
        <w:t xml:space="preserve"> = </w:t>
      </w:r>
      <w:r w:rsidRPr="00B344F1" w:rsidR="00B344F1">
        <w:rPr>
          <w:rFonts w:cs="Times New Roman"/>
        </w:rPr>
        <w:t>Byte/Int16</w:t>
      </w:r>
    </w:p>
    <w:p w:rsidRPr="00A31F7A" w:rsidR="0033064A" w:rsidP="00151EF7" w:rsidRDefault="00B86AE4" w14:paraId="58B5E3B7" w14:textId="10B995D3">
      <w:pPr>
        <w:pStyle w:val="ListParagraph"/>
        <w:numPr>
          <w:ilvl w:val="0"/>
          <w:numId w:val="30"/>
        </w:numPr>
        <w:rPr>
          <w:rFonts w:cs="Times New Roman"/>
        </w:rPr>
      </w:pPr>
      <w:r>
        <w:rPr>
          <w:rFonts w:cs="Times New Roman"/>
          <w:b/>
          <w:bCs/>
        </w:rPr>
        <w:t xml:space="preserve">Set the </w:t>
      </w:r>
      <w:r w:rsidR="00A31F7A">
        <w:rPr>
          <w:rFonts w:cs="Times New Roman"/>
          <w:b/>
          <w:bCs/>
        </w:rPr>
        <w:t>CRS,</w:t>
      </w:r>
      <w:r>
        <w:rPr>
          <w:rFonts w:cs="Times New Roman"/>
          <w:b/>
          <w:bCs/>
        </w:rPr>
        <w:t xml:space="preserve"> Resolution and Extent a</w:t>
      </w:r>
      <w:r w:rsidR="00A31F7A">
        <w:rPr>
          <w:rFonts w:cs="Times New Roman"/>
          <w:b/>
          <w:bCs/>
        </w:rPr>
        <w:t>s appropriately.</w:t>
      </w:r>
    </w:p>
    <w:p w:rsidRPr="00A31F7A" w:rsidR="00A31F7A" w:rsidP="00A31F7A" w:rsidRDefault="00A31F7A" w14:paraId="60812E77" w14:textId="77777777">
      <w:pPr>
        <w:pStyle w:val="ListParagraph"/>
        <w:rPr>
          <w:rFonts w:cs="Times New Roman"/>
        </w:rPr>
      </w:pPr>
    </w:p>
    <w:p w:rsidRPr="00C15419" w:rsidR="00ED292E" w:rsidP="0033064A" w:rsidRDefault="00ED292E" w14:paraId="41E64EB9" w14:textId="30FD818E">
      <w:pPr>
        <w:spacing w:after="0"/>
        <w:ind w:left="720"/>
        <w:rPr>
          <w:rFonts w:cs="Times New Roman"/>
          <w:b/>
          <w:bCs/>
        </w:rPr>
      </w:pPr>
      <w:r w:rsidRPr="00C15419">
        <w:rPr>
          <w:rFonts w:cs="Times New Roman"/>
          <w:b/>
          <w:bCs/>
        </w:rPr>
        <w:t>Interpretation:</w:t>
      </w:r>
    </w:p>
    <w:p w:rsidRPr="0033064A" w:rsidR="00ED292E" w:rsidP="0033064A" w:rsidRDefault="00ED292E" w14:paraId="3B66E6B9" w14:textId="78CA473B">
      <w:pPr>
        <w:spacing w:after="0"/>
        <w:ind w:left="720"/>
        <w:rPr>
          <w:rFonts w:cs="Times New Roman"/>
        </w:rPr>
      </w:pPr>
      <w:r w:rsidRPr="00A31F7A">
        <w:rPr>
          <w:rFonts w:cs="Times New Roman"/>
          <w:b/>
          <w:bCs/>
        </w:rPr>
        <w:t>1</w:t>
      </w:r>
      <w:r w:rsidRPr="0033064A">
        <w:rPr>
          <w:rFonts w:cs="Times New Roman"/>
        </w:rPr>
        <w:t xml:space="preserve"> =</w:t>
      </w:r>
      <w:r w:rsidRPr="0033064A" w:rsidR="00C15419">
        <w:rPr>
          <w:rFonts w:cs="Times New Roman"/>
        </w:rPr>
        <w:t xml:space="preserve"> </w:t>
      </w:r>
      <w:r w:rsidRPr="0033064A">
        <w:rPr>
          <w:rFonts w:cs="Times New Roman"/>
        </w:rPr>
        <w:t>fores</w:t>
      </w:r>
      <w:r w:rsidR="00167F9B">
        <w:rPr>
          <w:rFonts w:cs="Times New Roman"/>
        </w:rPr>
        <w:t xml:space="preserve">t </w:t>
      </w:r>
      <w:r w:rsidRPr="0033064A">
        <w:rPr>
          <w:rFonts w:cs="Times New Roman"/>
        </w:rPr>
        <w:t>outside anthropogenic buffers (</w:t>
      </w:r>
      <w:r w:rsidRPr="0033064A" w:rsidR="0033064A">
        <w:rPr>
          <w:rFonts w:cs="Times New Roman"/>
          <w:b/>
          <w:bCs/>
        </w:rPr>
        <w:t>F</w:t>
      </w:r>
      <w:r w:rsidRPr="0033064A">
        <w:rPr>
          <w:rFonts w:cs="Times New Roman"/>
          <w:b/>
          <w:bCs/>
        </w:rPr>
        <w:t xml:space="preserve">irst </w:t>
      </w:r>
      <w:r w:rsidRPr="0033064A" w:rsidR="0033064A">
        <w:rPr>
          <w:rFonts w:cs="Times New Roman"/>
          <w:b/>
          <w:bCs/>
        </w:rPr>
        <w:t>P</w:t>
      </w:r>
      <w:r w:rsidRPr="0033064A">
        <w:rPr>
          <w:rFonts w:cs="Times New Roman"/>
          <w:b/>
          <w:bCs/>
        </w:rPr>
        <w:t xml:space="preserve">rimary </w:t>
      </w:r>
      <w:r w:rsidRPr="0033064A" w:rsidR="0033064A">
        <w:rPr>
          <w:rFonts w:cs="Times New Roman"/>
          <w:b/>
          <w:bCs/>
        </w:rPr>
        <w:t>C</w:t>
      </w:r>
      <w:r w:rsidRPr="0033064A">
        <w:rPr>
          <w:rFonts w:cs="Times New Roman"/>
          <w:b/>
          <w:bCs/>
        </w:rPr>
        <w:t>andidate class</w:t>
      </w:r>
      <w:r w:rsidRPr="0033064A">
        <w:rPr>
          <w:rFonts w:cs="Times New Roman"/>
        </w:rPr>
        <w:t>)</w:t>
      </w:r>
    </w:p>
    <w:p w:rsidR="00ED292E" w:rsidP="0033064A" w:rsidRDefault="00ED292E" w14:paraId="75AE270A" w14:textId="6E2C1F7B">
      <w:pPr>
        <w:spacing w:after="0"/>
        <w:ind w:left="720"/>
        <w:rPr>
          <w:rFonts w:cs="Times New Roman"/>
        </w:rPr>
      </w:pPr>
      <w:r w:rsidRPr="00A31F7A">
        <w:rPr>
          <w:rFonts w:cs="Times New Roman"/>
          <w:b/>
          <w:bCs/>
        </w:rPr>
        <w:t xml:space="preserve">0 </w:t>
      </w:r>
      <w:r w:rsidRPr="0033064A">
        <w:rPr>
          <w:rFonts w:cs="Times New Roman"/>
        </w:rPr>
        <w:t>= everything else</w:t>
      </w:r>
    </w:p>
    <w:p w:rsidR="0033064A" w:rsidP="00ED292E" w:rsidRDefault="0033064A" w14:paraId="006AFAC1" w14:textId="77777777">
      <w:pPr>
        <w:rPr>
          <w:rFonts w:cs="Times New Roman"/>
        </w:rPr>
      </w:pPr>
    </w:p>
    <w:p w:rsidR="001478D6" w:rsidP="00ED292E" w:rsidRDefault="001478D6" w14:paraId="70C05308" w14:textId="77777777">
      <w:pPr>
        <w:rPr>
          <w:rFonts w:cs="Times New Roman"/>
        </w:rPr>
      </w:pPr>
    </w:p>
    <w:p w:rsidR="001478D6" w:rsidP="00ED292E" w:rsidRDefault="001478D6" w14:paraId="7C10D61F" w14:textId="77777777">
      <w:pPr>
        <w:rPr>
          <w:rFonts w:cs="Times New Roman"/>
        </w:rPr>
      </w:pPr>
    </w:p>
    <w:p w:rsidR="001478D6" w:rsidP="00D91B67" w:rsidRDefault="00D91B67" w14:paraId="0D1F61E1" w14:textId="3CF1FA49">
      <w:pPr>
        <w:rPr>
          <w:rFonts w:cs="Times New Roman"/>
        </w:rPr>
      </w:pPr>
      <w:r>
        <w:rPr>
          <w:rFonts w:cs="Times New Roman"/>
          <w:noProof/>
        </w:rPr>
        <mc:AlternateContent>
          <mc:Choice Requires="wps">
            <w:drawing>
              <wp:anchor distT="0" distB="0" distL="114300" distR="114300" simplePos="0" relativeHeight="251658284" behindDoc="0" locked="0" layoutInCell="1" allowOverlap="1" wp14:anchorId="48EE4D11" wp14:editId="7D2ABEAC">
                <wp:simplePos x="0" y="0"/>
                <wp:positionH relativeFrom="margin">
                  <wp:align>center</wp:align>
                </wp:positionH>
                <wp:positionV relativeFrom="paragraph">
                  <wp:posOffset>-234688</wp:posOffset>
                </wp:positionV>
                <wp:extent cx="7021585" cy="5536134"/>
                <wp:effectExtent l="0" t="0" r="27305" b="26670"/>
                <wp:wrapNone/>
                <wp:docPr id="1917101438" name="Text Box 2"/>
                <wp:cNvGraphicFramePr/>
                <a:graphic xmlns:a="http://schemas.openxmlformats.org/drawingml/2006/main">
                  <a:graphicData uri="http://schemas.microsoft.com/office/word/2010/wordprocessingShape">
                    <wps:wsp>
                      <wps:cNvSpPr txBox="1"/>
                      <wps:spPr>
                        <a:xfrm>
                          <a:off x="0" y="0"/>
                          <a:ext cx="7021585" cy="5536134"/>
                        </a:xfrm>
                        <a:prstGeom prst="rect">
                          <a:avLst/>
                        </a:prstGeom>
                        <a:solidFill>
                          <a:schemeClr val="lt1"/>
                        </a:solidFill>
                        <a:ln w="6350">
                          <a:solidFill>
                            <a:prstClr val="black"/>
                          </a:solidFill>
                        </a:ln>
                      </wps:spPr>
                      <wps:txbx>
                        <w:txbxContent>
                          <w:p w:rsidR="00D91B67" w:rsidRDefault="00D91B67" w14:paraId="3446553B" w14:textId="7530383A">
                            <w:r>
                              <w:rPr>
                                <w:rFonts w:cs="Times New Roman"/>
                                <w:noProof/>
                              </w:rPr>
                              <w:drawing>
                                <wp:inline distT="0" distB="0" distL="0" distR="0" wp14:anchorId="55EA0E24" wp14:editId="24AABCEA">
                                  <wp:extent cx="7033260" cy="3951037"/>
                                  <wp:effectExtent l="0" t="0" r="0" b="0"/>
                                  <wp:docPr id="1800085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85212"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7033260" cy="395103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DDC4AB7">
              <v:shape id="_x0000_s1061" style="position:absolute;margin-left:0;margin-top:-18.5pt;width:552.9pt;height:435.9pt;z-index:2516582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" w14:anchorId="48EE4D11">
                <v:textbox>
                  <w:txbxContent>
                    <w:p w:rsidR="00D91B67" w:rsidRDefault="00D91B67" w14:paraId="44EAFD9C" w14:textId="7530383A">
                      <w:r>
                        <w:rPr>
                          <w:rFonts w:cs="Times New Roman"/>
                          <w:noProof/>
                        </w:rPr>
                        <w:drawing>
                          <wp:inline distT="0" distB="0" distL="0" distR="0" wp14:anchorId="7328FA58" wp14:editId="24AABCEA">
                            <wp:extent cx="7033260" cy="3951037"/>
                            <wp:effectExtent l="0" t="0" r="0" b="0"/>
                            <wp:docPr id="1522157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85212"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7033260" cy="3951037"/>
                                    </a:xfrm>
                                    <a:prstGeom prst="rect">
                                      <a:avLst/>
                                    </a:prstGeom>
                                  </pic:spPr>
                                </pic:pic>
                              </a:graphicData>
                            </a:graphic>
                          </wp:inline>
                        </w:drawing>
                      </w:r>
                    </w:p>
                  </w:txbxContent>
                </v:textbox>
                <w10:wrap anchorx="margin"/>
              </v:shape>
            </w:pict>
          </mc:Fallback>
        </mc:AlternateContent>
      </w:r>
    </w:p>
    <w:p w:rsidR="001478D6" w:rsidP="00ED292E" w:rsidRDefault="001478D6" w14:paraId="36B2308A" w14:textId="66C28C08">
      <w:pPr>
        <w:rPr>
          <w:rFonts w:cs="Times New Roman"/>
        </w:rPr>
      </w:pPr>
    </w:p>
    <w:p w:rsidR="001478D6" w:rsidP="00ED292E" w:rsidRDefault="001478D6" w14:paraId="4037B7D4" w14:textId="2443E0CD">
      <w:pPr>
        <w:rPr>
          <w:rFonts w:cs="Times New Roman"/>
        </w:rPr>
      </w:pPr>
    </w:p>
    <w:p w:rsidR="001478D6" w:rsidP="00ED292E" w:rsidRDefault="001478D6" w14:paraId="2E4F53A6" w14:textId="77777777">
      <w:pPr>
        <w:rPr>
          <w:rFonts w:cs="Times New Roman"/>
        </w:rPr>
      </w:pPr>
    </w:p>
    <w:p w:rsidR="001478D6" w:rsidP="00ED292E" w:rsidRDefault="001478D6" w14:paraId="699369E4" w14:textId="77777777">
      <w:pPr>
        <w:rPr>
          <w:rFonts w:cs="Times New Roman"/>
        </w:rPr>
      </w:pPr>
    </w:p>
    <w:p w:rsidR="001478D6" w:rsidP="00ED292E" w:rsidRDefault="001478D6" w14:paraId="069F5097" w14:textId="77777777">
      <w:pPr>
        <w:rPr>
          <w:rFonts w:cs="Times New Roman"/>
        </w:rPr>
      </w:pPr>
    </w:p>
    <w:p w:rsidR="001478D6" w:rsidP="00ED292E" w:rsidRDefault="001478D6" w14:paraId="3595ADAC" w14:textId="77777777">
      <w:pPr>
        <w:rPr>
          <w:rFonts w:cs="Times New Roman"/>
        </w:rPr>
      </w:pPr>
    </w:p>
    <w:p w:rsidR="001478D6" w:rsidP="00ED292E" w:rsidRDefault="001478D6" w14:paraId="5B6CA7D2" w14:textId="77777777">
      <w:pPr>
        <w:rPr>
          <w:rFonts w:cs="Times New Roman"/>
        </w:rPr>
      </w:pPr>
    </w:p>
    <w:p w:rsidR="001478D6" w:rsidP="00ED292E" w:rsidRDefault="001478D6" w14:paraId="29F9C9BE" w14:textId="77777777">
      <w:pPr>
        <w:rPr>
          <w:rFonts w:cs="Times New Roman"/>
        </w:rPr>
      </w:pPr>
    </w:p>
    <w:p w:rsidR="001478D6" w:rsidP="00ED292E" w:rsidRDefault="001478D6" w14:paraId="70C98BFD" w14:textId="77777777">
      <w:pPr>
        <w:rPr>
          <w:rFonts w:cs="Times New Roman"/>
        </w:rPr>
      </w:pPr>
    </w:p>
    <w:p w:rsidR="001478D6" w:rsidP="00ED292E" w:rsidRDefault="001478D6" w14:paraId="194ED91D" w14:textId="77777777">
      <w:pPr>
        <w:rPr>
          <w:rFonts w:cs="Times New Roman"/>
        </w:rPr>
      </w:pPr>
    </w:p>
    <w:p w:rsidR="001478D6" w:rsidP="00ED292E" w:rsidRDefault="001478D6" w14:paraId="76126B84" w14:textId="77777777">
      <w:pPr>
        <w:rPr>
          <w:rFonts w:cs="Times New Roman"/>
        </w:rPr>
      </w:pPr>
    </w:p>
    <w:p w:rsidR="001478D6" w:rsidP="00ED292E" w:rsidRDefault="001478D6" w14:paraId="7351E725" w14:textId="77777777">
      <w:pPr>
        <w:rPr>
          <w:rFonts w:cs="Times New Roman"/>
        </w:rPr>
      </w:pPr>
    </w:p>
    <w:p w:rsidR="00E2572D" w:rsidP="00ED292E" w:rsidRDefault="00E2572D" w14:paraId="5CD05CF8" w14:textId="77777777">
      <w:pPr>
        <w:rPr>
          <w:rFonts w:cs="Times New Roman"/>
        </w:rPr>
      </w:pPr>
    </w:p>
    <w:p w:rsidR="00E2572D" w:rsidP="00ED292E" w:rsidRDefault="00E2572D" w14:paraId="438AF061" w14:textId="77777777">
      <w:pPr>
        <w:rPr>
          <w:rFonts w:cs="Times New Roman"/>
        </w:rPr>
      </w:pPr>
    </w:p>
    <w:p w:rsidR="00E2572D" w:rsidP="00ED292E" w:rsidRDefault="00E2572D" w14:paraId="30E40D77" w14:textId="77777777">
      <w:pPr>
        <w:rPr>
          <w:rFonts w:cs="Times New Roman"/>
        </w:rPr>
      </w:pPr>
    </w:p>
    <w:p w:rsidR="00E2572D" w:rsidP="00ED292E" w:rsidRDefault="00E2572D" w14:paraId="72BD1B69" w14:textId="77777777">
      <w:pPr>
        <w:rPr>
          <w:rFonts w:cs="Times New Roman"/>
        </w:rPr>
      </w:pPr>
    </w:p>
    <w:p w:rsidR="00E2572D" w:rsidP="00ED292E" w:rsidRDefault="00E2572D" w14:paraId="11FDF9F2" w14:textId="611F44F5">
      <w:pPr>
        <w:rPr>
          <w:rFonts w:cs="Times New Roman"/>
        </w:rPr>
      </w:pPr>
    </w:p>
    <w:p w:rsidR="00E2572D" w:rsidP="00ED292E" w:rsidRDefault="00D91B67" w14:paraId="299920D2" w14:textId="2A1BA4D4">
      <w:pPr>
        <w:rPr>
          <w:rFonts w:cs="Times New Roman"/>
        </w:rPr>
      </w:pPr>
      <w:r>
        <w:rPr>
          <w:noProof/>
        </w:rPr>
        <mc:AlternateContent>
          <mc:Choice Requires="wps">
            <w:drawing>
              <wp:anchor distT="0" distB="0" distL="114300" distR="114300" simplePos="0" relativeHeight="251658285" behindDoc="0" locked="0" layoutInCell="1" allowOverlap="1" wp14:anchorId="6696F698" wp14:editId="457F1B1D">
                <wp:simplePos x="0" y="0"/>
                <wp:positionH relativeFrom="column">
                  <wp:posOffset>1385407</wp:posOffset>
                </wp:positionH>
                <wp:positionV relativeFrom="paragraph">
                  <wp:posOffset>167675</wp:posOffset>
                </wp:positionV>
                <wp:extent cx="7021195" cy="635"/>
                <wp:effectExtent l="0" t="0" r="0" b="0"/>
                <wp:wrapNone/>
                <wp:docPr id="1734168724" name="Text Box 1"/>
                <wp:cNvGraphicFramePr/>
                <a:graphic xmlns:a="http://schemas.openxmlformats.org/drawingml/2006/main">
                  <a:graphicData uri="http://schemas.microsoft.com/office/word/2010/wordprocessingShape">
                    <wps:wsp>
                      <wps:cNvSpPr txBox="1"/>
                      <wps:spPr>
                        <a:xfrm>
                          <a:off x="0" y="0"/>
                          <a:ext cx="7021195" cy="635"/>
                        </a:xfrm>
                        <a:prstGeom prst="rect">
                          <a:avLst/>
                        </a:prstGeom>
                        <a:solidFill>
                          <a:prstClr val="white"/>
                        </a:solidFill>
                        <a:ln>
                          <a:noFill/>
                        </a:ln>
                      </wps:spPr>
                      <wps:txbx>
                        <w:txbxContent>
                          <w:p w:rsidRPr="00381FD1" w:rsidR="00D91B67" w:rsidP="00D91B67" w:rsidRDefault="00D91B67" w14:paraId="776CF126" w14:textId="4BC38564">
                            <w:pPr>
                              <w:pStyle w:val="Caption"/>
                              <w:rPr>
                                <w:rFonts w:cs="Times New Roman"/>
                                <w:noProof/>
                                <w:szCs w:val="22"/>
                              </w:rPr>
                            </w:pPr>
                            <w:r>
                              <w:t xml:space="preserve">Figure </w:t>
                            </w:r>
                            <w:r>
                              <w:fldChar w:fldCharType="begin"/>
                            </w:r>
                            <w:r>
                              <w:instrText xml:space="preserve"> SEQ Figure \* ARABIC </w:instrText>
                            </w:r>
                            <w:r>
                              <w:fldChar w:fldCharType="separate"/>
                            </w:r>
                            <w:r w:rsidR="00EE130A">
                              <w:rPr>
                                <w:noProof/>
                              </w:rPr>
                              <w:t>13</w:t>
                            </w:r>
                            <w:r>
                              <w:fldChar w:fldCharType="end"/>
                            </w:r>
                            <w:r>
                              <w:t>: Primary Forest Tier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1421ADA2">
              <v:shape id="_x0000_s1062" style="position:absolute;margin-left:109.1pt;margin-top:13.2pt;width:552.85pt;height:.05pt;z-index:251658285;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zBHAIAAEA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" w14:anchorId="6696F698">
                <v:textbox style="mso-fit-shape-to-text:t" inset="0,0,0,0">
                  <w:txbxContent>
                    <w:p w:rsidRPr="00381FD1" w:rsidR="00D91B67" w:rsidP="00D91B67" w:rsidRDefault="00D91B67" w14:paraId="3249D408" w14:textId="4BC38564">
                      <w:pPr>
                        <w:pStyle w:val="Caption"/>
                        <w:rPr>
                          <w:rFonts w:cs="Times New Roman"/>
                          <w:noProof/>
                          <w:szCs w:val="22"/>
                        </w:rPr>
                      </w:pPr>
                      <w:r>
                        <w:t xml:space="preserve">Figure </w:t>
                      </w:r>
                      <w:r>
                        <w:fldChar w:fldCharType="begin"/>
                      </w:r>
                      <w:r>
                        <w:instrText xml:space="preserve"> SEQ Figure \* ARABIC </w:instrText>
                      </w:r>
                      <w:r>
                        <w:fldChar w:fldCharType="separate"/>
                      </w:r>
                      <w:r w:rsidR="00EE130A">
                        <w:rPr>
                          <w:noProof/>
                        </w:rPr>
                        <w:t>13</w:t>
                      </w:r>
                      <w:r>
                        <w:fldChar w:fldCharType="end"/>
                      </w:r>
                      <w:r>
                        <w:t>: Primary Forest Tier 1</w:t>
                      </w:r>
                    </w:p>
                  </w:txbxContent>
                </v:textbox>
              </v:shape>
            </w:pict>
          </mc:Fallback>
        </mc:AlternateContent>
      </w:r>
    </w:p>
    <w:p w:rsidR="00E2572D" w:rsidP="00ED292E" w:rsidRDefault="00E2572D" w14:paraId="2085B7F4" w14:textId="77777777">
      <w:pPr>
        <w:rPr>
          <w:rFonts w:cs="Times New Roman"/>
        </w:rPr>
      </w:pPr>
    </w:p>
    <w:p w:rsidR="00E2572D" w:rsidP="00ED292E" w:rsidRDefault="00E2572D" w14:paraId="16D32BD0" w14:textId="77777777">
      <w:pPr>
        <w:rPr>
          <w:rFonts w:cs="Times New Roman"/>
        </w:rPr>
      </w:pPr>
    </w:p>
    <w:p w:rsidR="00E2572D" w:rsidP="00ED292E" w:rsidRDefault="00E2572D" w14:paraId="67C3335A" w14:textId="77777777">
      <w:pPr>
        <w:rPr>
          <w:rFonts w:cs="Times New Roman"/>
        </w:rPr>
      </w:pPr>
    </w:p>
    <w:p w:rsidR="00E2572D" w:rsidP="00ED292E" w:rsidRDefault="00E2572D" w14:paraId="7F189A29" w14:textId="77777777">
      <w:pPr>
        <w:rPr>
          <w:rFonts w:cs="Times New Roman"/>
        </w:rPr>
      </w:pPr>
    </w:p>
    <w:p w:rsidR="00E2572D" w:rsidP="00ED292E" w:rsidRDefault="00E2572D" w14:paraId="232CA454" w14:textId="77777777">
      <w:pPr>
        <w:rPr>
          <w:rFonts w:cs="Times New Roman"/>
        </w:rPr>
      </w:pPr>
    </w:p>
    <w:p w:rsidRPr="0033064A" w:rsidR="00E2572D" w:rsidP="00ED292E" w:rsidRDefault="00E2572D" w14:paraId="66F11A4C" w14:textId="77777777">
      <w:pPr>
        <w:rPr>
          <w:rFonts w:cs="Times New Roman"/>
        </w:rPr>
      </w:pPr>
    </w:p>
    <w:p w:rsidRPr="00196AB3" w:rsidR="00ED292E" w:rsidP="00ED292E" w:rsidRDefault="00ED292E" w14:paraId="351C90B0" w14:textId="77777777">
      <w:pPr>
        <w:rPr>
          <w:rFonts w:cs="Times New Roman"/>
        </w:rPr>
      </w:pPr>
    </w:p>
    <w:p w:rsidRPr="00196AB3" w:rsidR="000D7D00" w:rsidP="00431A88" w:rsidRDefault="00431A88" w14:paraId="7554EADE" w14:textId="426FF2FE">
      <w:pPr>
        <w:pStyle w:val="Heading3"/>
      </w:pPr>
      <w:bookmarkStart w:name="_Toc216949309" w:id="80"/>
      <w:r>
        <w:t>5.</w:t>
      </w:r>
      <w:r w:rsidR="001C285F">
        <w:t>2</w:t>
      </w:r>
      <w:r>
        <w:t>.</w:t>
      </w:r>
      <w:r w:rsidR="00CE1695">
        <w:t>3.</w:t>
      </w:r>
      <w:r w:rsidRPr="00196AB3" w:rsidR="00CE1695">
        <w:t xml:space="preserve"> Forests</w:t>
      </w:r>
      <w:r w:rsidRPr="00196AB3" w:rsidR="000D7D00">
        <w:t xml:space="preserve"> inside Anthropogenic </w:t>
      </w:r>
      <w:r>
        <w:t>Influence</w:t>
      </w:r>
      <w:bookmarkEnd w:id="80"/>
    </w:p>
    <w:p w:rsidR="0074013C" w:rsidP="00A4724E" w:rsidRDefault="009A3D57" w14:paraId="67CE4188" w14:textId="4EF74D69">
      <w:pPr>
        <w:ind w:left="360"/>
        <w:rPr>
          <w:rFonts w:cs="Times New Roman"/>
        </w:rPr>
      </w:pPr>
      <w:r w:rsidRPr="00196AB3">
        <w:rPr>
          <w:rFonts w:cs="Times New Roman"/>
        </w:rPr>
        <w:t>We will</w:t>
      </w:r>
      <w:r w:rsidR="00ED728D">
        <w:rPr>
          <w:rFonts w:cs="Times New Roman"/>
        </w:rPr>
        <w:t xml:space="preserve"> now</w:t>
      </w:r>
      <w:r w:rsidRPr="00196AB3">
        <w:rPr>
          <w:rFonts w:cs="Times New Roman"/>
        </w:rPr>
        <w:t xml:space="preserve"> identify</w:t>
      </w:r>
      <w:r w:rsidRPr="00196AB3" w:rsidR="00C0279C">
        <w:rPr>
          <w:rFonts w:cs="Times New Roman"/>
        </w:rPr>
        <w:t xml:space="preserve"> all the forest pixels </w:t>
      </w:r>
      <w:r w:rsidR="0099626C">
        <w:rPr>
          <w:rFonts w:cs="Times New Roman"/>
        </w:rPr>
        <w:t>that fall within defined anthropogenic influence zones</w:t>
      </w:r>
      <w:r w:rsidR="00D5117F">
        <w:rPr>
          <w:rFonts w:cs="Times New Roman"/>
        </w:rPr>
        <w:t>. This layer will</w:t>
      </w:r>
      <w:r w:rsidR="006309A5">
        <w:rPr>
          <w:rFonts w:cs="Times New Roman"/>
        </w:rPr>
        <w:t xml:space="preserve"> </w:t>
      </w:r>
      <w:r w:rsidR="00F63C98">
        <w:rPr>
          <w:rFonts w:cs="Times New Roman"/>
        </w:rPr>
        <w:t>subsequently be</w:t>
      </w:r>
      <w:r w:rsidRPr="00196AB3" w:rsidR="00C0279C">
        <w:rPr>
          <w:rFonts w:cs="Times New Roman"/>
        </w:rPr>
        <w:t xml:space="preserve"> </w:t>
      </w:r>
      <w:r w:rsidRPr="00196AB3" w:rsidR="006309A5">
        <w:rPr>
          <w:rFonts w:cs="Times New Roman"/>
        </w:rPr>
        <w:t>used</w:t>
      </w:r>
      <w:r w:rsidRPr="00196AB3" w:rsidR="00C0279C">
        <w:rPr>
          <w:rFonts w:cs="Times New Roman"/>
        </w:rPr>
        <w:t xml:space="preserve"> </w:t>
      </w:r>
      <w:r w:rsidR="006309A5">
        <w:rPr>
          <w:rFonts w:cs="Times New Roman"/>
        </w:rPr>
        <w:t>to</w:t>
      </w:r>
      <w:r w:rsidRPr="00196AB3" w:rsidR="00C0279C">
        <w:rPr>
          <w:rFonts w:cs="Times New Roman"/>
        </w:rPr>
        <w:t xml:space="preserve"> rec</w:t>
      </w:r>
      <w:r w:rsidRPr="00196AB3">
        <w:rPr>
          <w:rFonts w:cs="Times New Roman"/>
        </w:rPr>
        <w:t>over</w:t>
      </w:r>
      <w:r w:rsidR="006309A5">
        <w:rPr>
          <w:rFonts w:cs="Times New Roman"/>
        </w:rPr>
        <w:t xml:space="preserve"> </w:t>
      </w:r>
      <w:r w:rsidRPr="00196AB3">
        <w:rPr>
          <w:rFonts w:cs="Times New Roman"/>
        </w:rPr>
        <w:t>forests via natural and legal protection</w:t>
      </w:r>
      <w:r w:rsidR="00A4724E">
        <w:rPr>
          <w:rFonts w:cs="Times New Roman"/>
        </w:rPr>
        <w:t xml:space="preserve"> approaches.</w:t>
      </w:r>
    </w:p>
    <w:p w:rsidR="00BD3E8F" w:rsidP="00A4724E" w:rsidRDefault="00BD3E8F" w14:paraId="079ED34B" w14:textId="3E14A482">
      <w:pPr>
        <w:ind w:left="360"/>
        <w:rPr>
          <w:rFonts w:cs="Times New Roman"/>
          <w:b/>
          <w:bCs/>
        </w:rPr>
      </w:pPr>
      <w:r w:rsidRPr="00BD3E8F">
        <w:rPr>
          <w:rFonts w:cs="Times New Roman"/>
          <w:b/>
          <w:bCs/>
        </w:rPr>
        <w:t xml:space="preserve">Data </w:t>
      </w:r>
      <w:r w:rsidRPr="00BD3E8F" w:rsidR="00BD3F9C">
        <w:rPr>
          <w:rFonts w:cs="Times New Roman"/>
          <w:b/>
          <w:bCs/>
        </w:rPr>
        <w:t>Input;</w:t>
      </w:r>
    </w:p>
    <w:p w:rsidR="00BD3E8F" w:rsidP="00151EF7" w:rsidRDefault="00BD3E8F" w14:paraId="2D3022EF" w14:textId="04AE87D6">
      <w:pPr>
        <w:pStyle w:val="ListParagraph"/>
        <w:numPr>
          <w:ilvl w:val="0"/>
          <w:numId w:val="1"/>
        </w:numPr>
        <w:rPr>
          <w:rFonts w:ascii="Courier New" w:hAnsi="Courier New" w:cs="Courier New"/>
        </w:rPr>
      </w:pPr>
      <w:r>
        <w:rPr>
          <w:rFonts w:cs="Times New Roman"/>
          <w:b/>
          <w:bCs/>
        </w:rPr>
        <w:t xml:space="preserve">Anthropogenic Mask Layer i.e. </w:t>
      </w:r>
      <w:r w:rsidRPr="00BD3E8F">
        <w:rPr>
          <w:rFonts w:ascii="Courier New" w:hAnsi="Courier New" w:cs="Courier New"/>
        </w:rPr>
        <w:t>Anthropogenic_mask.tif</w:t>
      </w:r>
    </w:p>
    <w:p w:rsidR="00BD3F9C" w:rsidP="00151EF7" w:rsidRDefault="00BD3F9C" w14:paraId="1A7B4C2B" w14:textId="6662089B">
      <w:pPr>
        <w:pStyle w:val="ListParagraph"/>
        <w:numPr>
          <w:ilvl w:val="0"/>
          <w:numId w:val="1"/>
        </w:numPr>
        <w:rPr>
          <w:rFonts w:ascii="Courier New" w:hAnsi="Courier New" w:cs="Courier New"/>
        </w:rPr>
      </w:pPr>
      <w:r w:rsidRPr="00BD3F9C">
        <w:rPr>
          <w:rFonts w:cs="Times New Roman"/>
          <w:b/>
          <w:bCs/>
        </w:rPr>
        <w:t>Forest Binary Layer i.e.</w:t>
      </w:r>
      <w:r>
        <w:rPr>
          <w:rFonts w:ascii="Courier New" w:hAnsi="Courier New" w:cs="Courier New"/>
        </w:rPr>
        <w:t xml:space="preserve"> </w:t>
      </w:r>
      <w:r w:rsidRPr="00557111">
        <w:rPr>
          <w:rFonts w:ascii="Courier New" w:hAnsi="Courier New" w:cs="Courier New"/>
        </w:rPr>
        <w:t>Forest_Buffer.tif</w:t>
      </w:r>
    </w:p>
    <w:p w:rsidRPr="00BC4705" w:rsidR="00BC4705" w:rsidP="00151EF7" w:rsidRDefault="00036540" w14:paraId="5659F2CF" w14:textId="7E0827A7">
      <w:pPr>
        <w:pStyle w:val="ListParagraph"/>
        <w:numPr>
          <w:ilvl w:val="0"/>
          <w:numId w:val="1"/>
        </w:numPr>
        <w:tabs>
          <w:tab w:val="num" w:pos="1080"/>
        </w:tabs>
        <w:rPr>
          <w:rFonts w:ascii="Courier New" w:hAnsi="Courier New" w:cs="Courier New"/>
        </w:rPr>
      </w:pPr>
      <w:r w:rsidRPr="00BC4705">
        <w:rPr>
          <w:rFonts w:cs="Times New Roman"/>
          <w:b/>
          <w:bCs/>
        </w:rPr>
        <w:t xml:space="preserve">AOI </w:t>
      </w:r>
      <w:r w:rsidRPr="00BC4705" w:rsidR="00BC4705">
        <w:rPr>
          <w:rFonts w:cs="Times New Roman"/>
          <w:b/>
          <w:bCs/>
        </w:rPr>
        <w:t>extent</w:t>
      </w:r>
      <w:r w:rsidR="00BC4705">
        <w:rPr>
          <w:rFonts w:ascii="Courier New" w:hAnsi="Courier New" w:cs="Courier New"/>
        </w:rPr>
        <w:t>:</w:t>
      </w:r>
      <w:r w:rsidRPr="00BC4705" w:rsidR="00BC4705">
        <w:rPr>
          <w:rFonts w:cs="Times New Roman"/>
        </w:rPr>
        <w:t xml:space="preserve"> </w:t>
      </w:r>
      <w:r w:rsidRPr="00BC4705" w:rsidR="00BC4705">
        <w:rPr>
          <w:rFonts w:ascii="Courier New" w:hAnsi="Courier New" w:cs="Courier New"/>
        </w:rPr>
        <w:t>- Ecuador_AOI_Mask.tif</w:t>
      </w:r>
    </w:p>
    <w:p w:rsidRPr="00196AB3" w:rsidR="00BD3E8F" w:rsidP="00BC4705" w:rsidRDefault="00BD3E8F" w14:paraId="288881D1" w14:textId="77777777">
      <w:pPr>
        <w:rPr>
          <w:rFonts w:cs="Times New Roman"/>
        </w:rPr>
      </w:pPr>
    </w:p>
    <w:p w:rsidRPr="00CF3234" w:rsidR="00A679B3" w:rsidP="00ED292E" w:rsidRDefault="007B204E" w14:paraId="542D51AD" w14:textId="4E3F49DD">
      <w:pPr>
        <w:rPr>
          <w:rFonts w:cs="Times New Roman"/>
          <w:b/>
          <w:bCs/>
        </w:rPr>
      </w:pPr>
      <w:r>
        <w:rPr>
          <w:rFonts w:cs="Times New Roman"/>
        </w:rPr>
        <w:t xml:space="preserve">To </w:t>
      </w:r>
      <w:r w:rsidR="00225002">
        <w:rPr>
          <w:rFonts w:cs="Times New Roman"/>
        </w:rPr>
        <w:t>identify</w:t>
      </w:r>
      <w:r>
        <w:rPr>
          <w:rFonts w:cs="Times New Roman"/>
        </w:rPr>
        <w:t xml:space="preserve"> forests inside human influence </w:t>
      </w:r>
      <w:r w:rsidR="00225002">
        <w:rPr>
          <w:rFonts w:cs="Times New Roman"/>
        </w:rPr>
        <w:t>zones,</w:t>
      </w:r>
      <w:r>
        <w:rPr>
          <w:rFonts w:cs="Times New Roman"/>
        </w:rPr>
        <w:t xml:space="preserve"> we will perform </w:t>
      </w:r>
      <w:r w:rsidR="008B16C4">
        <w:rPr>
          <w:rFonts w:cs="Times New Roman"/>
        </w:rPr>
        <w:t xml:space="preserve">a </w:t>
      </w:r>
      <w:r w:rsidR="00225002">
        <w:rPr>
          <w:rFonts w:cs="Times New Roman"/>
        </w:rPr>
        <w:t>pixel-wise AND operation</w:t>
      </w:r>
      <w:r w:rsidR="008B16C4">
        <w:rPr>
          <w:rFonts w:cs="Times New Roman"/>
        </w:rPr>
        <w:t xml:space="preserve"> </w:t>
      </w:r>
      <w:r w:rsidR="00225002">
        <w:rPr>
          <w:rFonts w:cs="Times New Roman"/>
        </w:rPr>
        <w:t xml:space="preserve">using the </w:t>
      </w:r>
      <w:r w:rsidRPr="00196AB3" w:rsidR="00225002">
        <w:rPr>
          <w:rFonts w:cs="Times New Roman"/>
        </w:rPr>
        <w:t>Raster</w:t>
      </w:r>
      <w:r w:rsidRPr="009748DE" w:rsidR="00287666">
        <w:rPr>
          <w:rFonts w:cs="Times New Roman"/>
          <w:b/>
          <w:bCs/>
        </w:rPr>
        <w:t xml:space="preserve"> </w:t>
      </w:r>
      <w:r w:rsidRPr="009748DE" w:rsidR="00743C67">
        <w:rPr>
          <w:rFonts w:cs="Times New Roman"/>
          <w:b/>
          <w:bCs/>
        </w:rPr>
        <w:t>Calculator.</w:t>
      </w:r>
      <w:r w:rsidR="00CA2BA5">
        <w:rPr>
          <w:rFonts w:cs="Times New Roman"/>
          <w:b/>
          <w:bCs/>
        </w:rPr>
        <w:t xml:space="preserve"> </w:t>
      </w:r>
      <w:r w:rsidRPr="00CF3234" w:rsidR="00CA2BA5">
        <w:rPr>
          <w:rFonts w:cs="Times New Roman"/>
        </w:rPr>
        <w:t xml:space="preserve">We want all the pixels that are </w:t>
      </w:r>
      <w:r w:rsidRPr="00CF3234" w:rsidR="003D0DF5">
        <w:rPr>
          <w:rFonts w:cs="Times New Roman"/>
        </w:rPr>
        <w:t xml:space="preserve">categorized as forest thus </w:t>
      </w:r>
      <w:r w:rsidRPr="00CF3234" w:rsidR="003D0DF5">
        <w:rPr>
          <w:rFonts w:cs="Times New Roman"/>
          <w:b/>
          <w:bCs/>
        </w:rPr>
        <w:t>Forest = 1 and Anthropogenic Influence =1</w:t>
      </w:r>
    </w:p>
    <w:p w:rsidRPr="00196AB3" w:rsidR="000F2321" w:rsidP="000F2321" w:rsidRDefault="000F2321" w14:paraId="725ECF4B" w14:textId="7FB0A45B">
      <w:pPr>
        <w:rPr>
          <w:rFonts w:cs="Times New Roman"/>
        </w:rPr>
      </w:pPr>
      <w:r w:rsidRPr="00196AB3">
        <w:rPr>
          <w:rFonts w:cs="Times New Roman"/>
        </w:rPr>
        <w:t xml:space="preserve">Paste either </w:t>
      </w:r>
      <w:r w:rsidRPr="00196AB3" w:rsidR="00743C67">
        <w:rPr>
          <w:rFonts w:cs="Times New Roman"/>
        </w:rPr>
        <w:t>expression;</w:t>
      </w:r>
    </w:p>
    <w:p w:rsidRPr="001361CA" w:rsidR="000F2321" w:rsidP="000F2321" w:rsidRDefault="000F2321" w14:paraId="3A436223" w14:textId="3A828E54">
      <w:pPr>
        <w:rPr>
          <w:rFonts w:ascii="Courier New" w:hAnsi="Courier New" w:cs="Courier New"/>
        </w:rPr>
      </w:pPr>
      <w:r w:rsidRPr="00196AB3">
        <w:rPr>
          <w:rFonts w:cs="Times New Roman"/>
        </w:rPr>
        <w:t>("</w:t>
      </w:r>
      <w:r w:rsidRPr="001361CA" w:rsidR="00CF3234">
        <w:rPr>
          <w:rFonts w:ascii="Courier New" w:hAnsi="Courier New" w:cs="Courier New"/>
        </w:rPr>
        <w:t>Forest_Buffer</w:t>
      </w:r>
      <w:r w:rsidRPr="001361CA">
        <w:rPr>
          <w:rFonts w:ascii="Courier New" w:hAnsi="Courier New" w:cs="Courier New"/>
        </w:rPr>
        <w:t>@1" = 1</w:t>
      </w:r>
      <w:r w:rsidRPr="001361CA" w:rsidR="001361CA">
        <w:rPr>
          <w:rFonts w:ascii="Courier New" w:hAnsi="Courier New" w:cs="Courier New"/>
        </w:rPr>
        <w:t>)</w:t>
      </w:r>
      <w:r w:rsidRPr="001361CA">
        <w:rPr>
          <w:rFonts w:ascii="Courier New" w:hAnsi="Courier New" w:cs="Courier New"/>
        </w:rPr>
        <w:t xml:space="preserve"> </w:t>
      </w:r>
      <w:r w:rsidRPr="001361CA">
        <w:rPr>
          <w:rFonts w:ascii="Courier New" w:hAnsi="Courier New" w:cs="Courier New"/>
          <w:b/>
          <w:bCs/>
        </w:rPr>
        <w:t>AND</w:t>
      </w:r>
      <w:r w:rsidRPr="001361CA">
        <w:rPr>
          <w:rFonts w:ascii="Courier New" w:hAnsi="Courier New" w:cs="Courier New"/>
        </w:rPr>
        <w:t xml:space="preserve"> </w:t>
      </w:r>
      <w:r w:rsidRPr="001361CA" w:rsidR="001361CA">
        <w:rPr>
          <w:rFonts w:ascii="Courier New" w:hAnsi="Courier New" w:cs="Courier New"/>
        </w:rPr>
        <w:t>(</w:t>
      </w:r>
      <w:r w:rsidRPr="001361CA">
        <w:rPr>
          <w:rFonts w:ascii="Courier New" w:hAnsi="Courier New" w:cs="Courier New"/>
        </w:rPr>
        <w:t>"</w:t>
      </w:r>
      <w:r w:rsidRPr="001361CA" w:rsidR="001361CA">
        <w:rPr>
          <w:rFonts w:ascii="Courier New" w:hAnsi="Courier New" w:cs="Courier New"/>
        </w:rPr>
        <w:t>Anthropogenic_mask</w:t>
      </w:r>
      <w:r w:rsidRPr="001361CA">
        <w:rPr>
          <w:rFonts w:ascii="Courier New" w:hAnsi="Courier New" w:cs="Courier New"/>
        </w:rPr>
        <w:t>@1" = 1) * 1</w:t>
      </w:r>
    </w:p>
    <w:p w:rsidRPr="00196AB3" w:rsidR="000F2321" w:rsidP="000F2321" w:rsidRDefault="000F2321" w14:paraId="4618B626" w14:textId="77777777">
      <w:pPr>
        <w:rPr>
          <w:rFonts w:cs="Times New Roman"/>
        </w:rPr>
      </w:pPr>
      <w:r w:rsidRPr="00196AB3">
        <w:rPr>
          <w:rFonts w:cs="Times New Roman"/>
        </w:rPr>
        <w:t xml:space="preserve"> Or </w:t>
      </w:r>
    </w:p>
    <w:p w:rsidR="00A050DF" w:rsidP="000F2321" w:rsidRDefault="005B5B4D" w14:paraId="39A97B10" w14:textId="76A9592D">
      <w:pPr>
        <w:rPr>
          <w:rFonts w:ascii="Courier New" w:hAnsi="Courier New" w:cs="Courier New"/>
        </w:rPr>
      </w:pPr>
      <w:r w:rsidRPr="00196AB3">
        <w:rPr>
          <w:rFonts w:cs="Times New Roman"/>
        </w:rPr>
        <w:t>"</w:t>
      </w:r>
      <w:r w:rsidRPr="00A86E3C" w:rsidR="00CD55CD">
        <w:rPr>
          <w:rFonts w:ascii="Courier New" w:hAnsi="Courier New" w:cs="Courier New"/>
        </w:rPr>
        <w:t>Forest_Buffer</w:t>
      </w:r>
      <w:r w:rsidRPr="00A86E3C" w:rsidR="000F2321">
        <w:rPr>
          <w:rFonts w:ascii="Courier New" w:hAnsi="Courier New" w:cs="Courier New"/>
        </w:rPr>
        <w:t>@1" * ("</w:t>
      </w:r>
      <w:r w:rsidRPr="00A86E3C" w:rsidR="00CD55CD">
        <w:rPr>
          <w:rFonts w:ascii="Courier New" w:hAnsi="Courier New" w:cs="Courier New"/>
        </w:rPr>
        <w:t>Anthropogenic</w:t>
      </w:r>
      <w:r w:rsidRPr="00A86E3C" w:rsidR="000F2321">
        <w:rPr>
          <w:rFonts w:ascii="Courier New" w:hAnsi="Courier New" w:cs="Courier New"/>
        </w:rPr>
        <w:t>_mask@1" = 1)</w:t>
      </w:r>
    </w:p>
    <w:p w:rsidRPr="00A86E3C" w:rsidR="00CA0561" w:rsidP="000F2321" w:rsidRDefault="00D477FB" w14:paraId="66F50518" w14:textId="1EBEB328">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58279" behindDoc="0" locked="0" layoutInCell="1" allowOverlap="1" wp14:anchorId="0D022C4A" wp14:editId="2F0AF65C">
                <wp:simplePos x="0" y="0"/>
                <wp:positionH relativeFrom="column">
                  <wp:posOffset>-561975</wp:posOffset>
                </wp:positionH>
                <wp:positionV relativeFrom="paragraph">
                  <wp:posOffset>104140</wp:posOffset>
                </wp:positionV>
                <wp:extent cx="7012940" cy="3556635"/>
                <wp:effectExtent l="0" t="0" r="16510" b="24765"/>
                <wp:wrapNone/>
                <wp:docPr id="383185718" name="Text Box 3"/>
                <wp:cNvGraphicFramePr/>
                <a:graphic xmlns:a="http://schemas.openxmlformats.org/drawingml/2006/main">
                  <a:graphicData uri="http://schemas.microsoft.com/office/word/2010/wordprocessingShape">
                    <wps:wsp>
                      <wps:cNvSpPr txBox="1"/>
                      <wps:spPr>
                        <a:xfrm>
                          <a:off x="0" y="0"/>
                          <a:ext cx="7012940" cy="3556635"/>
                        </a:xfrm>
                        <a:prstGeom prst="rect">
                          <a:avLst/>
                        </a:prstGeom>
                        <a:solidFill>
                          <a:schemeClr val="lt1"/>
                        </a:solidFill>
                        <a:ln w="6350">
                          <a:solidFill>
                            <a:prstClr val="black"/>
                          </a:solidFill>
                        </a:ln>
                      </wps:spPr>
                      <wps:txbx>
                        <w:txbxContent>
                          <w:p w:rsidR="00F226CF" w:rsidRDefault="00F226CF" w14:paraId="0033CD2B" w14:textId="2E2679CD">
                            <w:r>
                              <w:rPr>
                                <w:rFonts w:ascii="Courier New" w:hAnsi="Courier New" w:cs="Courier New"/>
                                <w:noProof/>
                              </w:rPr>
                              <w:drawing>
                                <wp:inline distT="0" distB="0" distL="0" distR="0" wp14:anchorId="151B836B" wp14:editId="63124E45">
                                  <wp:extent cx="6604302" cy="4253219"/>
                                  <wp:effectExtent l="0" t="0" r="6350" b="0"/>
                                  <wp:docPr id="95426654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95345" name="Picture 4"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617692" cy="42618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99F488">
              <v:shape id="_x0000_s1063" style="position:absolute;margin-left:-44.25pt;margin-top:8.2pt;width:552.2pt;height:280.0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" w14:anchorId="0D022C4A">
                <v:textbox>
                  <w:txbxContent>
                    <w:p w:rsidR="00F226CF" w:rsidRDefault="00F226CF" w14:paraId="4B94D5A5" w14:textId="2E2679CD">
                      <w:r>
                        <w:rPr>
                          <w:rFonts w:ascii="Courier New" w:hAnsi="Courier New" w:cs="Courier New"/>
                          <w:noProof/>
                        </w:rPr>
                        <w:drawing>
                          <wp:inline distT="0" distB="0" distL="0" distR="0" wp14:anchorId="5B7DF8E9" wp14:editId="63124E45">
                            <wp:extent cx="6604302" cy="4253219"/>
                            <wp:effectExtent l="0" t="0" r="6350" b="0"/>
                            <wp:docPr id="198188848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95345" name="Picture 4"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6617692" cy="4261842"/>
                                    </a:xfrm>
                                    <a:prstGeom prst="rect">
                                      <a:avLst/>
                                    </a:prstGeom>
                                  </pic:spPr>
                                </pic:pic>
                              </a:graphicData>
                            </a:graphic>
                          </wp:inline>
                        </w:drawing>
                      </w:r>
                    </w:p>
                  </w:txbxContent>
                </v:textbox>
              </v:shape>
            </w:pict>
          </mc:Fallback>
        </mc:AlternateContent>
      </w:r>
    </w:p>
    <w:p w:rsidR="007F225B" w:rsidP="000F2321" w:rsidRDefault="007F225B" w14:paraId="6C13E842" w14:textId="77777777">
      <w:pPr>
        <w:rPr>
          <w:rFonts w:ascii="Courier New" w:hAnsi="Courier New" w:cs="Courier New"/>
        </w:rPr>
      </w:pPr>
    </w:p>
    <w:p w:rsidR="007F225B" w:rsidP="000F2321" w:rsidRDefault="007F225B" w14:paraId="7B48B35C" w14:textId="77777777">
      <w:pPr>
        <w:rPr>
          <w:rFonts w:ascii="Courier New" w:hAnsi="Courier New" w:cs="Courier New"/>
        </w:rPr>
      </w:pPr>
    </w:p>
    <w:p w:rsidR="007F225B" w:rsidP="000F2321" w:rsidRDefault="007F225B" w14:paraId="6F6224F1" w14:textId="77777777">
      <w:pPr>
        <w:rPr>
          <w:rFonts w:ascii="Courier New" w:hAnsi="Courier New" w:cs="Courier New"/>
        </w:rPr>
      </w:pPr>
    </w:p>
    <w:p w:rsidR="007F225B" w:rsidP="000F2321" w:rsidRDefault="007F225B" w14:paraId="0784D262" w14:textId="77777777">
      <w:pPr>
        <w:rPr>
          <w:rFonts w:ascii="Courier New" w:hAnsi="Courier New" w:cs="Courier New"/>
        </w:rPr>
      </w:pPr>
    </w:p>
    <w:p w:rsidR="007F225B" w:rsidP="000F2321" w:rsidRDefault="007F225B" w14:paraId="29B1424F" w14:textId="77777777">
      <w:pPr>
        <w:rPr>
          <w:rFonts w:ascii="Courier New" w:hAnsi="Courier New" w:cs="Courier New"/>
        </w:rPr>
      </w:pPr>
    </w:p>
    <w:p w:rsidR="007F225B" w:rsidP="000F2321" w:rsidRDefault="007F225B" w14:paraId="731DB8F4" w14:textId="77777777">
      <w:pPr>
        <w:rPr>
          <w:rFonts w:ascii="Courier New" w:hAnsi="Courier New" w:cs="Courier New"/>
        </w:rPr>
      </w:pPr>
    </w:p>
    <w:p w:rsidR="007F225B" w:rsidP="000F2321" w:rsidRDefault="007F225B" w14:paraId="6E3B4C26" w14:textId="77777777">
      <w:pPr>
        <w:rPr>
          <w:rFonts w:ascii="Courier New" w:hAnsi="Courier New" w:cs="Courier New"/>
        </w:rPr>
      </w:pPr>
    </w:p>
    <w:p w:rsidR="007F225B" w:rsidP="000F2321" w:rsidRDefault="007F225B" w14:paraId="3BA43A71" w14:textId="77777777">
      <w:pPr>
        <w:rPr>
          <w:rFonts w:ascii="Courier New" w:hAnsi="Courier New" w:cs="Courier New"/>
        </w:rPr>
      </w:pPr>
    </w:p>
    <w:p w:rsidR="007F225B" w:rsidP="000F2321" w:rsidRDefault="007F225B" w14:paraId="387739E2" w14:textId="77777777">
      <w:pPr>
        <w:rPr>
          <w:rFonts w:ascii="Courier New" w:hAnsi="Courier New" w:cs="Courier New"/>
        </w:rPr>
      </w:pPr>
    </w:p>
    <w:p w:rsidR="007F225B" w:rsidP="000F2321" w:rsidRDefault="007F225B" w14:paraId="48CE1036" w14:textId="77777777">
      <w:pPr>
        <w:rPr>
          <w:rFonts w:ascii="Courier New" w:hAnsi="Courier New" w:cs="Courier New"/>
        </w:rPr>
      </w:pPr>
    </w:p>
    <w:p w:rsidR="007F225B" w:rsidP="000F2321" w:rsidRDefault="007F225B" w14:paraId="47710A51" w14:textId="77777777">
      <w:pPr>
        <w:rPr>
          <w:rFonts w:ascii="Courier New" w:hAnsi="Courier New" w:cs="Courier New"/>
        </w:rPr>
      </w:pPr>
    </w:p>
    <w:p w:rsidR="007F225B" w:rsidP="000F2321" w:rsidRDefault="007F225B" w14:paraId="2A350CE1" w14:textId="77777777">
      <w:pPr>
        <w:rPr>
          <w:rFonts w:ascii="Courier New" w:hAnsi="Courier New" w:cs="Courier New"/>
        </w:rPr>
      </w:pPr>
    </w:p>
    <w:p w:rsidRPr="00A86E3C" w:rsidR="007F225B" w:rsidP="00D477FB" w:rsidRDefault="00D477FB" w14:paraId="161F0C72" w14:textId="6675184E">
      <w:pPr>
        <w:pStyle w:val="Caption"/>
        <w:rPr>
          <w:rFonts w:ascii="Courier New" w:hAnsi="Courier New" w:cs="Courier New"/>
        </w:rPr>
      </w:pPr>
      <w:r>
        <w:t xml:space="preserve">                                                                   Figure </w:t>
      </w:r>
      <w:r w:rsidR="006662F0">
        <w:fldChar w:fldCharType="begin"/>
      </w:r>
      <w:r w:rsidR="006662F0">
        <w:instrText xml:space="preserve"> SEQ Figure \* ARABIC </w:instrText>
      </w:r>
      <w:r w:rsidR="006662F0">
        <w:fldChar w:fldCharType="separate"/>
      </w:r>
      <w:r w:rsidR="00EE130A">
        <w:rPr>
          <w:noProof/>
        </w:rPr>
        <w:t>14</w:t>
      </w:r>
      <w:r w:rsidR="006662F0">
        <w:rPr>
          <w:noProof/>
        </w:rPr>
        <w:fldChar w:fldCharType="end"/>
      </w:r>
      <w:r>
        <w:t>: Forest in Anthropogenic Area Mask</w:t>
      </w:r>
      <w:r w:rsidR="00EB3A42">
        <w:t xml:space="preserve"> Creation</w:t>
      </w:r>
    </w:p>
    <w:p w:rsidRPr="00F31C60" w:rsidR="000F2321" w:rsidP="00151EF7" w:rsidRDefault="00A050DF" w14:paraId="46316F1E" w14:textId="69A10C03">
      <w:pPr>
        <w:pStyle w:val="ListParagraph"/>
        <w:numPr>
          <w:ilvl w:val="0"/>
          <w:numId w:val="32"/>
        </w:numPr>
        <w:rPr>
          <w:rFonts w:ascii="Courier New" w:hAnsi="Courier New" w:cs="Courier New"/>
        </w:rPr>
      </w:pPr>
      <w:r w:rsidRPr="00CA0561">
        <w:rPr>
          <w:rFonts w:cs="Times New Roman"/>
          <w:b/>
          <w:bCs/>
        </w:rPr>
        <w:t>Output:</w:t>
      </w:r>
      <w:r w:rsidRPr="00CA0561" w:rsidR="000F2321">
        <w:rPr>
          <w:rFonts w:cs="Times New Roman"/>
        </w:rPr>
        <w:t xml:space="preserve"> </w:t>
      </w:r>
      <w:bookmarkStart w:name="_Hlk216439633" w:id="81"/>
      <w:r w:rsidRPr="00F31C60" w:rsidR="000F2321">
        <w:rPr>
          <w:rFonts w:ascii="Courier New" w:hAnsi="Courier New" w:cs="Courier New"/>
        </w:rPr>
        <w:t>Forest_</w:t>
      </w:r>
      <w:r w:rsidRPr="00F31C60" w:rsidR="008402DE">
        <w:rPr>
          <w:rFonts w:ascii="Courier New" w:hAnsi="Courier New" w:cs="Courier New"/>
        </w:rPr>
        <w:t>Anthropogenic</w:t>
      </w:r>
      <w:r w:rsidRPr="00F31C60" w:rsidR="000F2321">
        <w:rPr>
          <w:rFonts w:ascii="Courier New" w:hAnsi="Courier New" w:cs="Courier New"/>
        </w:rPr>
        <w:t>.tif</w:t>
      </w:r>
    </w:p>
    <w:bookmarkEnd w:id="81"/>
    <w:p w:rsidRPr="00CA0561" w:rsidR="00A050DF" w:rsidP="00151EF7" w:rsidRDefault="00A050DF" w14:paraId="346A23CD" w14:textId="5DBC4121">
      <w:pPr>
        <w:pStyle w:val="ListParagraph"/>
        <w:numPr>
          <w:ilvl w:val="0"/>
          <w:numId w:val="32"/>
        </w:numPr>
        <w:rPr>
          <w:rFonts w:cs="Times New Roman"/>
        </w:rPr>
      </w:pPr>
      <w:r w:rsidRPr="00CA0561">
        <w:rPr>
          <w:rFonts w:cs="Times New Roman"/>
          <w:b/>
          <w:bCs/>
        </w:rPr>
        <w:t xml:space="preserve">Data </w:t>
      </w:r>
      <w:r w:rsidRPr="00CA0561" w:rsidR="00CA0561">
        <w:rPr>
          <w:rFonts w:cs="Times New Roman"/>
          <w:b/>
          <w:bCs/>
        </w:rPr>
        <w:t>Type</w:t>
      </w:r>
      <w:r w:rsidRPr="00CA0561" w:rsidR="00CA0561">
        <w:rPr>
          <w:rFonts w:cs="Times New Roman"/>
        </w:rPr>
        <w:t>:</w:t>
      </w:r>
      <w:r w:rsidRPr="00CA0561">
        <w:rPr>
          <w:rFonts w:cs="Times New Roman"/>
        </w:rPr>
        <w:t xml:space="preserve"> Byte or UInt16</w:t>
      </w:r>
    </w:p>
    <w:p w:rsidRPr="00CA0561" w:rsidR="00A050DF" w:rsidP="00151EF7" w:rsidRDefault="00A050DF" w14:paraId="3D57FEAD" w14:textId="179852ED">
      <w:pPr>
        <w:pStyle w:val="ListParagraph"/>
        <w:numPr>
          <w:ilvl w:val="0"/>
          <w:numId w:val="32"/>
        </w:numPr>
        <w:rPr>
          <w:rFonts w:cs="Times New Roman"/>
        </w:rPr>
      </w:pPr>
      <w:r w:rsidRPr="00CA0561">
        <w:rPr>
          <w:rFonts w:cs="Times New Roman"/>
          <w:b/>
          <w:bCs/>
        </w:rPr>
        <w:t>NoData</w:t>
      </w:r>
      <w:r w:rsidRPr="00CA0561">
        <w:rPr>
          <w:rFonts w:cs="Times New Roman"/>
        </w:rPr>
        <w:t>:0</w:t>
      </w:r>
    </w:p>
    <w:p w:rsidR="008C56D8" w:rsidP="00151EF7" w:rsidRDefault="008C56D8" w14:paraId="158A89EC" w14:textId="4D321085">
      <w:pPr>
        <w:pStyle w:val="ListParagraph"/>
        <w:numPr>
          <w:ilvl w:val="0"/>
          <w:numId w:val="32"/>
        </w:numPr>
        <w:rPr>
          <w:rFonts w:cs="Times New Roman"/>
          <w:b/>
          <w:bCs/>
        </w:rPr>
      </w:pPr>
      <w:r w:rsidRPr="00CA0561">
        <w:rPr>
          <w:rFonts w:cs="Times New Roman"/>
          <w:b/>
          <w:bCs/>
        </w:rPr>
        <w:t xml:space="preserve">Layer </w:t>
      </w:r>
      <w:r w:rsidRPr="00CA0561" w:rsidR="00CA0561">
        <w:rPr>
          <w:rFonts w:cs="Times New Roman"/>
          <w:b/>
          <w:bCs/>
        </w:rPr>
        <w:t>extent,</w:t>
      </w:r>
      <w:r w:rsidRPr="00CA0561">
        <w:rPr>
          <w:rFonts w:cs="Times New Roman"/>
          <w:b/>
          <w:bCs/>
        </w:rPr>
        <w:t xml:space="preserve"> resolution and </w:t>
      </w:r>
      <w:r w:rsidRPr="00CA0561" w:rsidR="00CA0561">
        <w:rPr>
          <w:rFonts w:cs="Times New Roman"/>
          <w:b/>
          <w:bCs/>
        </w:rPr>
        <w:t xml:space="preserve">extent set </w:t>
      </w:r>
      <w:r w:rsidRPr="00CA0561" w:rsidR="00C27F2D">
        <w:rPr>
          <w:rFonts w:cs="Times New Roman"/>
          <w:b/>
          <w:bCs/>
        </w:rPr>
        <w:t>appropriately.</w:t>
      </w:r>
    </w:p>
    <w:p w:rsidRPr="00CA0561" w:rsidR="00DC548B" w:rsidP="00DC548B" w:rsidRDefault="00946F2C" w14:paraId="54E165FE" w14:textId="461DD08C">
      <w:pPr>
        <w:pStyle w:val="ListParagraph"/>
        <w:rPr>
          <w:rFonts w:cs="Times New Roman"/>
          <w:b/>
          <w:bCs/>
        </w:rPr>
      </w:pPr>
      <w:r>
        <w:rPr>
          <w:noProof/>
        </w:rPr>
        <mc:AlternateContent>
          <mc:Choice Requires="wps">
            <w:drawing>
              <wp:anchor distT="0" distB="0" distL="114300" distR="114300" simplePos="0" relativeHeight="251658262" behindDoc="0" locked="0" layoutInCell="1" allowOverlap="1" wp14:anchorId="3C431504" wp14:editId="438C415C">
                <wp:simplePos x="0" y="0"/>
                <wp:positionH relativeFrom="margin">
                  <wp:posOffset>219075</wp:posOffset>
                </wp:positionH>
                <wp:positionV relativeFrom="paragraph">
                  <wp:posOffset>347345</wp:posOffset>
                </wp:positionV>
                <wp:extent cx="1828800" cy="542925"/>
                <wp:effectExtent l="0" t="0" r="12700" b="28575"/>
                <wp:wrapSquare wrapText="bothSides"/>
                <wp:docPr id="740298227" name="Text Box 1"/>
                <wp:cNvGraphicFramePr/>
                <a:graphic xmlns:a="http://schemas.openxmlformats.org/drawingml/2006/main">
                  <a:graphicData uri="http://schemas.microsoft.com/office/word/2010/wordprocessingShape">
                    <wps:wsp>
                      <wps:cNvSpPr txBox="1"/>
                      <wps:spPr>
                        <a:xfrm>
                          <a:off x="0" y="0"/>
                          <a:ext cx="1828800" cy="542925"/>
                        </a:xfrm>
                        <a:prstGeom prst="rect">
                          <a:avLst/>
                        </a:prstGeom>
                        <a:solidFill>
                          <a:schemeClr val="accent6">
                            <a:lumMod val="20000"/>
                            <a:lumOff val="80000"/>
                          </a:schemeClr>
                        </a:solidFill>
                        <a:ln w="6350">
                          <a:solidFill>
                            <a:prstClr val="black"/>
                          </a:solidFill>
                        </a:ln>
                      </wps:spPr>
                      <wps:txbx>
                        <w:txbxContent>
                          <w:p w:rsidRPr="00946F2C" w:rsidR="00946F2C" w:rsidP="00946F2C" w:rsidRDefault="00946F2C" w14:paraId="639A2FF1" w14:textId="527CD74A">
                            <w:pPr>
                              <w:rPr>
                                <w:rFonts w:cs="Times New Roman"/>
                                <w:b/>
                                <w:bCs/>
                              </w:rPr>
                            </w:pPr>
                            <w:r w:rsidRPr="00946F2C">
                              <w:rPr>
                                <w:rFonts w:cs="Times New Roman"/>
                                <w:b/>
                                <w:bCs/>
                              </w:rPr>
                              <w:t xml:space="preserve">Tip: </w:t>
                            </w:r>
                            <w:r w:rsidRPr="00946F2C">
                              <w:rPr>
                                <w:rFonts w:cs="Times New Roman"/>
                              </w:rPr>
                              <w:t xml:space="preserve"> </w:t>
                            </w:r>
                            <w:r w:rsidRPr="00946F2C">
                              <w:rPr>
                                <w:rFonts w:cs="Times New Roman"/>
                                <w:b/>
                                <w:bCs/>
                              </w:rPr>
                              <w:t>Change the symbology or use the Identify Tool to visually inspect the disturbed forests visually comparing with the anthropogenic mask to confirm alignment.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F2FE9A7">
              <v:shape id="_x0000_s1064" style="position:absolute;left:0;text-align:left;margin-left:17.25pt;margin-top:27.35pt;width:2in;height:42.75pt;z-index:25165826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" w14:anchorId="3C431504">
                <v:textbox>
                  <w:txbxContent>
                    <w:p w:rsidRPr="00946F2C" w:rsidR="00946F2C" w:rsidP="00946F2C" w:rsidRDefault="00946F2C" w14:paraId="4CEC2D2C" w14:textId="527CD74A">
                      <w:pPr>
                        <w:rPr>
                          <w:rFonts w:cs="Times New Roman"/>
                          <w:b/>
                          <w:bCs/>
                        </w:rPr>
                      </w:pPr>
                      <w:r w:rsidRPr="00946F2C">
                        <w:rPr>
                          <w:rFonts w:cs="Times New Roman"/>
                          <w:b/>
                          <w:bCs/>
                        </w:rPr>
                        <w:t xml:space="preserve">Tip: </w:t>
                      </w:r>
                      <w:r w:rsidRPr="00946F2C">
                        <w:rPr>
                          <w:rFonts w:cs="Times New Roman"/>
                        </w:rPr>
                        <w:t xml:space="preserve"> </w:t>
                      </w:r>
                      <w:r w:rsidRPr="00946F2C">
                        <w:rPr>
                          <w:rFonts w:cs="Times New Roman"/>
                          <w:b/>
                          <w:bCs/>
                        </w:rPr>
                        <w:t>Change the symbology or use the Identify Tool to visually inspect the disturbed forests visually comparing with the anthropogenic mask to confirm alignment.</w:t>
                      </w:r>
                    </w:p>
                  </w:txbxContent>
                </v:textbox>
                <w10:wrap type="square" anchorx="margin"/>
              </v:shape>
            </w:pict>
          </mc:Fallback>
        </mc:AlternateContent>
      </w:r>
    </w:p>
    <w:p w:rsidR="00946F2C" w:rsidP="00DC548B" w:rsidRDefault="00946F2C" w14:paraId="7B968192" w14:textId="77777777">
      <w:pPr>
        <w:ind w:left="360"/>
        <w:rPr>
          <w:rFonts w:cs="Times New Roman"/>
          <w:b/>
          <w:bCs/>
        </w:rPr>
      </w:pPr>
    </w:p>
    <w:p w:rsidRPr="00CA0561" w:rsidR="009A3D57" w:rsidP="00DC548B" w:rsidRDefault="00743C67" w14:paraId="0809D4F0" w14:textId="76B43D09">
      <w:pPr>
        <w:ind w:left="360"/>
        <w:rPr>
          <w:rFonts w:cs="Times New Roman"/>
          <w:b/>
          <w:bCs/>
        </w:rPr>
      </w:pPr>
      <w:r w:rsidRPr="00CA0561">
        <w:rPr>
          <w:rFonts w:cs="Times New Roman"/>
          <w:b/>
          <w:bCs/>
        </w:rPr>
        <w:t>Interpretation;</w:t>
      </w:r>
    </w:p>
    <w:p w:rsidRPr="00196AB3" w:rsidR="00752B67" w:rsidP="00F31C60" w:rsidRDefault="00752B67" w14:paraId="5736DC7F" w14:textId="2F2845B1">
      <w:pPr>
        <w:spacing w:after="0"/>
        <w:ind w:left="360"/>
        <w:rPr>
          <w:rFonts w:cs="Times New Roman"/>
        </w:rPr>
      </w:pPr>
      <w:r w:rsidRPr="00196AB3">
        <w:rPr>
          <w:rFonts w:cs="Times New Roman"/>
        </w:rPr>
        <w:t>1 = Disturbed Forest</w:t>
      </w:r>
    </w:p>
    <w:p w:rsidRPr="00196AB3" w:rsidR="00752B67" w:rsidP="00F31C60" w:rsidRDefault="00752B67" w14:paraId="06A0C7E9" w14:textId="2F9EB591">
      <w:pPr>
        <w:spacing w:after="0"/>
        <w:ind w:left="360"/>
        <w:rPr>
          <w:rFonts w:cs="Times New Roman"/>
        </w:rPr>
      </w:pPr>
      <w:r w:rsidRPr="00196AB3">
        <w:rPr>
          <w:rFonts w:cs="Times New Roman"/>
        </w:rPr>
        <w:t>0= Everything else</w:t>
      </w:r>
    </w:p>
    <w:p w:rsidR="00ED292E" w:rsidP="000A5888" w:rsidRDefault="00ED292E" w14:paraId="6148230C" w14:textId="20B07226">
      <w:pPr>
        <w:rPr>
          <w:rFonts w:cs="Times New Roman"/>
        </w:rPr>
      </w:pPr>
    </w:p>
    <w:p w:rsidR="00522222" w:rsidP="000A5888" w:rsidRDefault="00522222" w14:paraId="5A2482EE" w14:textId="25EB376E">
      <w:pPr>
        <w:rPr>
          <w:rFonts w:cs="Times New Roman"/>
        </w:rPr>
      </w:pPr>
      <w:r>
        <w:rPr>
          <w:rFonts w:cs="Times New Roman"/>
          <w:noProof/>
        </w:rPr>
        <mc:AlternateContent>
          <mc:Choice Requires="wps">
            <w:drawing>
              <wp:anchor distT="0" distB="0" distL="114300" distR="114300" simplePos="0" relativeHeight="251658280" behindDoc="0" locked="0" layoutInCell="1" allowOverlap="1" wp14:anchorId="12E1EE9B" wp14:editId="5B4EC2E0">
                <wp:simplePos x="0" y="0"/>
                <wp:positionH relativeFrom="column">
                  <wp:posOffset>-670863</wp:posOffset>
                </wp:positionH>
                <wp:positionV relativeFrom="paragraph">
                  <wp:posOffset>114300</wp:posOffset>
                </wp:positionV>
                <wp:extent cx="7323589" cy="4194495"/>
                <wp:effectExtent l="0" t="0" r="10795" b="15875"/>
                <wp:wrapNone/>
                <wp:docPr id="1262349177" name="Text Box 6"/>
                <wp:cNvGraphicFramePr/>
                <a:graphic xmlns:a="http://schemas.openxmlformats.org/drawingml/2006/main">
                  <a:graphicData uri="http://schemas.microsoft.com/office/word/2010/wordprocessingShape">
                    <wps:wsp>
                      <wps:cNvSpPr txBox="1"/>
                      <wps:spPr>
                        <a:xfrm>
                          <a:off x="0" y="0"/>
                          <a:ext cx="7323589" cy="4194495"/>
                        </a:xfrm>
                        <a:prstGeom prst="rect">
                          <a:avLst/>
                        </a:prstGeom>
                        <a:solidFill>
                          <a:schemeClr val="lt1"/>
                        </a:solidFill>
                        <a:ln w="6350">
                          <a:solidFill>
                            <a:prstClr val="black"/>
                          </a:solidFill>
                        </a:ln>
                      </wps:spPr>
                      <wps:txbx>
                        <w:txbxContent>
                          <w:p w:rsidR="00522222" w:rsidRDefault="00522222" w14:paraId="7E3AB6EC" w14:textId="3F7B1FF7">
                            <w:r>
                              <w:rPr>
                                <w:rFonts w:cs="Times New Roman"/>
                                <w:noProof/>
                              </w:rPr>
                              <w:drawing>
                                <wp:inline distT="0" distB="0" distL="0" distR="0" wp14:anchorId="7186175A" wp14:editId="23C918A9">
                                  <wp:extent cx="7808890" cy="4093827"/>
                                  <wp:effectExtent l="0" t="0" r="1905" b="2540"/>
                                  <wp:docPr id="122137091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64104" name="Picture 5"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7834727" cy="41073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33B7EBE">
              <v:shape id="_x0000_s1065" style="position:absolute;margin-left:-52.8pt;margin-top:9pt;width:576.65pt;height:330.3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" w14:anchorId="12E1EE9B">
                <v:textbox>
                  <w:txbxContent>
                    <w:p w:rsidR="00522222" w:rsidRDefault="00522222" w14:paraId="3DEEC669" w14:textId="3F7B1FF7">
                      <w:r>
                        <w:rPr>
                          <w:rFonts w:cs="Times New Roman"/>
                          <w:noProof/>
                        </w:rPr>
                        <w:drawing>
                          <wp:inline distT="0" distB="0" distL="0" distR="0" wp14:anchorId="705F2A40" wp14:editId="23C918A9">
                            <wp:extent cx="7808890" cy="4093827"/>
                            <wp:effectExtent l="0" t="0" r="1905" b="2540"/>
                            <wp:docPr id="181492168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64104" name="Picture 5"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7834727" cy="4107372"/>
                                    </a:xfrm>
                                    <a:prstGeom prst="rect">
                                      <a:avLst/>
                                    </a:prstGeom>
                                  </pic:spPr>
                                </pic:pic>
                              </a:graphicData>
                            </a:graphic>
                          </wp:inline>
                        </w:drawing>
                      </w:r>
                    </w:p>
                  </w:txbxContent>
                </v:textbox>
              </v:shape>
            </w:pict>
          </mc:Fallback>
        </mc:AlternateContent>
      </w:r>
    </w:p>
    <w:p w:rsidR="00522222" w:rsidP="000A5888" w:rsidRDefault="00522222" w14:paraId="6A10C954" w14:textId="6EA0B275">
      <w:pPr>
        <w:rPr>
          <w:rFonts w:cs="Times New Roman"/>
        </w:rPr>
      </w:pPr>
    </w:p>
    <w:p w:rsidR="00522222" w:rsidP="000A5888" w:rsidRDefault="00522222" w14:paraId="611A0139" w14:textId="54E7C14A">
      <w:pPr>
        <w:rPr>
          <w:rFonts w:cs="Times New Roman"/>
        </w:rPr>
      </w:pPr>
    </w:p>
    <w:p w:rsidR="00522222" w:rsidP="000A5888" w:rsidRDefault="00522222" w14:paraId="500ED0B3" w14:textId="5B1A4D80">
      <w:pPr>
        <w:rPr>
          <w:rFonts w:cs="Times New Roman"/>
        </w:rPr>
      </w:pPr>
    </w:p>
    <w:p w:rsidR="00522222" w:rsidP="000A5888" w:rsidRDefault="00522222" w14:paraId="59678A44" w14:textId="77777777">
      <w:pPr>
        <w:rPr>
          <w:rFonts w:cs="Times New Roman"/>
        </w:rPr>
      </w:pPr>
    </w:p>
    <w:p w:rsidR="00522222" w:rsidP="000A5888" w:rsidRDefault="00522222" w14:paraId="773521A6" w14:textId="77777777">
      <w:pPr>
        <w:rPr>
          <w:rFonts w:cs="Times New Roman"/>
        </w:rPr>
      </w:pPr>
    </w:p>
    <w:p w:rsidR="00522222" w:rsidP="000A5888" w:rsidRDefault="00522222" w14:paraId="05B2B2F2" w14:textId="77777777">
      <w:pPr>
        <w:rPr>
          <w:rFonts w:cs="Times New Roman"/>
        </w:rPr>
      </w:pPr>
    </w:p>
    <w:p w:rsidR="00522222" w:rsidP="000A5888" w:rsidRDefault="00522222" w14:paraId="769D5B9B" w14:textId="77777777">
      <w:pPr>
        <w:rPr>
          <w:rFonts w:cs="Times New Roman"/>
        </w:rPr>
      </w:pPr>
    </w:p>
    <w:p w:rsidR="00522222" w:rsidP="000A5888" w:rsidRDefault="00522222" w14:paraId="0BCECAB0" w14:textId="77777777">
      <w:pPr>
        <w:rPr>
          <w:rFonts w:cs="Times New Roman"/>
        </w:rPr>
      </w:pPr>
    </w:p>
    <w:p w:rsidR="00522222" w:rsidP="000A5888" w:rsidRDefault="00522222" w14:paraId="69F2E872" w14:textId="77777777">
      <w:pPr>
        <w:rPr>
          <w:rFonts w:cs="Times New Roman"/>
        </w:rPr>
      </w:pPr>
    </w:p>
    <w:p w:rsidR="00522222" w:rsidP="000A5888" w:rsidRDefault="00522222" w14:paraId="0927A876" w14:textId="77777777">
      <w:pPr>
        <w:rPr>
          <w:rFonts w:cs="Times New Roman"/>
        </w:rPr>
      </w:pPr>
    </w:p>
    <w:p w:rsidR="00522222" w:rsidP="000A5888" w:rsidRDefault="00522222" w14:paraId="48A38F14" w14:textId="77777777">
      <w:pPr>
        <w:rPr>
          <w:rFonts w:cs="Times New Roman"/>
        </w:rPr>
      </w:pPr>
    </w:p>
    <w:p w:rsidR="00522222" w:rsidP="000A5888" w:rsidRDefault="00522222" w14:paraId="437FDF8F" w14:textId="77777777">
      <w:pPr>
        <w:rPr>
          <w:rFonts w:cs="Times New Roman"/>
        </w:rPr>
      </w:pPr>
    </w:p>
    <w:p w:rsidR="00522222" w:rsidP="000A5888" w:rsidRDefault="00522222" w14:paraId="55689699" w14:textId="77777777">
      <w:pPr>
        <w:rPr>
          <w:rFonts w:cs="Times New Roman"/>
        </w:rPr>
      </w:pPr>
    </w:p>
    <w:p w:rsidR="00522222" w:rsidP="000A5888" w:rsidRDefault="00522222" w14:paraId="76347565" w14:textId="77777777">
      <w:pPr>
        <w:rPr>
          <w:rFonts w:cs="Times New Roman"/>
        </w:rPr>
      </w:pPr>
    </w:p>
    <w:p w:rsidR="00522222" w:rsidP="00522222" w:rsidRDefault="00522222" w14:paraId="75608162" w14:textId="2B0CC39B">
      <w:pPr>
        <w:pStyle w:val="Caption"/>
        <w:rPr>
          <w:rFonts w:cs="Times New Roman"/>
        </w:rPr>
      </w:pPr>
      <w:r>
        <w:t xml:space="preserve">                                                                   Figure </w:t>
      </w:r>
      <w:r w:rsidR="006662F0">
        <w:fldChar w:fldCharType="begin"/>
      </w:r>
      <w:r w:rsidR="006662F0">
        <w:instrText xml:space="preserve"> SEQ Figure \* ARABIC </w:instrText>
      </w:r>
      <w:r w:rsidR="006662F0">
        <w:fldChar w:fldCharType="separate"/>
      </w:r>
      <w:r w:rsidR="00EE130A">
        <w:rPr>
          <w:noProof/>
        </w:rPr>
        <w:t>15</w:t>
      </w:r>
      <w:r w:rsidR="006662F0">
        <w:rPr>
          <w:noProof/>
        </w:rPr>
        <w:fldChar w:fldCharType="end"/>
      </w:r>
      <w:r>
        <w:t xml:space="preserve"> : Forest in Anthropogenic Mask Layer</w:t>
      </w:r>
    </w:p>
    <w:p w:rsidR="00F31C60" w:rsidP="000A5888" w:rsidRDefault="00F31C60" w14:paraId="07720A6D" w14:textId="77777777">
      <w:pPr>
        <w:rPr>
          <w:rFonts w:cs="Times New Roman"/>
        </w:rPr>
      </w:pPr>
    </w:p>
    <w:p w:rsidRPr="00196AB3" w:rsidR="00F31C60" w:rsidP="000A5888" w:rsidRDefault="00F31C60" w14:paraId="12698397" w14:textId="237E4B2A">
      <w:pPr>
        <w:rPr>
          <w:rFonts w:cs="Times New Roman"/>
        </w:rPr>
      </w:pPr>
      <w:r>
        <w:rPr>
          <w:rFonts w:cs="Times New Roman"/>
        </w:rPr>
        <w:t xml:space="preserve">This layer will be used as input of the proceeding </w:t>
      </w:r>
      <w:r w:rsidR="00F96BB7">
        <w:rPr>
          <w:rFonts w:cs="Times New Roman"/>
        </w:rPr>
        <w:t>analysis;</w:t>
      </w:r>
      <w:r w:rsidR="00E00007">
        <w:rPr>
          <w:rFonts w:cs="Times New Roman"/>
        </w:rPr>
        <w:fldChar w:fldCharType="begin"/>
      </w:r>
      <w:r w:rsidR="00E00007">
        <w:rPr>
          <w:rFonts w:cs="Times New Roman"/>
        </w:rPr>
        <w:instrText xml:space="preserve"> PAGEREF _Ref216863445 \h </w:instrText>
      </w:r>
      <w:r w:rsidR="00E00007">
        <w:rPr>
          <w:rFonts w:cs="Times New Roman"/>
        </w:rPr>
      </w:r>
      <w:r w:rsidR="00E00007">
        <w:rPr>
          <w:rFonts w:cs="Times New Roman"/>
        </w:rPr>
        <w:fldChar w:fldCharType="separate"/>
      </w:r>
      <w:r w:rsidR="00E00007">
        <w:rPr>
          <w:rFonts w:cs="Times New Roman"/>
          <w:noProof/>
        </w:rPr>
        <w:t>14</w:t>
      </w:r>
      <w:r w:rsidR="00E00007">
        <w:rPr>
          <w:rFonts w:cs="Times New Roman"/>
        </w:rPr>
        <w:fldChar w:fldCharType="end"/>
      </w:r>
    </w:p>
    <w:p w:rsidRPr="00196AB3" w:rsidR="006849B1" w:rsidP="001C285F" w:rsidRDefault="00F13ED2" w14:paraId="5848EBFB" w14:textId="546451F9">
      <w:pPr>
        <w:pStyle w:val="Heading1"/>
      </w:pPr>
      <w:bookmarkStart w:name="_Toc216949310" w:id="82"/>
      <w:r>
        <w:t>5.</w:t>
      </w:r>
      <w:r w:rsidR="001C285F">
        <w:t>3.</w:t>
      </w:r>
      <w:r>
        <w:t xml:space="preserve"> </w:t>
      </w:r>
      <w:r w:rsidRPr="00196AB3" w:rsidR="00752B67">
        <w:t>Intergrating</w:t>
      </w:r>
      <w:r w:rsidRPr="00196AB3" w:rsidR="003312BE">
        <w:t xml:space="preserve"> </w:t>
      </w:r>
      <w:r w:rsidRPr="00196AB3" w:rsidR="00E31B72">
        <w:t>Ancillary</w:t>
      </w:r>
      <w:r w:rsidRPr="00196AB3" w:rsidR="003312BE">
        <w:t xml:space="preserve"> Layers</w:t>
      </w:r>
      <w:bookmarkEnd w:id="82"/>
    </w:p>
    <w:p w:rsidR="00332E99" w:rsidP="00B11A94" w:rsidRDefault="00B11A94" w14:paraId="5863D88C" w14:textId="30B3898F">
      <w:pPr>
        <w:pStyle w:val="Heading3"/>
      </w:pPr>
      <w:bookmarkStart w:name="_Toc216949311" w:id="83"/>
      <w:r>
        <w:t>5.</w:t>
      </w:r>
      <w:r w:rsidR="001C285F">
        <w:t>3</w:t>
      </w:r>
      <w:r>
        <w:t xml:space="preserve">.1. </w:t>
      </w:r>
      <w:r w:rsidRPr="00196AB3" w:rsidR="00AD3DC6">
        <w:t xml:space="preserve">Forest </w:t>
      </w:r>
      <w:r w:rsidRPr="00196AB3" w:rsidR="00FA6104">
        <w:t>in Anthropogenic zone and steep slopes</w:t>
      </w:r>
      <w:bookmarkEnd w:id="83"/>
    </w:p>
    <w:p w:rsidRPr="00AB0D71" w:rsidR="00AB0D71" w:rsidP="00AB0D71" w:rsidRDefault="00AB0D71" w14:paraId="62BCA153" w14:textId="77777777"/>
    <w:p w:rsidRPr="00196AB3" w:rsidR="006E1FB7" w:rsidP="000A5888" w:rsidRDefault="003E6EAD" w14:paraId="130FD2AD" w14:textId="60517FDF">
      <w:pPr>
        <w:rPr>
          <w:rFonts w:cs="Times New Roman"/>
        </w:rPr>
      </w:pPr>
      <w:r>
        <w:rPr>
          <w:rFonts w:cs="Times New Roman"/>
        </w:rPr>
        <w:t xml:space="preserve">This step identifies forest areas that fall </w:t>
      </w:r>
      <w:r w:rsidRPr="003E6EAD">
        <w:rPr>
          <w:rFonts w:cs="Times New Roman"/>
          <w:b/>
          <w:bCs/>
        </w:rPr>
        <w:t>within anthropogenic influence</w:t>
      </w:r>
      <w:r>
        <w:rPr>
          <w:rFonts w:cs="Times New Roman"/>
        </w:rPr>
        <w:t xml:space="preserve"> but are also located on </w:t>
      </w:r>
      <w:r w:rsidRPr="003E6EAD">
        <w:rPr>
          <w:rFonts w:cs="Times New Roman"/>
          <w:b/>
          <w:bCs/>
        </w:rPr>
        <w:t>steep slopes.</w:t>
      </w:r>
      <w:r w:rsidRPr="00196AB3">
        <w:rPr>
          <w:rFonts w:cs="Times New Roman"/>
        </w:rPr>
        <w:t xml:space="preserve"> To</w:t>
      </w:r>
      <w:r w:rsidRPr="00196AB3" w:rsidR="00332E99">
        <w:rPr>
          <w:rFonts w:cs="Times New Roman"/>
        </w:rPr>
        <w:t xml:space="preserve"> create </w:t>
      </w:r>
      <w:r w:rsidR="00AB0D71">
        <w:rPr>
          <w:rFonts w:cs="Times New Roman"/>
        </w:rPr>
        <w:t>this</w:t>
      </w:r>
      <w:r w:rsidRPr="00196AB3" w:rsidR="00332E99">
        <w:rPr>
          <w:rFonts w:cs="Times New Roman"/>
        </w:rPr>
        <w:t xml:space="preserve"> second tier of primary forest, </w:t>
      </w:r>
      <w:r>
        <w:rPr>
          <w:rFonts w:cs="Times New Roman"/>
        </w:rPr>
        <w:t>we assume</w:t>
      </w:r>
      <w:r w:rsidRPr="00196AB3" w:rsidR="00FA2668">
        <w:rPr>
          <w:rFonts w:cs="Times New Roman"/>
        </w:rPr>
        <w:t xml:space="preserve"> that forests may be protected from disturbance</w:t>
      </w:r>
      <w:r w:rsidRPr="00196AB3" w:rsidR="006E1FB7">
        <w:rPr>
          <w:rFonts w:cs="Times New Roman"/>
        </w:rPr>
        <w:t xml:space="preserve"> due to terrain</w:t>
      </w:r>
      <w:r>
        <w:rPr>
          <w:rFonts w:cs="Times New Roman"/>
        </w:rPr>
        <w:t xml:space="preserve"> difficulty or limited accessibility.</w:t>
      </w:r>
    </w:p>
    <w:p w:rsidR="00D30F2C" w:rsidP="000A5888" w:rsidRDefault="006E1FB7" w14:paraId="7555401D" w14:textId="7BAE7B4C">
      <w:pPr>
        <w:rPr>
          <w:rFonts w:cs="Times New Roman"/>
        </w:rPr>
      </w:pPr>
      <w:r w:rsidRPr="00196AB3">
        <w:rPr>
          <w:rFonts w:cs="Times New Roman"/>
        </w:rPr>
        <w:t>We</w:t>
      </w:r>
      <w:r w:rsidR="00735FF4">
        <w:rPr>
          <w:rFonts w:cs="Times New Roman"/>
        </w:rPr>
        <w:t xml:space="preserve"> earlier</w:t>
      </w:r>
      <w:r w:rsidRPr="00196AB3">
        <w:rPr>
          <w:rFonts w:cs="Times New Roman"/>
        </w:rPr>
        <w:t xml:space="preserve"> created </w:t>
      </w:r>
      <w:r w:rsidRPr="00196AB3" w:rsidR="00995812">
        <w:rPr>
          <w:rFonts w:cs="Times New Roman"/>
        </w:rPr>
        <w:t>two</w:t>
      </w:r>
      <w:r w:rsidRPr="00196AB3">
        <w:rPr>
          <w:rFonts w:cs="Times New Roman"/>
        </w:rPr>
        <w:t xml:space="preserve"> binary slope layer</w:t>
      </w:r>
      <w:r w:rsidR="00B34EDC">
        <w:rPr>
          <w:rFonts w:cs="Times New Roman"/>
        </w:rPr>
        <w:t xml:space="preserve">s in the </w:t>
      </w:r>
      <w:hyperlink w:history="1" w:anchor="_Step_7:_Preparation">
        <w:r w:rsidRPr="00D70FA8" w:rsidR="00B34EDC">
          <w:rPr>
            <w:rStyle w:val="Hyperlink"/>
            <w:rFonts w:cs="Times New Roman"/>
          </w:rPr>
          <w:t xml:space="preserve">Data Preparation </w:t>
        </w:r>
        <w:r w:rsidRPr="00D70FA8" w:rsidR="00995812">
          <w:rPr>
            <w:rStyle w:val="Hyperlink"/>
            <w:rFonts w:cs="Times New Roman"/>
          </w:rPr>
          <w:t>Section here</w:t>
        </w:r>
      </w:hyperlink>
      <w:r w:rsidR="00995812">
        <w:rPr>
          <w:rFonts w:cs="Times New Roman"/>
        </w:rPr>
        <w:t>;</w:t>
      </w:r>
    </w:p>
    <w:p w:rsidRPr="00FF173A" w:rsidR="00EC1A92" w:rsidP="000A5888" w:rsidRDefault="00EC1A92" w14:paraId="7E7289C9" w14:textId="77777777">
      <w:pPr>
        <w:rPr>
          <w:rFonts w:cs="Times New Roman"/>
          <w:u w:val="single"/>
        </w:rPr>
      </w:pPr>
    </w:p>
    <w:p w:rsidR="0023461D" w:rsidP="00151EF7" w:rsidRDefault="0025468C" w14:paraId="1106DA35" w14:textId="2F5605BB">
      <w:pPr>
        <w:pStyle w:val="ListParagraph"/>
        <w:numPr>
          <w:ilvl w:val="0"/>
          <w:numId w:val="33"/>
        </w:numPr>
        <w:rPr>
          <w:rFonts w:ascii="Courier New" w:hAnsi="Courier New" w:cs="Courier New"/>
        </w:rPr>
      </w:pPr>
      <w:r w:rsidRPr="00EC1A92">
        <w:rPr>
          <w:rFonts w:cs="Times New Roman"/>
        </w:rPr>
        <w:t xml:space="preserve">In this first part </w:t>
      </w:r>
      <w:r w:rsidRPr="00EC1A92" w:rsidR="00995812">
        <w:rPr>
          <w:rFonts w:cs="Times New Roman"/>
        </w:rPr>
        <w:t>w</w:t>
      </w:r>
      <w:r w:rsidRPr="00EC1A92" w:rsidR="00D30F2C">
        <w:rPr>
          <w:rFonts w:cs="Times New Roman"/>
        </w:rPr>
        <w:t xml:space="preserve">e will use </w:t>
      </w:r>
      <w:r w:rsidRPr="00EC1A92" w:rsidR="00352A4E">
        <w:rPr>
          <w:rFonts w:ascii="Courier New" w:hAnsi="Courier New" w:cs="Courier New"/>
        </w:rPr>
        <w:t>S</w:t>
      </w:r>
      <w:r w:rsidR="0057682E">
        <w:rPr>
          <w:rFonts w:ascii="Courier New" w:hAnsi="Courier New" w:cs="Courier New"/>
        </w:rPr>
        <w:t>teep_Slope</w:t>
      </w:r>
      <w:r w:rsidRPr="00EC1A92" w:rsidR="00352A4E">
        <w:rPr>
          <w:rFonts w:ascii="Courier New" w:hAnsi="Courier New" w:cs="Courier New"/>
        </w:rPr>
        <w:t>.tif</w:t>
      </w:r>
      <w:r w:rsidRPr="00EC1A92" w:rsidR="00352A4E">
        <w:rPr>
          <w:rFonts w:cs="Times New Roman"/>
        </w:rPr>
        <w:t xml:space="preserve"> which labels all pixels with steep </w:t>
      </w:r>
      <w:r w:rsidRPr="00EC1A92" w:rsidR="0023461D">
        <w:rPr>
          <w:rFonts w:cs="Times New Roman"/>
        </w:rPr>
        <w:t>slopes</w:t>
      </w:r>
      <w:r w:rsidRPr="00EC1A92" w:rsidR="00352A4E">
        <w:rPr>
          <w:rFonts w:cs="Times New Roman"/>
        </w:rPr>
        <w:t xml:space="preserve"> as 1 and 0 to gently sloping areas. We will</w:t>
      </w:r>
      <w:r w:rsidRPr="00EC1A92" w:rsidR="0023461D">
        <w:rPr>
          <w:rFonts w:cs="Times New Roman"/>
        </w:rPr>
        <w:t xml:space="preserve"> also</w:t>
      </w:r>
      <w:r w:rsidRPr="00EC1A92" w:rsidR="00352A4E">
        <w:rPr>
          <w:rFonts w:cs="Times New Roman"/>
        </w:rPr>
        <w:t xml:space="preserve"> use the </w:t>
      </w:r>
      <w:r w:rsidRPr="00EC1A92" w:rsidR="0023461D">
        <w:rPr>
          <w:rFonts w:ascii="Courier New" w:hAnsi="Courier New" w:cs="Courier New"/>
        </w:rPr>
        <w:t xml:space="preserve">Forest_Anthropogenic.tif </w:t>
      </w:r>
      <w:r w:rsidRPr="00EC1A92" w:rsidR="0023461D">
        <w:rPr>
          <w:rFonts w:cs="Times New Roman"/>
        </w:rPr>
        <w:t>created in th</w:t>
      </w:r>
      <w:r w:rsidRPr="00EC1A92" w:rsidR="001A481D">
        <w:rPr>
          <w:rFonts w:cs="Times New Roman"/>
        </w:rPr>
        <w:t>e previous section</w:t>
      </w:r>
      <w:r w:rsidRPr="00EC1A92" w:rsidR="001A481D">
        <w:rPr>
          <w:rFonts w:ascii="Courier New" w:hAnsi="Courier New" w:cs="Courier New"/>
        </w:rPr>
        <w:t>.</w:t>
      </w:r>
    </w:p>
    <w:p w:rsidR="00EC1A92" w:rsidP="00151EF7" w:rsidRDefault="008A5C2D" w14:paraId="6C1EEB0A" w14:textId="07B5EA45">
      <w:pPr>
        <w:pStyle w:val="ListParagraph"/>
        <w:numPr>
          <w:ilvl w:val="0"/>
          <w:numId w:val="33"/>
        </w:numPr>
        <w:rPr>
          <w:rFonts w:ascii="Courier New" w:hAnsi="Courier New" w:cs="Courier New"/>
        </w:rPr>
      </w:pPr>
      <w:r w:rsidRPr="0002032D">
        <w:rPr>
          <w:rFonts w:cs="Times New Roman"/>
        </w:rPr>
        <w:t>We will classify a pixel as forest in steep anthropogenic zone</w:t>
      </w:r>
      <w:r w:rsidRPr="0002032D" w:rsidR="00AA73A7">
        <w:rPr>
          <w:rFonts w:cs="Times New Roman"/>
        </w:rPr>
        <w:t xml:space="preserve"> if</w:t>
      </w:r>
      <w:r w:rsidR="00AA73A7">
        <w:rPr>
          <w:rFonts w:ascii="Courier New" w:hAnsi="Courier New" w:cs="Courier New"/>
        </w:rPr>
        <w:t xml:space="preserve"> Forest_ anthropogenic =1 AND Steep Slope =1</w:t>
      </w:r>
    </w:p>
    <w:p w:rsidR="0002032D" w:rsidP="00151EF7" w:rsidRDefault="0002032D" w14:paraId="4F7858BE" w14:textId="7CDA1DFD">
      <w:pPr>
        <w:pStyle w:val="ListParagraph"/>
        <w:numPr>
          <w:ilvl w:val="0"/>
          <w:numId w:val="33"/>
        </w:numPr>
        <w:rPr>
          <w:rFonts w:cs="Times New Roman"/>
        </w:rPr>
      </w:pPr>
      <w:r w:rsidRPr="008131E0">
        <w:rPr>
          <w:rFonts w:cs="Times New Roman"/>
        </w:rPr>
        <w:t xml:space="preserve">To apply this logic in the </w:t>
      </w:r>
      <w:r w:rsidRPr="008131E0">
        <w:rPr>
          <w:rFonts w:cs="Times New Roman"/>
          <w:b/>
          <w:bCs/>
        </w:rPr>
        <w:t>Raster Calculator</w:t>
      </w:r>
      <w:r w:rsidRPr="008131E0" w:rsidR="008131E0">
        <w:rPr>
          <w:rFonts w:cs="Times New Roman"/>
        </w:rPr>
        <w:t>, apply either expression:</w:t>
      </w:r>
    </w:p>
    <w:p w:rsidRPr="008131E0" w:rsidR="0057682E" w:rsidP="00EA5257" w:rsidRDefault="0057682E" w14:paraId="33105A6A" w14:textId="77777777">
      <w:pPr>
        <w:pStyle w:val="ListParagraph"/>
        <w:ind w:left="1440"/>
        <w:rPr>
          <w:rFonts w:cs="Times New Roman"/>
        </w:rPr>
      </w:pPr>
    </w:p>
    <w:p w:rsidRPr="0057682E" w:rsidR="00B55022" w:rsidP="00EA5257" w:rsidRDefault="005B5B4D" w14:paraId="0D5D5FAE" w14:textId="535CFD9F">
      <w:pPr>
        <w:ind w:left="1080"/>
        <w:rPr>
          <w:rFonts w:ascii="Courier New" w:hAnsi="Courier New" w:cs="Courier New"/>
        </w:rPr>
      </w:pPr>
      <w:r w:rsidRPr="00196AB3">
        <w:rPr>
          <w:rFonts w:cs="Times New Roman"/>
        </w:rPr>
        <w:t>"</w:t>
      </w:r>
      <w:r w:rsidRPr="0057682E" w:rsidR="00B55022">
        <w:rPr>
          <w:rFonts w:ascii="Courier New" w:hAnsi="Courier New" w:cs="Courier New"/>
        </w:rPr>
        <w:t>Forest_anthropogenic</w:t>
      </w:r>
      <w:r w:rsidRPr="0057682E" w:rsidR="001A4FEB">
        <w:rPr>
          <w:rFonts w:ascii="Courier New" w:hAnsi="Courier New" w:cs="Courier New"/>
        </w:rPr>
        <w:t xml:space="preserve">@1" * </w:t>
      </w:r>
      <w:r w:rsidR="00F03C11">
        <w:rPr>
          <w:rFonts w:ascii="Courier New" w:hAnsi="Courier New" w:cs="Courier New"/>
        </w:rPr>
        <w:t>(</w:t>
      </w:r>
      <w:r w:rsidRPr="0057682E" w:rsidR="001A4FEB">
        <w:rPr>
          <w:rFonts w:ascii="Courier New" w:hAnsi="Courier New" w:cs="Courier New"/>
        </w:rPr>
        <w:t>"</w:t>
      </w:r>
      <w:r w:rsidRPr="0057682E" w:rsidR="0057682E">
        <w:rPr>
          <w:rFonts w:ascii="Courier New" w:hAnsi="Courier New" w:cs="Courier New"/>
        </w:rPr>
        <w:t>Steep_Slope</w:t>
      </w:r>
      <w:r w:rsidRPr="0057682E" w:rsidR="001A4FEB">
        <w:rPr>
          <w:rFonts w:ascii="Courier New" w:hAnsi="Courier New" w:cs="Courier New"/>
        </w:rPr>
        <w:t>_@</w:t>
      </w:r>
      <w:r w:rsidRPr="0057682E" w:rsidR="0046501E">
        <w:rPr>
          <w:rFonts w:ascii="Courier New" w:hAnsi="Courier New" w:cs="Courier New"/>
        </w:rPr>
        <w:t>1</w:t>
      </w:r>
      <w:r w:rsidR="0046501E">
        <w:rPr>
          <w:rFonts w:ascii="Courier New" w:hAnsi="Courier New" w:cs="Courier New"/>
        </w:rPr>
        <w:t>” =</w:t>
      </w:r>
      <w:r w:rsidR="00F03C11">
        <w:rPr>
          <w:rFonts w:ascii="Courier New" w:hAnsi="Courier New" w:cs="Courier New"/>
        </w:rPr>
        <w:t>1</w:t>
      </w:r>
      <w:r w:rsidR="007100F3">
        <w:rPr>
          <w:rFonts w:ascii="Courier New" w:hAnsi="Courier New" w:cs="Courier New"/>
        </w:rPr>
        <w:t>)</w:t>
      </w:r>
    </w:p>
    <w:p w:rsidRPr="00196AB3" w:rsidR="00B55022" w:rsidP="00F03C11" w:rsidRDefault="00743C67" w14:paraId="18EEFCA5" w14:textId="2E772129">
      <w:pPr>
        <w:ind w:left="720"/>
        <w:rPr>
          <w:rFonts w:cs="Times New Roman"/>
        </w:rPr>
      </w:pPr>
      <w:r w:rsidRPr="00196AB3">
        <w:rPr>
          <w:rFonts w:cs="Times New Roman"/>
        </w:rPr>
        <w:t>Alternatively,</w:t>
      </w:r>
      <w:r w:rsidRPr="00196AB3" w:rsidR="00B55022">
        <w:rPr>
          <w:rFonts w:cs="Times New Roman"/>
        </w:rPr>
        <w:t xml:space="preserve"> we can use logical operator</w:t>
      </w:r>
      <w:r w:rsidR="00A7208C">
        <w:rPr>
          <w:rFonts w:cs="Times New Roman"/>
        </w:rPr>
        <w:t xml:space="preserve"> </w:t>
      </w:r>
      <w:r w:rsidR="00875E9E">
        <w:rPr>
          <w:rFonts w:cs="Times New Roman"/>
        </w:rPr>
        <w:t>AND;</w:t>
      </w:r>
    </w:p>
    <w:p w:rsidRPr="00196AB3" w:rsidR="00B55022" w:rsidP="00F03C11" w:rsidRDefault="00B55022" w14:paraId="434EE30B" w14:textId="7018A28C">
      <w:pPr>
        <w:ind w:left="720"/>
        <w:rPr>
          <w:rFonts w:cs="Times New Roman"/>
        </w:rPr>
      </w:pPr>
      <w:r w:rsidRPr="00196AB3">
        <w:rPr>
          <w:rFonts w:cs="Times New Roman"/>
        </w:rPr>
        <w:t>(</w:t>
      </w:r>
      <w:r w:rsidRPr="00196AB3" w:rsidR="007D018F">
        <w:rPr>
          <w:rFonts w:cs="Times New Roman"/>
        </w:rPr>
        <w:t>"</w:t>
      </w:r>
      <w:r w:rsidRPr="0057682E" w:rsidR="007D018F">
        <w:rPr>
          <w:rFonts w:ascii="Courier New" w:hAnsi="Courier New" w:cs="Courier New"/>
        </w:rPr>
        <w:t>Forest_anthropogenic@1</w:t>
      </w:r>
      <w:r w:rsidRPr="00196AB3">
        <w:rPr>
          <w:rFonts w:cs="Times New Roman"/>
        </w:rPr>
        <w:t>" =</w:t>
      </w:r>
      <w:r w:rsidRPr="00196AB3" w:rsidR="00743C67">
        <w:rPr>
          <w:rFonts w:cs="Times New Roman"/>
        </w:rPr>
        <w:t>1)</w:t>
      </w:r>
      <w:r w:rsidRPr="00196AB3">
        <w:rPr>
          <w:rFonts w:cs="Times New Roman"/>
        </w:rPr>
        <w:t xml:space="preserve"> </w:t>
      </w:r>
      <w:r w:rsidRPr="007D018F">
        <w:rPr>
          <w:rFonts w:cs="Times New Roman"/>
          <w:b/>
          <w:bCs/>
        </w:rPr>
        <w:t>AND</w:t>
      </w:r>
      <w:r w:rsidRPr="00196AB3" w:rsidR="00CB57C1">
        <w:rPr>
          <w:rFonts w:cs="Times New Roman"/>
        </w:rPr>
        <w:t xml:space="preserve"> (</w:t>
      </w:r>
      <w:r w:rsidRPr="0057682E" w:rsidR="007D018F">
        <w:rPr>
          <w:rFonts w:ascii="Courier New" w:hAnsi="Courier New" w:cs="Courier New"/>
        </w:rPr>
        <w:t>Steep_Slope_@</w:t>
      </w:r>
      <w:r w:rsidRPr="007100F3" w:rsidR="007D018F">
        <w:rPr>
          <w:rFonts w:ascii="Courier New" w:hAnsi="Courier New" w:cs="Courier New"/>
        </w:rPr>
        <w:t>1</w:t>
      </w:r>
      <w:r w:rsidRPr="007100F3" w:rsidR="00CB57C1">
        <w:rPr>
          <w:rFonts w:ascii="Courier New" w:hAnsi="Courier New" w:cs="Courier New"/>
        </w:rPr>
        <w:t>=1</w:t>
      </w:r>
      <w:r w:rsidRPr="00196AB3" w:rsidR="00CB57C1">
        <w:rPr>
          <w:rFonts w:cs="Times New Roman"/>
        </w:rPr>
        <w:t>)</w:t>
      </w:r>
    </w:p>
    <w:p w:rsidRPr="00196AB3" w:rsidR="00CB57C1" w:rsidP="001A4FEB" w:rsidRDefault="00CB57C1" w14:paraId="5AAF8322" w14:textId="77777777">
      <w:pPr>
        <w:rPr>
          <w:rFonts w:cs="Times New Roman"/>
        </w:rPr>
      </w:pPr>
    </w:p>
    <w:p w:rsidRPr="001455CD" w:rsidR="00CB57C1" w:rsidP="00151EF7" w:rsidRDefault="00CB57C1" w14:paraId="21F82CB9" w14:textId="30FD9A8F">
      <w:pPr>
        <w:pStyle w:val="ListParagraph"/>
        <w:numPr>
          <w:ilvl w:val="0"/>
          <w:numId w:val="34"/>
        </w:numPr>
        <w:spacing w:after="0"/>
        <w:rPr>
          <w:rFonts w:ascii="Courier New" w:hAnsi="Courier New" w:cs="Courier New"/>
        </w:rPr>
      </w:pPr>
      <w:r w:rsidRPr="001455CD">
        <w:rPr>
          <w:rFonts w:cs="Times New Roman"/>
          <w:b/>
          <w:bCs/>
        </w:rPr>
        <w:t>Output</w:t>
      </w:r>
      <w:r w:rsidRPr="001455CD">
        <w:rPr>
          <w:rFonts w:cs="Times New Roman"/>
        </w:rPr>
        <w:t xml:space="preserve"> = </w:t>
      </w:r>
      <w:r w:rsidRPr="001455CD" w:rsidR="0046501E">
        <w:rPr>
          <w:rFonts w:ascii="Courier New" w:hAnsi="Courier New" w:cs="Courier New"/>
        </w:rPr>
        <w:t>Forest_Anthro_Steep.tif</w:t>
      </w:r>
    </w:p>
    <w:p w:rsidRPr="001455CD" w:rsidR="0046501E" w:rsidP="00151EF7" w:rsidRDefault="0046501E" w14:paraId="24A2C37E" w14:textId="0A1F59A6">
      <w:pPr>
        <w:pStyle w:val="ListParagraph"/>
        <w:numPr>
          <w:ilvl w:val="0"/>
          <w:numId w:val="34"/>
        </w:numPr>
        <w:spacing w:after="0"/>
        <w:rPr>
          <w:rFonts w:cs="Times New Roman"/>
        </w:rPr>
      </w:pPr>
      <w:r w:rsidRPr="001455CD">
        <w:rPr>
          <w:rFonts w:cs="Times New Roman"/>
          <w:b/>
          <w:bCs/>
        </w:rPr>
        <w:t>Data Type</w:t>
      </w:r>
      <w:r w:rsidRPr="001455CD" w:rsidR="003A7251">
        <w:rPr>
          <w:rFonts w:ascii="Courier New" w:hAnsi="Courier New" w:cs="Courier New"/>
        </w:rPr>
        <w:t xml:space="preserve"> =</w:t>
      </w:r>
      <w:r w:rsidRPr="001455CD" w:rsidR="000059BF">
        <w:rPr>
          <w:rFonts w:ascii="Courier New" w:hAnsi="Courier New" w:cs="Courier New"/>
        </w:rPr>
        <w:t xml:space="preserve"> </w:t>
      </w:r>
      <w:r w:rsidRPr="001455CD" w:rsidR="000059BF">
        <w:rPr>
          <w:rFonts w:cs="Times New Roman"/>
        </w:rPr>
        <w:t>Byte or Int16</w:t>
      </w:r>
    </w:p>
    <w:p w:rsidRPr="001455CD" w:rsidR="001455CD" w:rsidP="00151EF7" w:rsidRDefault="001455CD" w14:paraId="234E0BD3" w14:textId="3526ED1B">
      <w:pPr>
        <w:pStyle w:val="ListParagraph"/>
        <w:numPr>
          <w:ilvl w:val="0"/>
          <w:numId w:val="34"/>
        </w:numPr>
        <w:spacing w:after="0"/>
        <w:rPr>
          <w:rFonts w:cs="Times New Roman"/>
        </w:rPr>
      </w:pPr>
      <w:r w:rsidRPr="001455CD">
        <w:rPr>
          <w:rFonts w:cs="Times New Roman"/>
          <w:b/>
          <w:bCs/>
        </w:rPr>
        <w:t>NoData</w:t>
      </w:r>
      <w:r w:rsidRPr="001455CD">
        <w:rPr>
          <w:rFonts w:cs="Times New Roman"/>
        </w:rPr>
        <w:t xml:space="preserve"> = 0</w:t>
      </w:r>
    </w:p>
    <w:p w:rsidRPr="001455CD" w:rsidR="001455CD" w:rsidP="00151EF7" w:rsidRDefault="001455CD" w14:paraId="3D4E9DCC" w14:textId="62FBBB35">
      <w:pPr>
        <w:pStyle w:val="ListParagraph"/>
        <w:numPr>
          <w:ilvl w:val="0"/>
          <w:numId w:val="34"/>
        </w:numPr>
        <w:spacing w:after="0"/>
        <w:rPr>
          <w:rFonts w:cs="Times New Roman"/>
          <w:b/>
          <w:bCs/>
        </w:rPr>
      </w:pPr>
      <w:r w:rsidRPr="001455CD">
        <w:rPr>
          <w:rFonts w:cs="Times New Roman"/>
          <w:b/>
          <w:bCs/>
        </w:rPr>
        <w:t>Match CRS, extent and resolution to the rest of your layers.</w:t>
      </w:r>
    </w:p>
    <w:p w:rsidR="001455CD" w:rsidP="001A4FEB" w:rsidRDefault="001455CD" w14:paraId="2758187E" w14:textId="77777777">
      <w:pPr>
        <w:rPr>
          <w:rFonts w:cs="Times New Roman"/>
        </w:rPr>
      </w:pPr>
    </w:p>
    <w:p w:rsidRPr="000F4C4E" w:rsidR="00CB57C1" w:rsidP="000F4C4E" w:rsidRDefault="00536D7D" w14:paraId="2E0C5BE1" w14:textId="06BD4DA3">
      <w:pPr>
        <w:ind w:left="360"/>
        <w:rPr>
          <w:rFonts w:cs="Times New Roman"/>
          <w:b/>
          <w:bCs/>
        </w:rPr>
      </w:pPr>
      <w:r w:rsidRPr="000F4C4E">
        <w:rPr>
          <w:rFonts w:cs="Times New Roman"/>
          <w:b/>
          <w:bCs/>
        </w:rPr>
        <w:t>Interpretation:</w:t>
      </w:r>
    </w:p>
    <w:p w:rsidR="00536D7D" w:rsidP="000F4C4E" w:rsidRDefault="00536D7D" w14:paraId="46CB60CA" w14:textId="599DCE26">
      <w:pPr>
        <w:spacing w:after="0"/>
        <w:ind w:left="360"/>
        <w:rPr>
          <w:rFonts w:cs="Times New Roman"/>
        </w:rPr>
      </w:pPr>
      <w:r w:rsidRPr="00196AB3">
        <w:rPr>
          <w:rFonts w:cs="Times New Roman"/>
        </w:rPr>
        <w:t xml:space="preserve">1= Forest within the anthropogenic </w:t>
      </w:r>
      <w:r w:rsidRPr="00196AB3" w:rsidR="000167A8">
        <w:rPr>
          <w:rFonts w:cs="Times New Roman"/>
        </w:rPr>
        <w:t>buffer</w:t>
      </w:r>
      <w:r w:rsidRPr="00196AB3">
        <w:rPr>
          <w:rFonts w:cs="Times New Roman"/>
        </w:rPr>
        <w:t xml:space="preserve"> but in steep, inaccessible terrain.</w:t>
      </w:r>
    </w:p>
    <w:p w:rsidR="000F4C4E" w:rsidP="000F4C4E" w:rsidRDefault="000F4C4E" w14:paraId="14C83973" w14:textId="55D4151A">
      <w:pPr>
        <w:spacing w:after="0"/>
        <w:ind w:left="360"/>
        <w:rPr>
          <w:rFonts w:cs="Times New Roman"/>
        </w:rPr>
      </w:pPr>
      <w:r>
        <w:rPr>
          <w:rFonts w:cs="Times New Roman"/>
        </w:rPr>
        <w:t xml:space="preserve">0 = All other </w:t>
      </w:r>
      <w:r w:rsidR="002B3629">
        <w:rPr>
          <w:rFonts w:cs="Times New Roman"/>
        </w:rPr>
        <w:t>areas.</w:t>
      </w:r>
    </w:p>
    <w:p w:rsidR="002B3629" w:rsidP="000F4C4E" w:rsidRDefault="002B3629" w14:paraId="1756BDDE" w14:textId="77777777">
      <w:pPr>
        <w:spacing w:after="0"/>
        <w:ind w:left="360"/>
        <w:rPr>
          <w:rFonts w:cs="Times New Roman"/>
        </w:rPr>
      </w:pPr>
    </w:p>
    <w:p w:rsidR="002B3629" w:rsidP="000F4C4E" w:rsidRDefault="002B3629" w14:paraId="30431740" w14:textId="77777777">
      <w:pPr>
        <w:spacing w:after="0"/>
        <w:ind w:left="360"/>
        <w:rPr>
          <w:rFonts w:cs="Times New Roman"/>
        </w:rPr>
      </w:pPr>
    </w:p>
    <w:p w:rsidR="002B3629" w:rsidP="000F4C4E" w:rsidRDefault="002B3629" w14:paraId="5BF3280B" w14:textId="77777777">
      <w:pPr>
        <w:spacing w:after="0"/>
        <w:ind w:left="360"/>
        <w:rPr>
          <w:rFonts w:cs="Times New Roman"/>
        </w:rPr>
      </w:pPr>
    </w:p>
    <w:p w:rsidR="002B3629" w:rsidP="000F4C4E" w:rsidRDefault="002B3629" w14:paraId="2877C37B" w14:textId="77777777">
      <w:pPr>
        <w:spacing w:after="0"/>
        <w:ind w:left="360"/>
        <w:rPr>
          <w:rFonts w:cs="Times New Roman"/>
        </w:rPr>
      </w:pPr>
    </w:p>
    <w:p w:rsidR="002B3629" w:rsidP="000F4C4E" w:rsidRDefault="002B3629" w14:paraId="444A9619" w14:textId="77777777">
      <w:pPr>
        <w:spacing w:after="0"/>
        <w:ind w:left="360"/>
        <w:rPr>
          <w:rFonts w:cs="Times New Roman"/>
        </w:rPr>
      </w:pPr>
    </w:p>
    <w:p w:rsidR="002B3629" w:rsidP="000F4C4E" w:rsidRDefault="002B3629" w14:paraId="00FB2310" w14:textId="77777777">
      <w:pPr>
        <w:spacing w:after="0"/>
        <w:ind w:left="360"/>
        <w:rPr>
          <w:rFonts w:cs="Times New Roman"/>
        </w:rPr>
      </w:pPr>
    </w:p>
    <w:p w:rsidR="00536D7D" w:rsidP="001A4FEB" w:rsidRDefault="00536D7D" w14:paraId="4A3AA9A4" w14:textId="51F70084">
      <w:pPr>
        <w:rPr>
          <w:rFonts w:cs="Times New Roman"/>
        </w:rPr>
      </w:pPr>
    </w:p>
    <w:p w:rsidRPr="00196AB3" w:rsidR="00E2572D" w:rsidP="001A4FEB" w:rsidRDefault="00E2572D" w14:paraId="7BAC1211" w14:textId="77777777">
      <w:pPr>
        <w:rPr>
          <w:rFonts w:cs="Times New Roman"/>
        </w:rPr>
      </w:pPr>
    </w:p>
    <w:p w:rsidR="00E32083" w:rsidP="001A4FEB" w:rsidRDefault="006662F0" w14:paraId="4FDC94F7" w14:textId="0BDBAE89">
      <w:pPr>
        <w:rPr>
          <w:rFonts w:cs="Times New Roman"/>
        </w:rPr>
      </w:pPr>
      <w:r>
        <w:rPr>
          <w:rFonts w:cs="Times New Roman"/>
          <w:noProof/>
        </w:rPr>
        <mc:AlternateContent>
          <mc:Choice Requires="wps">
            <w:drawing>
              <wp:anchor distT="0" distB="0" distL="114300" distR="114300" simplePos="0" relativeHeight="251658281" behindDoc="0" locked="0" layoutInCell="1" allowOverlap="1" wp14:anchorId="1C6590E5" wp14:editId="05C36470">
                <wp:simplePos x="0" y="0"/>
                <wp:positionH relativeFrom="margin">
                  <wp:align>center</wp:align>
                </wp:positionH>
                <wp:positionV relativeFrom="paragraph">
                  <wp:posOffset>186969</wp:posOffset>
                </wp:positionV>
                <wp:extent cx="7248089" cy="4622334"/>
                <wp:effectExtent l="0" t="0" r="10160" b="26035"/>
                <wp:wrapNone/>
                <wp:docPr id="1272691572" name="Text Box 8"/>
                <wp:cNvGraphicFramePr/>
                <a:graphic xmlns:a="http://schemas.openxmlformats.org/drawingml/2006/main">
                  <a:graphicData uri="http://schemas.microsoft.com/office/word/2010/wordprocessingShape">
                    <wps:wsp>
                      <wps:cNvSpPr txBox="1"/>
                      <wps:spPr>
                        <a:xfrm>
                          <a:off x="0" y="0"/>
                          <a:ext cx="7248089" cy="4622334"/>
                        </a:xfrm>
                        <a:prstGeom prst="rect">
                          <a:avLst/>
                        </a:prstGeom>
                        <a:solidFill>
                          <a:schemeClr val="lt1"/>
                        </a:solidFill>
                        <a:ln w="6350">
                          <a:solidFill>
                            <a:prstClr val="black"/>
                          </a:solidFill>
                        </a:ln>
                      </wps:spPr>
                      <wps:txbx>
                        <w:txbxContent>
                          <w:p w:rsidR="006662F0" w:rsidRDefault="006662F0" w14:paraId="0FDE622C" w14:textId="4418B929">
                            <w:r>
                              <w:rPr>
                                <w:rFonts w:cs="Times New Roman"/>
                                <w:noProof/>
                              </w:rPr>
                              <w:drawing>
                                <wp:inline distT="0" distB="0" distL="0" distR="0" wp14:anchorId="038427D3" wp14:editId="29B4C7A7">
                                  <wp:extent cx="6895751" cy="3950970"/>
                                  <wp:effectExtent l="0" t="0" r="635" b="0"/>
                                  <wp:docPr id="2043618290" name="Picture 7"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3332" name="Picture 7" descr="A screenshot of a map&#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900887" cy="39539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3215753C">
              <v:shape id="_x0000_s1066" style="position:absolute;margin-left:0;margin-top:14.7pt;width:570.7pt;height:363.95pt;z-index:25165828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" w14:anchorId="1C6590E5">
                <v:textbox>
                  <w:txbxContent>
                    <w:p w:rsidR="006662F0" w:rsidRDefault="006662F0" w14:paraId="3656B9AB" w14:textId="4418B929">
                      <w:r>
                        <w:rPr>
                          <w:rFonts w:cs="Times New Roman"/>
                          <w:noProof/>
                        </w:rPr>
                        <w:drawing>
                          <wp:inline distT="0" distB="0" distL="0" distR="0" wp14:anchorId="4D2AD224" wp14:editId="29B4C7A7">
                            <wp:extent cx="6895751" cy="3950970"/>
                            <wp:effectExtent l="0" t="0" r="635" b="0"/>
                            <wp:docPr id="465160236" name="Picture 7"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3332" name="Picture 7" descr="A screenshot of a map&#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900887" cy="3953913"/>
                                    </a:xfrm>
                                    <a:prstGeom prst="rect">
                                      <a:avLst/>
                                    </a:prstGeom>
                                  </pic:spPr>
                                </pic:pic>
                              </a:graphicData>
                            </a:graphic>
                          </wp:inline>
                        </w:drawing>
                      </w:r>
                    </w:p>
                  </w:txbxContent>
                </v:textbox>
                <w10:wrap anchorx="margin"/>
              </v:shape>
            </w:pict>
          </mc:Fallback>
        </mc:AlternateContent>
      </w:r>
    </w:p>
    <w:p w:rsidR="00E32083" w:rsidP="001A4FEB" w:rsidRDefault="00E32083" w14:paraId="5CAA6DE6" w14:textId="77777777">
      <w:pPr>
        <w:rPr>
          <w:rFonts w:cs="Times New Roman"/>
        </w:rPr>
      </w:pPr>
    </w:p>
    <w:p w:rsidR="00E32083" w:rsidP="001A4FEB" w:rsidRDefault="00E32083" w14:paraId="47B33F44" w14:textId="77777777">
      <w:pPr>
        <w:rPr>
          <w:rFonts w:cs="Times New Roman"/>
        </w:rPr>
      </w:pPr>
    </w:p>
    <w:p w:rsidR="00E32083" w:rsidP="001A4FEB" w:rsidRDefault="00E32083" w14:paraId="0CAB151C" w14:textId="77777777">
      <w:pPr>
        <w:rPr>
          <w:rFonts w:cs="Times New Roman"/>
        </w:rPr>
      </w:pPr>
    </w:p>
    <w:p w:rsidR="00E32083" w:rsidP="001A4FEB" w:rsidRDefault="00E32083" w14:paraId="5A530926" w14:textId="77777777">
      <w:pPr>
        <w:rPr>
          <w:rFonts w:cs="Times New Roman"/>
        </w:rPr>
      </w:pPr>
    </w:p>
    <w:p w:rsidR="00E32083" w:rsidP="001A4FEB" w:rsidRDefault="00E32083" w14:paraId="034DEC23" w14:textId="77777777">
      <w:pPr>
        <w:rPr>
          <w:rFonts w:cs="Times New Roman"/>
        </w:rPr>
      </w:pPr>
    </w:p>
    <w:p w:rsidR="00E32083" w:rsidP="001A4FEB" w:rsidRDefault="00E32083" w14:paraId="09CA5B30" w14:textId="77777777">
      <w:pPr>
        <w:rPr>
          <w:rFonts w:cs="Times New Roman"/>
        </w:rPr>
      </w:pPr>
    </w:p>
    <w:p w:rsidR="00E32083" w:rsidP="001A4FEB" w:rsidRDefault="00E32083" w14:paraId="4EB57AEE" w14:textId="77777777">
      <w:pPr>
        <w:rPr>
          <w:rFonts w:cs="Times New Roman"/>
        </w:rPr>
      </w:pPr>
    </w:p>
    <w:p w:rsidR="00E32083" w:rsidP="001A4FEB" w:rsidRDefault="00E32083" w14:paraId="045F2FF0" w14:textId="77777777">
      <w:pPr>
        <w:rPr>
          <w:rFonts w:cs="Times New Roman"/>
        </w:rPr>
      </w:pPr>
    </w:p>
    <w:p w:rsidR="00E32083" w:rsidP="001A4FEB" w:rsidRDefault="00E32083" w14:paraId="06570083" w14:textId="77777777">
      <w:pPr>
        <w:rPr>
          <w:rFonts w:cs="Times New Roman"/>
        </w:rPr>
      </w:pPr>
    </w:p>
    <w:p w:rsidR="00E32083" w:rsidP="001A4FEB" w:rsidRDefault="00E32083" w14:paraId="65BB39E1" w14:textId="77777777">
      <w:pPr>
        <w:rPr>
          <w:rFonts w:cs="Times New Roman"/>
        </w:rPr>
      </w:pPr>
    </w:p>
    <w:p w:rsidR="00E32083" w:rsidP="001A4FEB" w:rsidRDefault="00E32083" w14:paraId="349EB812" w14:textId="77777777">
      <w:pPr>
        <w:rPr>
          <w:rFonts w:cs="Times New Roman"/>
        </w:rPr>
      </w:pPr>
    </w:p>
    <w:p w:rsidR="00E32083" w:rsidP="001A4FEB" w:rsidRDefault="00E32083" w14:paraId="621F8997" w14:textId="77777777">
      <w:pPr>
        <w:rPr>
          <w:rFonts w:cs="Times New Roman"/>
        </w:rPr>
      </w:pPr>
    </w:p>
    <w:p w:rsidR="00E32083" w:rsidP="001A4FEB" w:rsidRDefault="00E32083" w14:paraId="67E1110F" w14:textId="77777777">
      <w:pPr>
        <w:rPr>
          <w:rFonts w:cs="Times New Roman"/>
        </w:rPr>
      </w:pPr>
    </w:p>
    <w:p w:rsidR="00E32083" w:rsidP="001A4FEB" w:rsidRDefault="00E32083" w14:paraId="3003A992" w14:textId="77777777">
      <w:pPr>
        <w:rPr>
          <w:rFonts w:cs="Times New Roman"/>
        </w:rPr>
      </w:pPr>
    </w:p>
    <w:p w:rsidR="00E32083" w:rsidP="001A4FEB" w:rsidRDefault="00E32083" w14:paraId="12F4599A" w14:textId="77777777">
      <w:pPr>
        <w:rPr>
          <w:rFonts w:cs="Times New Roman"/>
        </w:rPr>
      </w:pPr>
    </w:p>
    <w:p w:rsidR="00E32083" w:rsidP="006662F0" w:rsidRDefault="006662F0" w14:paraId="745BA8DB" w14:textId="570677F3">
      <w:pPr>
        <w:pStyle w:val="Caption"/>
        <w:rPr>
          <w:rFonts w:cs="Times New Roman"/>
        </w:rPr>
      </w:pPr>
      <w:r>
        <w:t xml:space="preserve">                                                          Figure </w:t>
      </w:r>
      <w:r>
        <w:fldChar w:fldCharType="begin"/>
      </w:r>
      <w:r>
        <w:instrText xml:space="preserve"> SEQ Figure \* ARABIC </w:instrText>
      </w:r>
      <w:r>
        <w:fldChar w:fldCharType="separate"/>
      </w:r>
      <w:r w:rsidR="00EE130A">
        <w:rPr>
          <w:noProof/>
        </w:rPr>
        <w:t>16</w:t>
      </w:r>
      <w:r>
        <w:rPr>
          <w:noProof/>
        </w:rPr>
        <w:fldChar w:fldCharType="end"/>
      </w:r>
      <w:r>
        <w:t>: Forest in Steep Anthropogenic Areas</w:t>
      </w:r>
    </w:p>
    <w:p w:rsidR="00E32083" w:rsidP="00327F55" w:rsidRDefault="00327F55" w14:paraId="503AF028" w14:textId="4291A3FB">
      <w:pPr>
        <w:pStyle w:val="Caption"/>
        <w:rPr>
          <w:rFonts w:cs="Times New Roman"/>
        </w:rPr>
      </w:pPr>
      <w:r>
        <w:t xml:space="preserve">                                                Figure </w:t>
      </w:r>
      <w:r>
        <w:fldChar w:fldCharType="begin"/>
      </w:r>
      <w:r>
        <w:instrText xml:space="preserve"> SEQ Figure \* ARABIC </w:instrText>
      </w:r>
      <w:r>
        <w:fldChar w:fldCharType="separate"/>
      </w:r>
      <w:r w:rsidR="00EE130A">
        <w:rPr>
          <w:noProof/>
        </w:rPr>
        <w:t>17</w:t>
      </w:r>
      <w:r>
        <w:fldChar w:fldCharType="end"/>
      </w:r>
      <w:r>
        <w:t>: Primary Forest Tier Two</w:t>
      </w:r>
    </w:p>
    <w:p w:rsidR="00E32083" w:rsidP="001A4FEB" w:rsidRDefault="00E32083" w14:paraId="28F94B48" w14:textId="77777777">
      <w:pPr>
        <w:rPr>
          <w:rFonts w:cs="Times New Roman"/>
        </w:rPr>
      </w:pPr>
    </w:p>
    <w:p w:rsidR="00E32083" w:rsidP="001A4FEB" w:rsidRDefault="00E32083" w14:paraId="714DB6FE" w14:textId="77777777">
      <w:pPr>
        <w:rPr>
          <w:rFonts w:cs="Times New Roman"/>
        </w:rPr>
      </w:pPr>
    </w:p>
    <w:p w:rsidR="00E32083" w:rsidP="001A4FEB" w:rsidRDefault="00E32083" w14:paraId="3ACE9119" w14:textId="77777777">
      <w:pPr>
        <w:rPr>
          <w:rFonts w:cs="Times New Roman"/>
        </w:rPr>
      </w:pPr>
    </w:p>
    <w:p w:rsidR="00E32083" w:rsidP="001A4FEB" w:rsidRDefault="00E32083" w14:paraId="3B466E61" w14:textId="77777777">
      <w:pPr>
        <w:rPr>
          <w:rFonts w:cs="Times New Roman"/>
        </w:rPr>
      </w:pPr>
    </w:p>
    <w:p w:rsidR="00E32083" w:rsidP="001A4FEB" w:rsidRDefault="00E32083" w14:paraId="09D85D96" w14:textId="77777777">
      <w:pPr>
        <w:rPr>
          <w:rFonts w:cs="Times New Roman"/>
        </w:rPr>
      </w:pPr>
    </w:p>
    <w:p w:rsidR="00E32083" w:rsidP="001A4FEB" w:rsidRDefault="00E32083" w14:paraId="463D3891" w14:textId="77777777">
      <w:pPr>
        <w:rPr>
          <w:rFonts w:cs="Times New Roman"/>
        </w:rPr>
      </w:pPr>
    </w:p>
    <w:p w:rsidR="00E32083" w:rsidP="001A4FEB" w:rsidRDefault="00E32083" w14:paraId="7D534F7B" w14:textId="77777777">
      <w:pPr>
        <w:rPr>
          <w:rFonts w:cs="Times New Roman"/>
        </w:rPr>
      </w:pPr>
    </w:p>
    <w:p w:rsidRPr="00196AB3" w:rsidR="00E32083" w:rsidP="001A4FEB" w:rsidRDefault="00E32083" w14:paraId="66AD6BFB" w14:textId="77777777">
      <w:pPr>
        <w:rPr>
          <w:rFonts w:cs="Times New Roman"/>
        </w:rPr>
      </w:pPr>
    </w:p>
    <w:p w:rsidRPr="00196AB3" w:rsidR="00C64ABB" w:rsidP="00E5540E" w:rsidRDefault="00E5540E" w14:paraId="75C4D64A" w14:textId="22BE42AA">
      <w:pPr>
        <w:pStyle w:val="Heading3"/>
      </w:pPr>
      <w:bookmarkStart w:name="_Toc216949312" w:id="84"/>
      <w:r>
        <w:t>5.</w:t>
      </w:r>
      <w:r w:rsidR="001C285F">
        <w:t>3</w:t>
      </w:r>
      <w:r>
        <w:t xml:space="preserve">.2. </w:t>
      </w:r>
      <w:r w:rsidRPr="00196AB3" w:rsidR="001378E6">
        <w:t xml:space="preserve">Incorporating </w:t>
      </w:r>
      <w:r w:rsidRPr="00196AB3" w:rsidR="000167A8">
        <w:t>Protected</w:t>
      </w:r>
      <w:r w:rsidRPr="00196AB3" w:rsidR="001378E6">
        <w:t xml:space="preserve"> Areas</w:t>
      </w:r>
      <w:bookmarkEnd w:id="84"/>
    </w:p>
    <w:p w:rsidR="000167A8" w:rsidP="00023E90" w:rsidRDefault="00CB3AA7" w14:paraId="41FF42EC" w14:textId="4E42B97A">
      <w:pPr>
        <w:ind w:left="360"/>
        <w:rPr>
          <w:rFonts w:cs="Times New Roman"/>
        </w:rPr>
      </w:pPr>
      <w:r w:rsidRPr="00196AB3">
        <w:rPr>
          <w:rFonts w:cs="Times New Roman"/>
        </w:rPr>
        <w:t>T</w:t>
      </w:r>
      <w:r w:rsidRPr="00196AB3" w:rsidR="001160AD">
        <w:rPr>
          <w:rFonts w:cs="Times New Roman"/>
        </w:rPr>
        <w:t>ier three of the primary forest lo</w:t>
      </w:r>
      <w:r w:rsidRPr="00196AB3" w:rsidR="003714D0">
        <w:rPr>
          <w:rFonts w:cs="Times New Roman"/>
        </w:rPr>
        <w:t xml:space="preserve">gic works on the assumption that forests in </w:t>
      </w:r>
      <w:r w:rsidRPr="004D3325" w:rsidR="003714D0">
        <w:rPr>
          <w:rFonts w:cs="Times New Roman"/>
          <w:b/>
          <w:bCs/>
        </w:rPr>
        <w:t>well-managed legally protected areas</w:t>
      </w:r>
      <w:r w:rsidRPr="00196AB3" w:rsidR="003714D0">
        <w:rPr>
          <w:rFonts w:cs="Times New Roman"/>
        </w:rPr>
        <w:t xml:space="preserve"> are </w:t>
      </w:r>
      <w:r w:rsidRPr="00196AB3" w:rsidR="00642126">
        <w:rPr>
          <w:rFonts w:cs="Times New Roman"/>
        </w:rPr>
        <w:t xml:space="preserve">likely to be </w:t>
      </w:r>
      <w:r w:rsidRPr="004D3325" w:rsidR="00642126">
        <w:rPr>
          <w:rFonts w:cs="Times New Roman"/>
          <w:b/>
          <w:bCs/>
        </w:rPr>
        <w:t>undisturbed long- term</w:t>
      </w:r>
      <w:r w:rsidRPr="00196AB3" w:rsidR="00642126">
        <w:rPr>
          <w:rFonts w:cs="Times New Roman"/>
        </w:rPr>
        <w:t xml:space="preserve"> even when they are </w:t>
      </w:r>
      <w:r w:rsidRPr="004D3325" w:rsidR="00642126">
        <w:rPr>
          <w:rFonts w:cs="Times New Roman"/>
          <w:b/>
          <w:bCs/>
        </w:rPr>
        <w:t>within anthropogenic</w:t>
      </w:r>
      <w:r w:rsidRPr="00196AB3" w:rsidR="00642126">
        <w:rPr>
          <w:rFonts w:cs="Times New Roman"/>
        </w:rPr>
        <w:t xml:space="preserve"> </w:t>
      </w:r>
      <w:r w:rsidRPr="00196AB3" w:rsidR="000167A8">
        <w:rPr>
          <w:rFonts w:cs="Times New Roman"/>
        </w:rPr>
        <w:t xml:space="preserve">layers that are </w:t>
      </w:r>
      <w:r w:rsidRPr="004D3325" w:rsidR="000167A8">
        <w:rPr>
          <w:rFonts w:cs="Times New Roman"/>
          <w:b/>
          <w:bCs/>
        </w:rPr>
        <w:t>easily accessible.</w:t>
      </w:r>
    </w:p>
    <w:p w:rsidR="00D74354" w:rsidP="00023E90" w:rsidRDefault="00D74354" w14:paraId="4CFE3507" w14:textId="77777777">
      <w:pPr>
        <w:ind w:left="360"/>
        <w:rPr>
          <w:rFonts w:cs="Times New Roman"/>
        </w:rPr>
      </w:pPr>
    </w:p>
    <w:p w:rsidR="006C19AF" w:rsidP="00023E90" w:rsidRDefault="006C19AF" w14:paraId="4E5DB402" w14:textId="50065590">
      <w:pPr>
        <w:ind w:left="360"/>
        <w:rPr>
          <w:rFonts w:cs="Times New Roman"/>
          <w:b/>
          <w:bCs/>
        </w:rPr>
      </w:pPr>
      <w:r w:rsidRPr="00023E90">
        <w:rPr>
          <w:rFonts w:cs="Times New Roman"/>
          <w:b/>
          <w:bCs/>
        </w:rPr>
        <w:t>Required</w:t>
      </w:r>
      <w:r w:rsidR="006347BC">
        <w:rPr>
          <w:rFonts w:cs="Times New Roman"/>
          <w:b/>
          <w:bCs/>
        </w:rPr>
        <w:t xml:space="preserve"> Binary</w:t>
      </w:r>
      <w:r w:rsidRPr="00023E90">
        <w:rPr>
          <w:rFonts w:cs="Times New Roman"/>
          <w:b/>
          <w:bCs/>
        </w:rPr>
        <w:t xml:space="preserve"> </w:t>
      </w:r>
      <w:r w:rsidRPr="00023E90" w:rsidR="00023E90">
        <w:rPr>
          <w:rFonts w:cs="Times New Roman"/>
          <w:b/>
          <w:bCs/>
        </w:rPr>
        <w:t>Inputs:</w:t>
      </w:r>
    </w:p>
    <w:p w:rsidRPr="0079625C" w:rsidR="00D74354" w:rsidP="00151EF7" w:rsidRDefault="00D74354" w14:paraId="5954F78F" w14:textId="37D7676A">
      <w:pPr>
        <w:numPr>
          <w:ilvl w:val="0"/>
          <w:numId w:val="32"/>
        </w:numPr>
        <w:spacing w:after="0"/>
        <w:rPr>
          <w:rFonts w:ascii="Courier New" w:hAnsi="Courier New" w:cs="Courier New"/>
        </w:rPr>
      </w:pPr>
      <w:r>
        <w:rPr>
          <w:rFonts w:cs="Times New Roman"/>
          <w:b/>
          <w:bCs/>
        </w:rPr>
        <w:t>Forest in anthropogenic area:</w:t>
      </w:r>
      <w:r w:rsidRPr="00D74354">
        <w:rPr>
          <w:rFonts w:ascii="Courier New" w:hAnsi="Courier New" w:cs="Courier New"/>
        </w:rPr>
        <w:t xml:space="preserve"> Forest_Anthropogenic.tif</w:t>
      </w:r>
    </w:p>
    <w:p w:rsidRPr="0079625C" w:rsidR="00D74354" w:rsidP="00151EF7" w:rsidRDefault="00250713" w14:paraId="63B909F6" w14:textId="307E8F12">
      <w:pPr>
        <w:numPr>
          <w:ilvl w:val="0"/>
          <w:numId w:val="32"/>
        </w:numPr>
        <w:spacing w:after="0"/>
        <w:rPr>
          <w:rFonts w:ascii="Courier New" w:hAnsi="Courier New" w:cs="Courier New"/>
        </w:rPr>
      </w:pPr>
      <w:r>
        <w:rPr>
          <w:rFonts w:cs="Times New Roman"/>
          <w:b/>
          <w:bCs/>
        </w:rPr>
        <w:t xml:space="preserve">Gentle Slope Mask: </w:t>
      </w:r>
      <w:r w:rsidRPr="0079625C" w:rsidR="00302D9A">
        <w:rPr>
          <w:rFonts w:ascii="Courier New" w:hAnsi="Courier New" w:cs="Courier New"/>
        </w:rPr>
        <w:t>Gentle_Slope.tif</w:t>
      </w:r>
    </w:p>
    <w:p w:rsidRPr="00D74354" w:rsidR="00D74354" w:rsidP="00151EF7" w:rsidRDefault="00250713" w14:paraId="71E823F1" w14:textId="435A408C">
      <w:pPr>
        <w:numPr>
          <w:ilvl w:val="0"/>
          <w:numId w:val="32"/>
        </w:numPr>
        <w:spacing w:after="0"/>
        <w:rPr>
          <w:rFonts w:ascii="Courier New" w:hAnsi="Courier New" w:cs="Courier New"/>
        </w:rPr>
      </w:pPr>
      <w:r>
        <w:rPr>
          <w:rFonts w:cs="Times New Roman"/>
          <w:b/>
          <w:bCs/>
        </w:rPr>
        <w:t xml:space="preserve">Protected areas </w:t>
      </w:r>
      <w:r w:rsidR="0079625C">
        <w:rPr>
          <w:rFonts w:cs="Times New Roman"/>
          <w:b/>
          <w:bCs/>
        </w:rPr>
        <w:t>mask:</w:t>
      </w:r>
      <w:r>
        <w:rPr>
          <w:rFonts w:cs="Times New Roman"/>
          <w:b/>
          <w:bCs/>
        </w:rPr>
        <w:t xml:space="preserve"> </w:t>
      </w:r>
      <w:r w:rsidRPr="0079625C" w:rsidR="00C27F2D">
        <w:rPr>
          <w:rFonts w:ascii="Courier New" w:hAnsi="Courier New" w:cs="Courier New"/>
        </w:rPr>
        <w:t>PA_mask.tif.</w:t>
      </w:r>
    </w:p>
    <w:p w:rsidR="00E3110F" w:rsidP="00E3110F" w:rsidRDefault="00E3110F" w14:paraId="07A29C67" w14:textId="77777777">
      <w:pPr>
        <w:rPr>
          <w:rFonts w:cs="Times New Roman"/>
          <w:b/>
          <w:bCs/>
        </w:rPr>
      </w:pPr>
    </w:p>
    <w:p w:rsidRPr="00023E90" w:rsidR="006347BC" w:rsidP="00FA6E91" w:rsidRDefault="009A7370" w14:paraId="2E77A8D7" w14:textId="72576D91">
      <w:pPr>
        <w:ind w:left="360"/>
        <w:rPr>
          <w:rFonts w:cs="Times New Roman"/>
          <w:b/>
          <w:bCs/>
        </w:rPr>
      </w:pPr>
      <w:r>
        <w:rPr>
          <w:rFonts w:cs="Times New Roman"/>
          <w:b/>
          <w:bCs/>
        </w:rPr>
        <w:t xml:space="preserve">All three must share the same </w:t>
      </w:r>
      <w:r w:rsidR="00BF6968">
        <w:rPr>
          <w:rFonts w:cs="Times New Roman"/>
          <w:b/>
          <w:bCs/>
        </w:rPr>
        <w:t>CRS,</w:t>
      </w:r>
      <w:r>
        <w:rPr>
          <w:rFonts w:cs="Times New Roman"/>
          <w:b/>
          <w:bCs/>
        </w:rPr>
        <w:t xml:space="preserve"> resolution, extent and</w:t>
      </w:r>
      <w:r w:rsidR="00E3110F">
        <w:rPr>
          <w:rFonts w:cs="Times New Roman"/>
          <w:b/>
          <w:bCs/>
        </w:rPr>
        <w:t xml:space="preserve"> NoData should be </w:t>
      </w:r>
      <w:r w:rsidR="00C27F2D">
        <w:rPr>
          <w:rFonts w:cs="Times New Roman"/>
          <w:b/>
          <w:bCs/>
        </w:rPr>
        <w:t>0.</w:t>
      </w:r>
    </w:p>
    <w:p w:rsidR="00B235C4" w:rsidP="00B235C4" w:rsidRDefault="00B235C4" w14:paraId="014EC37F" w14:textId="77777777">
      <w:pPr>
        <w:ind w:left="720"/>
        <w:rPr>
          <w:rFonts w:cs="Times New Roman"/>
        </w:rPr>
      </w:pPr>
    </w:p>
    <w:p w:rsidRPr="00196AB3" w:rsidR="00531213" w:rsidP="00B235C4" w:rsidRDefault="0023615B" w14:paraId="65608346" w14:textId="6619A7FF">
      <w:pPr>
        <w:ind w:left="720"/>
        <w:rPr>
          <w:rFonts w:cs="Times New Roman"/>
        </w:rPr>
      </w:pPr>
      <w:r>
        <w:rPr>
          <w:rFonts w:cs="Times New Roman"/>
        </w:rPr>
        <w:t>P</w:t>
      </w:r>
      <w:r w:rsidRPr="00196AB3" w:rsidR="00BC4F90">
        <w:rPr>
          <w:rFonts w:cs="Times New Roman"/>
        </w:rPr>
        <w:t>aste either expression</w:t>
      </w:r>
      <w:r w:rsidRPr="00196AB3" w:rsidR="009320B8">
        <w:rPr>
          <w:rFonts w:cs="Times New Roman"/>
        </w:rPr>
        <w:t xml:space="preserve"> in the </w:t>
      </w:r>
      <w:r w:rsidRPr="00B235C4">
        <w:rPr>
          <w:rFonts w:cs="Times New Roman"/>
          <w:b/>
          <w:bCs/>
        </w:rPr>
        <w:t>R</w:t>
      </w:r>
      <w:r w:rsidRPr="00B235C4" w:rsidR="009320B8">
        <w:rPr>
          <w:rFonts w:cs="Times New Roman"/>
          <w:b/>
          <w:bCs/>
        </w:rPr>
        <w:t xml:space="preserve">aster </w:t>
      </w:r>
      <w:r w:rsidRPr="00B235C4">
        <w:rPr>
          <w:rFonts w:cs="Times New Roman"/>
          <w:b/>
          <w:bCs/>
        </w:rPr>
        <w:t>C</w:t>
      </w:r>
      <w:r w:rsidRPr="00B235C4" w:rsidR="00782D07">
        <w:rPr>
          <w:rFonts w:cs="Times New Roman"/>
          <w:b/>
          <w:bCs/>
        </w:rPr>
        <w:t>alculator</w:t>
      </w:r>
      <w:r w:rsidRPr="00196AB3" w:rsidR="00782D07">
        <w:rPr>
          <w:rFonts w:cs="Times New Roman"/>
        </w:rPr>
        <w:t>,</w:t>
      </w:r>
    </w:p>
    <w:p w:rsidRPr="00196AB3" w:rsidR="009320B8" w:rsidP="00B235C4" w:rsidRDefault="009320B8" w14:paraId="0EC48246" w14:textId="77777777">
      <w:pPr>
        <w:ind w:left="720"/>
        <w:rPr>
          <w:rFonts w:cs="Times New Roman"/>
        </w:rPr>
      </w:pPr>
    </w:p>
    <w:p w:rsidRPr="00196AB3" w:rsidR="00442C78" w:rsidP="006518B8" w:rsidRDefault="00FA6733" w14:paraId="69D3215F" w14:textId="4709F65F">
      <w:pPr>
        <w:ind w:left="720"/>
        <w:rPr>
          <w:rFonts w:cs="Times New Roman"/>
        </w:rPr>
      </w:pPr>
      <w:r w:rsidRPr="00B67E27">
        <w:rPr>
          <w:rFonts w:ascii="Courier New" w:hAnsi="Courier New" w:cs="Courier New"/>
        </w:rPr>
        <w:t>"</w:t>
      </w:r>
      <w:r w:rsidRPr="00B235C4" w:rsidR="009320B8">
        <w:rPr>
          <w:rFonts w:ascii="Courier New" w:hAnsi="Courier New" w:cs="Courier New"/>
        </w:rPr>
        <w:t>Forest_</w:t>
      </w:r>
      <w:r w:rsidR="00F209A6">
        <w:rPr>
          <w:rFonts w:ascii="Courier New" w:hAnsi="Courier New" w:cs="Courier New"/>
        </w:rPr>
        <w:t>A</w:t>
      </w:r>
      <w:r w:rsidRPr="00B235C4" w:rsidR="009320B8">
        <w:rPr>
          <w:rFonts w:ascii="Courier New" w:hAnsi="Courier New" w:cs="Courier New"/>
        </w:rPr>
        <w:t>nthropogenic@1</w:t>
      </w:r>
      <w:r w:rsidRPr="00196AB3" w:rsidR="009320B8">
        <w:rPr>
          <w:rFonts w:cs="Times New Roman"/>
        </w:rPr>
        <w:t>" *</w:t>
      </w:r>
      <w:r w:rsidR="00DD3E16">
        <w:rPr>
          <w:rFonts w:cs="Times New Roman"/>
        </w:rPr>
        <w:t xml:space="preserve"> </w:t>
      </w:r>
      <w:r w:rsidRPr="00DD3E16" w:rsidR="00DD3E16">
        <w:rPr>
          <w:rFonts w:ascii="Courier New" w:hAnsi="Courier New" w:cs="Courier New"/>
        </w:rPr>
        <w:t>"pa_mask@1 "</w:t>
      </w:r>
      <w:r w:rsidR="00DD3E16">
        <w:rPr>
          <w:rFonts w:ascii="Courier New" w:hAnsi="Courier New" w:cs="Courier New"/>
        </w:rPr>
        <w:t xml:space="preserve"> </w:t>
      </w:r>
      <w:r w:rsidR="003452F4">
        <w:rPr>
          <w:rFonts w:ascii="Courier New" w:hAnsi="Courier New" w:cs="Courier New"/>
        </w:rPr>
        <w:t xml:space="preserve">* </w:t>
      </w:r>
      <w:r w:rsidRPr="00196AB3" w:rsidR="003452F4">
        <w:rPr>
          <w:rFonts w:cs="Times New Roman"/>
        </w:rPr>
        <w:t>(</w:t>
      </w:r>
      <w:r w:rsidRPr="00B67E27" w:rsidR="00F66030">
        <w:rPr>
          <w:rFonts w:ascii="Courier New" w:hAnsi="Courier New" w:cs="Courier New"/>
        </w:rPr>
        <w:t>"</w:t>
      </w:r>
      <w:r w:rsidR="00B235C4">
        <w:rPr>
          <w:rFonts w:ascii="Courier New" w:hAnsi="Courier New" w:cs="Courier New"/>
        </w:rPr>
        <w:t>Gentle_</w:t>
      </w:r>
      <w:r w:rsidR="006518B8">
        <w:rPr>
          <w:rFonts w:ascii="Courier New" w:hAnsi="Courier New" w:cs="Courier New"/>
        </w:rPr>
        <w:t>Slope</w:t>
      </w:r>
      <w:r w:rsidRPr="00B235C4" w:rsidR="009320B8">
        <w:rPr>
          <w:rFonts w:ascii="Courier New" w:hAnsi="Courier New" w:cs="Courier New"/>
        </w:rPr>
        <w:t>@1</w:t>
      </w:r>
      <w:r w:rsidRPr="00B235C4" w:rsidR="00442C78">
        <w:rPr>
          <w:rFonts w:ascii="Courier New" w:hAnsi="Courier New" w:cs="Courier New"/>
        </w:rPr>
        <w:t xml:space="preserve"> =</w:t>
      </w:r>
      <w:r w:rsidR="006518B8">
        <w:rPr>
          <w:rFonts w:ascii="Courier New" w:hAnsi="Courier New" w:cs="Courier New"/>
        </w:rPr>
        <w:t>1</w:t>
      </w:r>
      <w:r w:rsidRPr="00B67E27" w:rsidR="00F66030">
        <w:rPr>
          <w:rFonts w:ascii="Courier New" w:hAnsi="Courier New" w:cs="Courier New"/>
        </w:rPr>
        <w:t>"</w:t>
      </w:r>
      <w:r w:rsidRPr="00196AB3" w:rsidR="00442C78">
        <w:rPr>
          <w:rFonts w:cs="Times New Roman"/>
        </w:rPr>
        <w:t>)</w:t>
      </w:r>
    </w:p>
    <w:p w:rsidR="009320B8" w:rsidP="00B235C4" w:rsidRDefault="00743C67" w14:paraId="15BB6321" w14:textId="48A7A86D">
      <w:pPr>
        <w:ind w:left="720"/>
        <w:rPr>
          <w:rFonts w:cs="Times New Roman"/>
        </w:rPr>
      </w:pPr>
      <w:r w:rsidRPr="00196AB3">
        <w:rPr>
          <w:rFonts w:cs="Times New Roman"/>
        </w:rPr>
        <w:t>Alternatively,</w:t>
      </w:r>
      <w:r w:rsidRPr="00196AB3" w:rsidR="009320B8">
        <w:rPr>
          <w:rFonts w:cs="Times New Roman"/>
        </w:rPr>
        <w:t xml:space="preserve"> we can use logical</w:t>
      </w:r>
      <w:r w:rsidR="002D1E48">
        <w:rPr>
          <w:rFonts w:cs="Times New Roman"/>
        </w:rPr>
        <w:t xml:space="preserve"> </w:t>
      </w:r>
      <w:r w:rsidRPr="006518B8" w:rsidR="006518B8">
        <w:rPr>
          <w:rFonts w:cs="Times New Roman"/>
          <w:b/>
          <w:bCs/>
        </w:rPr>
        <w:t>AND</w:t>
      </w:r>
      <w:r w:rsidR="006518B8">
        <w:rPr>
          <w:rFonts w:cs="Times New Roman"/>
        </w:rPr>
        <w:t xml:space="preserve"> </w:t>
      </w:r>
      <w:r w:rsidRPr="00196AB3" w:rsidR="006518B8">
        <w:rPr>
          <w:rFonts w:cs="Times New Roman"/>
        </w:rPr>
        <w:t>operator</w:t>
      </w:r>
      <w:r w:rsidRPr="00196AB3" w:rsidR="009320B8">
        <w:rPr>
          <w:rFonts w:cs="Times New Roman"/>
        </w:rPr>
        <w:t>;</w:t>
      </w:r>
    </w:p>
    <w:p w:rsidRPr="00196AB3" w:rsidR="006518B8" w:rsidP="00B235C4" w:rsidRDefault="006518B8" w14:paraId="45EDA26E" w14:textId="77777777">
      <w:pPr>
        <w:ind w:left="720"/>
        <w:rPr>
          <w:rFonts w:cs="Times New Roman"/>
        </w:rPr>
      </w:pPr>
    </w:p>
    <w:p w:rsidRPr="00B67E27" w:rsidR="009320B8" w:rsidP="00B235C4" w:rsidRDefault="000B144E" w14:paraId="50D6ACCC" w14:textId="4E5357F9">
      <w:pPr>
        <w:ind w:left="720"/>
        <w:rPr>
          <w:rFonts w:ascii="Courier New" w:hAnsi="Courier New" w:cs="Courier New"/>
        </w:rPr>
      </w:pPr>
      <w:r>
        <w:rPr>
          <w:rFonts w:cs="Times New Roman"/>
        </w:rPr>
        <w:t>(</w:t>
      </w:r>
      <w:r w:rsidRPr="00196AB3" w:rsidR="009320B8">
        <w:rPr>
          <w:rFonts w:cs="Times New Roman"/>
        </w:rPr>
        <w:t>(</w:t>
      </w:r>
      <w:r w:rsidRPr="00B67E27" w:rsidR="00FA6733">
        <w:rPr>
          <w:rFonts w:ascii="Courier New" w:hAnsi="Courier New" w:cs="Courier New"/>
        </w:rPr>
        <w:t>"</w:t>
      </w:r>
      <w:r w:rsidRPr="00B67E27" w:rsidR="009320B8">
        <w:rPr>
          <w:rFonts w:ascii="Courier New" w:hAnsi="Courier New" w:cs="Courier New"/>
        </w:rPr>
        <w:t>Forest_</w:t>
      </w:r>
      <w:r w:rsidR="003452F4">
        <w:rPr>
          <w:rFonts w:ascii="Courier New" w:hAnsi="Courier New" w:cs="Courier New"/>
        </w:rPr>
        <w:t>A</w:t>
      </w:r>
      <w:r w:rsidRPr="00B67E27" w:rsidR="009320B8">
        <w:rPr>
          <w:rFonts w:ascii="Courier New" w:hAnsi="Courier New" w:cs="Courier New"/>
        </w:rPr>
        <w:t>nthropogenic@1" =</w:t>
      </w:r>
      <w:r w:rsidRPr="00B67E27" w:rsidR="00743C67">
        <w:rPr>
          <w:rFonts w:ascii="Courier New" w:hAnsi="Courier New" w:cs="Courier New"/>
        </w:rPr>
        <w:t>1)</w:t>
      </w:r>
      <w:r w:rsidRPr="00196AB3" w:rsidR="009320B8">
        <w:rPr>
          <w:rFonts w:cs="Times New Roman"/>
        </w:rPr>
        <w:t xml:space="preserve"> </w:t>
      </w:r>
      <w:r w:rsidRPr="00B67E27" w:rsidR="00D95E9F">
        <w:rPr>
          <w:rFonts w:ascii="Courier New" w:hAnsi="Courier New" w:cs="Courier New"/>
        </w:rPr>
        <w:t>AND (</w:t>
      </w:r>
      <w:r w:rsidRPr="00B67E27" w:rsidR="009F773E">
        <w:rPr>
          <w:rFonts w:ascii="Courier New" w:hAnsi="Courier New" w:cs="Courier New"/>
        </w:rPr>
        <w:t>"</w:t>
      </w:r>
      <w:r w:rsidR="00B67E27">
        <w:rPr>
          <w:rFonts w:ascii="Courier New" w:hAnsi="Courier New" w:cs="Courier New"/>
        </w:rPr>
        <w:t>Gentle_Slope</w:t>
      </w:r>
      <w:r w:rsidRPr="00B67E27" w:rsidR="009320B8">
        <w:rPr>
          <w:rFonts w:ascii="Courier New" w:hAnsi="Courier New" w:cs="Courier New"/>
        </w:rPr>
        <w:t>@1</w:t>
      </w:r>
      <w:r w:rsidRPr="00B67E27" w:rsidR="003452F4">
        <w:rPr>
          <w:rFonts w:ascii="Courier New" w:hAnsi="Courier New" w:cs="Courier New"/>
        </w:rPr>
        <w:t>"</w:t>
      </w:r>
      <w:r w:rsidRPr="00B67E27" w:rsidR="009320B8">
        <w:rPr>
          <w:rFonts w:ascii="Courier New" w:hAnsi="Courier New" w:cs="Courier New"/>
        </w:rPr>
        <w:t xml:space="preserve"> =</w:t>
      </w:r>
      <w:r w:rsidRPr="00B67E27" w:rsidR="003452F4">
        <w:rPr>
          <w:rFonts w:ascii="Courier New" w:hAnsi="Courier New" w:cs="Courier New"/>
        </w:rPr>
        <w:t>1)</w:t>
      </w:r>
      <w:r w:rsidR="003452F4">
        <w:rPr>
          <w:rFonts w:ascii="Courier New" w:hAnsi="Courier New" w:cs="Courier New"/>
        </w:rPr>
        <w:t xml:space="preserve"> AND</w:t>
      </w:r>
      <w:r w:rsidR="009F773E">
        <w:rPr>
          <w:rFonts w:ascii="Courier New" w:hAnsi="Courier New" w:cs="Courier New"/>
        </w:rPr>
        <w:t xml:space="preserve"> </w:t>
      </w:r>
      <w:r w:rsidR="00144980">
        <w:rPr>
          <w:rFonts w:ascii="Courier New" w:hAnsi="Courier New" w:cs="Courier New"/>
        </w:rPr>
        <w:t>(</w:t>
      </w:r>
      <w:r w:rsidRPr="00B67E27" w:rsidR="003452F4">
        <w:rPr>
          <w:rFonts w:ascii="Courier New" w:hAnsi="Courier New" w:cs="Courier New"/>
        </w:rPr>
        <w:t>"</w:t>
      </w:r>
      <w:r w:rsidR="009F773E">
        <w:rPr>
          <w:rFonts w:ascii="Courier New" w:hAnsi="Courier New" w:cs="Courier New"/>
        </w:rPr>
        <w:t>PA_Mask@1</w:t>
      </w:r>
      <w:r w:rsidRPr="00B67E27" w:rsidR="003452F4">
        <w:rPr>
          <w:rFonts w:ascii="Courier New" w:hAnsi="Courier New" w:cs="Courier New"/>
        </w:rPr>
        <w:t>"</w:t>
      </w:r>
      <w:r w:rsidR="009F773E">
        <w:rPr>
          <w:rFonts w:ascii="Courier New" w:hAnsi="Courier New" w:cs="Courier New"/>
        </w:rPr>
        <w:t xml:space="preserve"> =1)</w:t>
      </w:r>
      <w:r w:rsidR="00153E25">
        <w:rPr>
          <w:rFonts w:ascii="Courier New" w:hAnsi="Courier New" w:cs="Courier New"/>
        </w:rPr>
        <w:t>)</w:t>
      </w:r>
      <w:r w:rsidR="006776ED">
        <w:rPr>
          <w:rFonts w:ascii="Courier New" w:hAnsi="Courier New" w:cs="Courier New"/>
        </w:rPr>
        <w:t xml:space="preserve"> </w:t>
      </w:r>
      <w:r>
        <w:rPr>
          <w:rFonts w:ascii="Courier New" w:hAnsi="Courier New" w:cs="Courier New"/>
        </w:rPr>
        <w:t>*</w:t>
      </w:r>
      <w:r w:rsidR="006776ED">
        <w:rPr>
          <w:rFonts w:ascii="Courier New" w:hAnsi="Courier New" w:cs="Courier New"/>
        </w:rPr>
        <w:t>1</w:t>
      </w:r>
    </w:p>
    <w:p w:rsidRPr="00196AB3" w:rsidR="009B3E8F" w:rsidP="00B235C4" w:rsidRDefault="009B3E8F" w14:paraId="4A238126" w14:textId="77777777">
      <w:pPr>
        <w:ind w:left="720"/>
        <w:rPr>
          <w:rFonts w:cs="Times New Roman"/>
        </w:rPr>
      </w:pPr>
    </w:p>
    <w:p w:rsidR="009B3E8F" w:rsidP="00615035" w:rsidRDefault="009B3E8F" w14:paraId="5ABE6957" w14:textId="5DF5A910">
      <w:pPr>
        <w:spacing w:after="0"/>
        <w:ind w:left="720"/>
        <w:rPr>
          <w:rFonts w:ascii="Courier New" w:hAnsi="Courier New" w:cs="Courier New"/>
        </w:rPr>
      </w:pPr>
      <w:r w:rsidRPr="008268FC">
        <w:rPr>
          <w:rFonts w:cs="Times New Roman"/>
          <w:b/>
          <w:bCs/>
        </w:rPr>
        <w:t>Output</w:t>
      </w:r>
      <w:r w:rsidRPr="00196AB3">
        <w:rPr>
          <w:rFonts w:cs="Times New Roman"/>
        </w:rPr>
        <w:t xml:space="preserve"> – </w:t>
      </w:r>
      <w:bookmarkStart w:name="_Hlk216446488" w:id="85"/>
      <w:bookmarkStart w:name="_Hlk215665992" w:id="86"/>
      <w:bookmarkStart w:name="_Hlk216446439" w:id="87"/>
      <w:r w:rsidRPr="008268FC">
        <w:rPr>
          <w:rFonts w:ascii="Courier New" w:hAnsi="Courier New" w:cs="Courier New"/>
        </w:rPr>
        <w:t>Forest_anthro_gentle</w:t>
      </w:r>
      <w:r w:rsidR="000061EA">
        <w:rPr>
          <w:rFonts w:ascii="Courier New" w:hAnsi="Courier New" w:cs="Courier New"/>
        </w:rPr>
        <w:t>_PA</w:t>
      </w:r>
      <w:bookmarkEnd w:id="85"/>
      <w:r w:rsidRPr="008268FC">
        <w:rPr>
          <w:rFonts w:ascii="Courier New" w:hAnsi="Courier New" w:cs="Courier New"/>
        </w:rPr>
        <w:t>.tif</w:t>
      </w:r>
      <w:bookmarkEnd w:id="86"/>
    </w:p>
    <w:bookmarkEnd w:id="87"/>
    <w:p w:rsidRPr="00615035" w:rsidR="008268FC" w:rsidP="00615035" w:rsidRDefault="008268FC" w14:paraId="12F24772" w14:textId="4F876B41">
      <w:pPr>
        <w:spacing w:after="0"/>
        <w:ind w:left="720"/>
        <w:rPr>
          <w:rFonts w:cs="Times New Roman"/>
        </w:rPr>
      </w:pPr>
      <w:r>
        <w:rPr>
          <w:rFonts w:cs="Times New Roman"/>
          <w:b/>
          <w:bCs/>
        </w:rPr>
        <w:t xml:space="preserve">Data </w:t>
      </w:r>
      <w:r w:rsidR="00615035">
        <w:rPr>
          <w:rFonts w:cs="Times New Roman"/>
          <w:b/>
          <w:bCs/>
        </w:rPr>
        <w:t>type:</w:t>
      </w:r>
      <w:r>
        <w:rPr>
          <w:rFonts w:ascii="Courier New" w:hAnsi="Courier New" w:cs="Courier New"/>
        </w:rPr>
        <w:t xml:space="preserve"> </w:t>
      </w:r>
      <w:r w:rsidRPr="00615035">
        <w:rPr>
          <w:rFonts w:cs="Times New Roman"/>
        </w:rPr>
        <w:t>Byte/ Int16</w:t>
      </w:r>
    </w:p>
    <w:p w:rsidRPr="00615035" w:rsidR="008268FC" w:rsidP="00615035" w:rsidRDefault="00615035" w14:paraId="1638CD01" w14:textId="0DB30173">
      <w:pPr>
        <w:spacing w:after="0"/>
        <w:ind w:left="720"/>
        <w:rPr>
          <w:rFonts w:cs="Times New Roman"/>
        </w:rPr>
      </w:pPr>
      <w:r w:rsidRPr="00615035">
        <w:rPr>
          <w:rFonts w:cs="Times New Roman"/>
          <w:b/>
          <w:bCs/>
        </w:rPr>
        <w:t>NoData value:</w:t>
      </w:r>
      <w:r w:rsidRPr="00615035">
        <w:rPr>
          <w:rFonts w:cs="Times New Roman"/>
        </w:rPr>
        <w:t xml:space="preserve"> 0</w:t>
      </w:r>
    </w:p>
    <w:p w:rsidR="00611309" w:rsidP="00E3301B" w:rsidRDefault="004D1B09" w14:paraId="61338616" w14:textId="769BFC47">
      <w:pPr>
        <w:ind w:left="720"/>
        <w:rPr>
          <w:rFonts w:cs="Times New Roman"/>
          <w:b/>
          <w:bCs/>
        </w:rPr>
      </w:pPr>
      <w:r w:rsidRPr="00611309">
        <w:rPr>
          <w:rFonts w:cs="Times New Roman"/>
          <w:b/>
          <w:bCs/>
        </w:rPr>
        <w:t xml:space="preserve">Match the CRS, resolution and extent with other processing </w:t>
      </w:r>
      <w:r w:rsidRPr="00611309" w:rsidR="00611309">
        <w:rPr>
          <w:rFonts w:cs="Times New Roman"/>
          <w:b/>
          <w:bCs/>
        </w:rPr>
        <w:t>layers.</w:t>
      </w:r>
    </w:p>
    <w:p w:rsidRPr="00E3301B" w:rsidR="00835962" w:rsidP="00E342C7" w:rsidRDefault="00835962" w14:paraId="23D05A9C" w14:textId="77777777">
      <w:pPr>
        <w:rPr>
          <w:rFonts w:cs="Times New Roman"/>
          <w:b/>
          <w:bCs/>
        </w:rPr>
      </w:pPr>
    </w:p>
    <w:p w:rsidRPr="00E342C7" w:rsidR="00E261FB" w:rsidP="00B235C4" w:rsidRDefault="00E261FB" w14:paraId="40C4A52F" w14:textId="77777777">
      <w:pPr>
        <w:ind w:left="720"/>
        <w:rPr>
          <w:rFonts w:cs="Times New Roman"/>
          <w:b/>
          <w:bCs/>
        </w:rPr>
      </w:pPr>
      <w:r w:rsidRPr="00E342C7">
        <w:rPr>
          <w:rFonts w:cs="Times New Roman"/>
          <w:b/>
          <w:bCs/>
        </w:rPr>
        <w:t>Interpreting the results</w:t>
      </w:r>
    </w:p>
    <w:p w:rsidRPr="00E342C7" w:rsidR="00D82DC1" w:rsidP="00B235C4" w:rsidRDefault="00D82DC1" w14:paraId="0E285ECE" w14:textId="5842CE18">
      <w:pPr>
        <w:ind w:left="720"/>
        <w:rPr>
          <w:rFonts w:cs="Times New Roman"/>
        </w:rPr>
      </w:pPr>
      <w:r w:rsidRPr="00E342C7">
        <w:rPr>
          <w:rFonts w:cs="Times New Roman"/>
          <w:b/>
          <w:bCs/>
        </w:rPr>
        <w:t xml:space="preserve"> 1 = </w:t>
      </w:r>
      <w:r w:rsidRPr="00E342C7">
        <w:rPr>
          <w:rFonts w:cs="Times New Roman"/>
        </w:rPr>
        <w:t>forest in anthropogenic context, gentle slop</w:t>
      </w:r>
      <w:r w:rsidRPr="00E342C7" w:rsidR="00E342C7">
        <w:rPr>
          <w:rFonts w:cs="Times New Roman"/>
        </w:rPr>
        <w:t>ing</w:t>
      </w:r>
      <w:r w:rsidRPr="00E342C7">
        <w:rPr>
          <w:rFonts w:cs="Times New Roman"/>
        </w:rPr>
        <w:t>, but in a strict, long-term PA.</w:t>
      </w:r>
    </w:p>
    <w:p w:rsidRPr="00E342C7" w:rsidR="00E342C7" w:rsidP="00B235C4" w:rsidRDefault="00E342C7" w14:paraId="35F834ED" w14:textId="130EE03B">
      <w:pPr>
        <w:ind w:left="720"/>
        <w:rPr>
          <w:rFonts w:cs="Times New Roman"/>
        </w:rPr>
      </w:pPr>
      <w:r w:rsidRPr="00E342C7">
        <w:rPr>
          <w:rFonts w:cs="Times New Roman"/>
          <w:b/>
          <w:bCs/>
        </w:rPr>
        <w:t>0</w:t>
      </w:r>
      <w:r>
        <w:rPr>
          <w:rFonts w:cs="Times New Roman"/>
          <w:b/>
          <w:bCs/>
        </w:rPr>
        <w:t xml:space="preserve"> </w:t>
      </w:r>
      <w:r w:rsidRPr="00E342C7">
        <w:rPr>
          <w:rFonts w:cs="Times New Roman"/>
        </w:rPr>
        <w:t xml:space="preserve">= Anything else </w:t>
      </w:r>
    </w:p>
    <w:p w:rsidRPr="00196AB3" w:rsidR="002D0C6F" w:rsidP="00D82DC1" w:rsidRDefault="002D0C6F" w14:paraId="04CADAA2" w14:textId="77777777">
      <w:pPr>
        <w:rPr>
          <w:rFonts w:cs="Times New Roman"/>
          <w:b/>
          <w:bCs/>
        </w:rPr>
      </w:pPr>
    </w:p>
    <w:p w:rsidR="00052775" w:rsidP="00F96A75" w:rsidRDefault="00052775" w14:paraId="32810A67" w14:textId="2BD6E29F">
      <w:bookmarkStart w:name="_Toc216949313" w:id="88"/>
    </w:p>
    <w:p w:rsidR="00052775" w:rsidP="002A1FDC" w:rsidRDefault="005D4E52" w14:paraId="0878D991" w14:textId="36FBAEE5">
      <w:pPr>
        <w:pStyle w:val="Caption"/>
        <w:rPr>
          <w:rFonts w:eastAsiaTheme="majorEastAsia" w:cstheme="majorBidi"/>
          <w:b/>
          <w:bCs/>
          <w:color w:val="2F5496" w:themeColor="accent1" w:themeShade="BF"/>
          <w:sz w:val="40"/>
          <w:szCs w:val="40"/>
        </w:rPr>
      </w:pPr>
      <w:r>
        <w:rPr>
          <w:bCs/>
          <w:noProof/>
        </w:rPr>
        <mc:AlternateContent>
          <mc:Choice Requires="wps">
            <w:drawing>
              <wp:anchor distT="0" distB="0" distL="114300" distR="114300" simplePos="0" relativeHeight="251658286" behindDoc="0" locked="0" layoutInCell="1" allowOverlap="1" wp14:anchorId="575F9880" wp14:editId="73F83CF3">
                <wp:simplePos x="0" y="0"/>
                <wp:positionH relativeFrom="column">
                  <wp:posOffset>-561485</wp:posOffset>
                </wp:positionH>
                <wp:positionV relativeFrom="paragraph">
                  <wp:posOffset>456046</wp:posOffset>
                </wp:positionV>
                <wp:extent cx="6853806" cy="4697834"/>
                <wp:effectExtent l="0" t="0" r="23495" b="26670"/>
                <wp:wrapNone/>
                <wp:docPr id="1753540410" name="Text Box 3"/>
                <wp:cNvGraphicFramePr/>
                <a:graphic xmlns:a="http://schemas.openxmlformats.org/drawingml/2006/main">
                  <a:graphicData uri="http://schemas.microsoft.com/office/word/2010/wordprocessingShape">
                    <wps:wsp>
                      <wps:cNvSpPr txBox="1"/>
                      <wps:spPr>
                        <a:xfrm>
                          <a:off x="0" y="0"/>
                          <a:ext cx="6853806" cy="4697834"/>
                        </a:xfrm>
                        <a:prstGeom prst="rect">
                          <a:avLst/>
                        </a:prstGeom>
                        <a:solidFill>
                          <a:schemeClr val="lt1"/>
                        </a:solidFill>
                        <a:ln w="6350">
                          <a:solidFill>
                            <a:prstClr val="black"/>
                          </a:solidFill>
                        </a:ln>
                      </wps:spPr>
                      <wps:txbx>
                        <w:txbxContent>
                          <w:p w:rsidR="00052775" w:rsidRDefault="002A1FDC" w14:paraId="1622610B" w14:textId="5FAE7C94">
                            <w:r>
                              <w:rPr>
                                <w:rFonts w:eastAsiaTheme="majorEastAsia" w:cstheme="majorBidi"/>
                                <w:b/>
                                <w:bCs/>
                                <w:noProof/>
                                <w:color w:val="2F5496" w:themeColor="accent1" w:themeShade="BF"/>
                                <w:sz w:val="40"/>
                                <w:szCs w:val="40"/>
                              </w:rPr>
                              <w:drawing>
                                <wp:inline distT="0" distB="0" distL="0" distR="0" wp14:anchorId="43EE33E6" wp14:editId="00A9C7A5">
                                  <wp:extent cx="6933446" cy="4118994"/>
                                  <wp:effectExtent l="0" t="0" r="1270" b="0"/>
                                  <wp:docPr id="645247932" name="Picture 4"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47932" name="Picture 4" descr="A map of the country&#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948045" cy="412766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666FBD">
              <v:shape id="_x0000_s1067" style="position:absolute;margin-left:-44.2pt;margin-top:35.9pt;width:539.65pt;height:369.9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RBfPAIAAIU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" w14:anchorId="575F9880">
                <v:textbox>
                  <w:txbxContent>
                    <w:p w:rsidR="00052775" w:rsidRDefault="002A1FDC" w14:paraId="45FB0818" w14:textId="5FAE7C94">
                      <w:r>
                        <w:rPr>
                          <w:rFonts w:eastAsiaTheme="majorEastAsia" w:cstheme="majorBidi"/>
                          <w:b/>
                          <w:bCs/>
                          <w:noProof/>
                          <w:color w:val="2F5496" w:themeColor="accent1" w:themeShade="BF"/>
                          <w:sz w:val="40"/>
                          <w:szCs w:val="40"/>
                        </w:rPr>
                        <w:drawing>
                          <wp:inline distT="0" distB="0" distL="0" distR="0" wp14:anchorId="2E84AF16" wp14:editId="00A9C7A5">
                            <wp:extent cx="6933446" cy="4118994"/>
                            <wp:effectExtent l="0" t="0" r="1270" b="0"/>
                            <wp:docPr id="1218845329" name="Picture 4"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47932" name="Picture 4" descr="A map of the country&#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948045" cy="4127667"/>
                                    </a:xfrm>
                                    <a:prstGeom prst="rect">
                                      <a:avLst/>
                                    </a:prstGeom>
                                  </pic:spPr>
                                </pic:pic>
                              </a:graphicData>
                            </a:graphic>
                          </wp:inline>
                        </w:drawing>
                      </w:r>
                    </w:p>
                  </w:txbxContent>
                </v:textbox>
              </v:shape>
            </w:pict>
          </mc:Fallback>
        </mc:AlternateContent>
      </w:r>
    </w:p>
    <w:p w:rsidR="00F96A75" w:rsidP="00F96A75" w:rsidRDefault="00F96A75" w14:paraId="4306CA1B" w14:textId="77777777"/>
    <w:p w:rsidR="00F96A75" w:rsidP="00F96A75" w:rsidRDefault="00F96A75" w14:paraId="4AEE864A" w14:textId="77777777"/>
    <w:p w:rsidR="00F96A75" w:rsidP="00F96A75" w:rsidRDefault="00F96A75" w14:paraId="671D82FC" w14:textId="77777777"/>
    <w:p w:rsidR="00F96A75" w:rsidP="00F96A75" w:rsidRDefault="00F96A75" w14:paraId="3D1A00D4" w14:textId="77777777"/>
    <w:p w:rsidR="00F96A75" w:rsidP="00F96A75" w:rsidRDefault="00F96A75" w14:paraId="424A2B5F" w14:textId="77777777"/>
    <w:p w:rsidR="00F96A75" w:rsidP="00F96A75" w:rsidRDefault="00F96A75" w14:paraId="5E2FB858" w14:textId="77777777"/>
    <w:p w:rsidR="00F96A75" w:rsidP="00F96A75" w:rsidRDefault="00F96A75" w14:paraId="4C42DA73" w14:textId="77777777"/>
    <w:p w:rsidR="00F96A75" w:rsidP="00F96A75" w:rsidRDefault="00F96A75" w14:paraId="4F4E76AC" w14:textId="77777777"/>
    <w:p w:rsidR="00F96A75" w:rsidP="00F96A75" w:rsidRDefault="00F96A75" w14:paraId="6EE21019" w14:textId="77777777"/>
    <w:p w:rsidR="00F96A75" w:rsidP="00F96A75" w:rsidRDefault="00F96A75" w14:paraId="510C7E52" w14:textId="77777777"/>
    <w:p w:rsidR="00F96A75" w:rsidP="00F96A75" w:rsidRDefault="00F96A75" w14:paraId="0A876B99" w14:textId="77777777"/>
    <w:p w:rsidR="00F96A75" w:rsidP="00F96A75" w:rsidRDefault="00F96A75" w14:paraId="53FF13B5" w14:textId="77777777"/>
    <w:p w:rsidR="00F96A75" w:rsidP="00F96A75" w:rsidRDefault="00F96A75" w14:paraId="59B52FD6" w14:textId="77777777"/>
    <w:p w:rsidR="00F96A75" w:rsidP="00F96A75" w:rsidRDefault="00F96A75" w14:paraId="6BFD4CC3" w14:textId="77777777"/>
    <w:p w:rsidR="00F96A75" w:rsidP="00F96A75" w:rsidRDefault="00F96A75" w14:paraId="3848CD40" w14:textId="77777777"/>
    <w:p w:rsidR="00F96A75" w:rsidP="00F96A75" w:rsidRDefault="00F96A75" w14:paraId="29431441" w14:textId="77777777"/>
    <w:p w:rsidR="00F96A75" w:rsidP="00F96A75" w:rsidRDefault="00F96A75" w14:paraId="230C4FBF" w14:textId="77777777"/>
    <w:p w:rsidR="00F96A75" w:rsidP="00F96A75" w:rsidRDefault="00F96A75" w14:paraId="2B8CD097" w14:textId="5DC3685A">
      <w:pPr>
        <w:pStyle w:val="Caption"/>
        <w:ind w:left="2880"/>
      </w:pPr>
      <w:r>
        <w:t xml:space="preserve">Figure </w:t>
      </w:r>
      <w:r>
        <w:fldChar w:fldCharType="begin"/>
      </w:r>
      <w:r>
        <w:instrText xml:space="preserve"> SEQ Figure \* ARABIC </w:instrText>
      </w:r>
      <w:r>
        <w:fldChar w:fldCharType="separate"/>
      </w:r>
      <w:r w:rsidR="00EE130A">
        <w:rPr>
          <w:noProof/>
        </w:rPr>
        <w:t>18</w:t>
      </w:r>
      <w:r>
        <w:fldChar w:fldCharType="end"/>
      </w:r>
      <w:r>
        <w:t>: Primary Forest Tier 3</w:t>
      </w:r>
    </w:p>
    <w:p w:rsidR="00F96A75" w:rsidP="00F96A75" w:rsidRDefault="00F96A75" w14:paraId="11322CC1" w14:textId="77777777"/>
    <w:p w:rsidR="00F96A75" w:rsidP="00F96A75" w:rsidRDefault="00F96A75" w14:paraId="07776D9D" w14:textId="77777777"/>
    <w:p w:rsidR="00F96A75" w:rsidP="00F96A75" w:rsidRDefault="00F96A75" w14:paraId="35B27CC7" w14:textId="77777777"/>
    <w:p w:rsidR="00F96A75" w:rsidP="00F96A75" w:rsidRDefault="00F96A75" w14:paraId="3EE42364" w14:textId="77777777"/>
    <w:p w:rsidR="00F96A75" w:rsidP="00F96A75" w:rsidRDefault="00F96A75" w14:paraId="00358FF4" w14:textId="77777777"/>
    <w:p w:rsidR="00F96A75" w:rsidP="00F96A75" w:rsidRDefault="00F96A75" w14:paraId="3380F69F" w14:textId="77777777"/>
    <w:p w:rsidRPr="00F96A75" w:rsidR="00F96A75" w:rsidP="00F96A75" w:rsidRDefault="00F96A75" w14:paraId="18CA6735" w14:textId="77777777"/>
    <w:p w:rsidRPr="00196AB3" w:rsidR="006E52F3" w:rsidP="000E5F82" w:rsidRDefault="00FE18CA" w14:paraId="2B99A66B" w14:textId="1B78E86A">
      <w:pPr>
        <w:pStyle w:val="Heading1"/>
        <w:rPr>
          <w:bCs/>
        </w:rPr>
      </w:pPr>
      <w:r>
        <w:rPr>
          <w:bCs/>
        </w:rPr>
        <w:t>5.</w:t>
      </w:r>
      <w:r w:rsidR="000E5F82">
        <w:rPr>
          <w:bCs/>
        </w:rPr>
        <w:t>4</w:t>
      </w:r>
      <w:r w:rsidR="002D0C6F">
        <w:rPr>
          <w:bCs/>
        </w:rPr>
        <w:t xml:space="preserve">. </w:t>
      </w:r>
      <w:r w:rsidRPr="00F53344" w:rsidR="002D0C6F">
        <w:t xml:space="preserve">Building the </w:t>
      </w:r>
      <w:r w:rsidRPr="00F53344" w:rsidR="00CF6D02">
        <w:t xml:space="preserve">Primary Forest </w:t>
      </w:r>
      <w:r w:rsidRPr="00F53344" w:rsidR="006E52F3">
        <w:t>Layer</w:t>
      </w:r>
      <w:bookmarkEnd w:id="88"/>
    </w:p>
    <w:p w:rsidRPr="00196AB3" w:rsidR="00D82DC1" w:rsidP="00D82DC1" w:rsidRDefault="00D82DC1" w14:paraId="2F36EDA0" w14:textId="208AACE1">
      <w:pPr>
        <w:rPr>
          <w:rFonts w:cs="Times New Roman"/>
        </w:rPr>
      </w:pPr>
      <w:r w:rsidRPr="00196AB3">
        <w:rPr>
          <w:rFonts w:cs="Times New Roman"/>
        </w:rPr>
        <w:t xml:space="preserve">By now you should have three </w:t>
      </w:r>
      <w:r w:rsidRPr="00196AB3" w:rsidR="003E3D2F">
        <w:rPr>
          <w:rFonts w:cs="Times New Roman"/>
        </w:rPr>
        <w:t xml:space="preserve">primary forest </w:t>
      </w:r>
      <w:r w:rsidRPr="00196AB3" w:rsidR="00E96C85">
        <w:rPr>
          <w:rFonts w:cs="Times New Roman"/>
        </w:rPr>
        <w:t>candidate</w:t>
      </w:r>
      <w:r w:rsidR="00630A18">
        <w:rPr>
          <w:rFonts w:cs="Times New Roman"/>
        </w:rPr>
        <w:t xml:space="preserve"> </w:t>
      </w:r>
      <w:r w:rsidR="00E96C85">
        <w:rPr>
          <w:rFonts w:cs="Times New Roman"/>
        </w:rPr>
        <w:t>layers</w:t>
      </w:r>
      <w:r w:rsidRPr="00196AB3" w:rsidR="003E3D2F">
        <w:rPr>
          <w:rFonts w:cs="Times New Roman"/>
        </w:rPr>
        <w:t xml:space="preserve"> </w:t>
      </w:r>
      <w:r w:rsidRPr="00196AB3" w:rsidR="00743C67">
        <w:rPr>
          <w:rFonts w:cs="Times New Roman"/>
        </w:rPr>
        <w:t>that we</w:t>
      </w:r>
      <w:r w:rsidRPr="00196AB3" w:rsidR="00AB6088">
        <w:rPr>
          <w:rFonts w:cs="Times New Roman"/>
        </w:rPr>
        <w:t xml:space="preserve"> will combine </w:t>
      </w:r>
      <w:r w:rsidRPr="00196AB3" w:rsidR="00C27F2D">
        <w:rPr>
          <w:rFonts w:cs="Times New Roman"/>
        </w:rPr>
        <w:t>with</w:t>
      </w:r>
      <w:r w:rsidRPr="00196AB3" w:rsidR="00AB6088">
        <w:rPr>
          <w:rFonts w:cs="Times New Roman"/>
        </w:rPr>
        <w:t xml:space="preserve"> the final primary forest </w:t>
      </w:r>
      <w:r w:rsidRPr="00196AB3" w:rsidR="00743C67">
        <w:rPr>
          <w:rFonts w:cs="Times New Roman"/>
        </w:rPr>
        <w:t>layer;</w:t>
      </w:r>
    </w:p>
    <w:p w:rsidRPr="00196AB3" w:rsidR="00AB6088" w:rsidP="00151EF7" w:rsidRDefault="00B674C2" w14:paraId="691C797B" w14:textId="2088EB59">
      <w:pPr>
        <w:pStyle w:val="ListParagraph"/>
        <w:numPr>
          <w:ilvl w:val="0"/>
          <w:numId w:val="7"/>
        </w:numPr>
        <w:rPr>
          <w:rFonts w:cs="Times New Roman"/>
          <w:b/>
          <w:bCs/>
        </w:rPr>
      </w:pPr>
      <w:r w:rsidRPr="00196AB3">
        <w:rPr>
          <w:rFonts w:cs="Times New Roman"/>
          <w:b/>
          <w:bCs/>
        </w:rPr>
        <w:t>Forest Undisturbed</w:t>
      </w:r>
    </w:p>
    <w:p w:rsidRPr="00196AB3" w:rsidR="006E52F3" w:rsidP="00151EF7" w:rsidRDefault="00622239" w14:paraId="0D114FE6" w14:textId="66E5F5A2">
      <w:pPr>
        <w:pStyle w:val="ListParagraph"/>
        <w:numPr>
          <w:ilvl w:val="0"/>
          <w:numId w:val="7"/>
        </w:numPr>
        <w:rPr>
          <w:rFonts w:cs="Times New Roman"/>
          <w:b/>
          <w:bCs/>
        </w:rPr>
      </w:pPr>
      <w:r w:rsidRPr="00196AB3">
        <w:rPr>
          <w:rFonts w:cs="Times New Roman"/>
          <w:b/>
          <w:bCs/>
        </w:rPr>
        <w:t>Forest</w:t>
      </w:r>
      <w:r w:rsidR="00C40D26">
        <w:rPr>
          <w:rFonts w:cs="Times New Roman"/>
          <w:b/>
          <w:bCs/>
        </w:rPr>
        <w:t xml:space="preserve"> in steep anthropogenic areas</w:t>
      </w:r>
    </w:p>
    <w:p w:rsidRPr="00196AB3" w:rsidR="00622239" w:rsidP="00151EF7" w:rsidRDefault="00622239" w14:paraId="5EACBEBB" w14:textId="5EDB1608">
      <w:pPr>
        <w:pStyle w:val="ListParagraph"/>
        <w:numPr>
          <w:ilvl w:val="0"/>
          <w:numId w:val="7"/>
        </w:numPr>
        <w:rPr>
          <w:rFonts w:cs="Times New Roman"/>
          <w:b/>
          <w:bCs/>
        </w:rPr>
      </w:pPr>
      <w:r w:rsidRPr="00196AB3">
        <w:rPr>
          <w:rFonts w:cs="Times New Roman"/>
          <w:b/>
          <w:bCs/>
        </w:rPr>
        <w:t>Forest</w:t>
      </w:r>
      <w:r w:rsidR="00C40D26">
        <w:rPr>
          <w:rFonts w:cs="Times New Roman"/>
          <w:b/>
          <w:bCs/>
        </w:rPr>
        <w:t xml:space="preserve"> in gently, protected</w:t>
      </w:r>
      <w:r w:rsidR="00293121">
        <w:rPr>
          <w:rFonts w:cs="Times New Roman"/>
          <w:b/>
          <w:bCs/>
        </w:rPr>
        <w:t xml:space="preserve"> anthropogenic areas.</w:t>
      </w:r>
    </w:p>
    <w:p w:rsidR="00E35F49" w:rsidP="00D82DC1" w:rsidRDefault="00E35F49" w14:paraId="328BBDEE" w14:textId="77777777">
      <w:pPr>
        <w:rPr>
          <w:rFonts w:cs="Times New Roman"/>
        </w:rPr>
      </w:pPr>
    </w:p>
    <w:p w:rsidRPr="00196AB3" w:rsidR="007105B3" w:rsidP="00D82DC1" w:rsidRDefault="007105B3" w14:paraId="20C3E6E7" w14:textId="0DF532FA">
      <w:pPr>
        <w:rPr>
          <w:rFonts w:cs="Times New Roman"/>
        </w:rPr>
      </w:pPr>
      <w:r w:rsidRPr="00196AB3">
        <w:rPr>
          <w:rFonts w:cs="Times New Roman"/>
        </w:rPr>
        <w:t xml:space="preserve">In QGIS, navigate to the </w:t>
      </w:r>
      <w:r w:rsidR="00E35F49">
        <w:rPr>
          <w:rFonts w:cs="Times New Roman"/>
          <w:b/>
          <w:bCs/>
        </w:rPr>
        <w:t>R</w:t>
      </w:r>
      <w:r w:rsidRPr="00E35F49">
        <w:rPr>
          <w:rFonts w:cs="Times New Roman"/>
          <w:b/>
          <w:bCs/>
        </w:rPr>
        <w:t xml:space="preserve">aster </w:t>
      </w:r>
      <w:r w:rsidR="00E96C85">
        <w:rPr>
          <w:rFonts w:cs="Times New Roman"/>
          <w:b/>
          <w:bCs/>
        </w:rPr>
        <w:t>C</w:t>
      </w:r>
      <w:r w:rsidRPr="00E35F49" w:rsidR="00E96C85">
        <w:rPr>
          <w:rFonts w:cs="Times New Roman"/>
          <w:b/>
          <w:bCs/>
        </w:rPr>
        <w:t>alculator</w:t>
      </w:r>
      <w:r w:rsidR="00E96C85">
        <w:rPr>
          <w:rFonts w:cs="Times New Roman"/>
          <w:b/>
          <w:bCs/>
        </w:rPr>
        <w:t>;</w:t>
      </w:r>
    </w:p>
    <w:p w:rsidRPr="00196AB3" w:rsidR="00C51AF2" w:rsidP="00D82DC1" w:rsidRDefault="00C51AF2" w14:paraId="78DDF9F4" w14:textId="3DB8DEB0">
      <w:pPr>
        <w:rPr>
          <w:rFonts w:cs="Times New Roman"/>
        </w:rPr>
      </w:pPr>
      <w:r w:rsidRPr="00196AB3">
        <w:rPr>
          <w:rFonts w:cs="Times New Roman"/>
        </w:rPr>
        <w:t xml:space="preserve">We will apply this </w:t>
      </w:r>
      <w:r w:rsidRPr="00196AB3" w:rsidR="00743C67">
        <w:rPr>
          <w:rFonts w:cs="Times New Roman"/>
        </w:rPr>
        <w:t>expression.</w:t>
      </w:r>
    </w:p>
    <w:p w:rsidR="000061EA" w:rsidP="000A1F9D" w:rsidRDefault="000061EA" w14:paraId="3B4FBA32" w14:textId="2513C362">
      <w:pPr>
        <w:rPr>
          <w:rFonts w:cs="Times New Roman"/>
        </w:rPr>
      </w:pPr>
      <w:r>
        <w:rPr>
          <w:rFonts w:ascii="Courier New" w:hAnsi="Courier New" w:cs="Courier New"/>
        </w:rPr>
        <w:t>(</w:t>
      </w:r>
      <w:r w:rsidRPr="00E96C85" w:rsidR="00E96C85">
        <w:rPr>
          <w:rFonts w:ascii="Courier New" w:hAnsi="Courier New" w:cs="Courier New"/>
        </w:rPr>
        <w:t>"</w:t>
      </w:r>
      <w:r w:rsidRPr="00E96C85" w:rsidR="000A1F9D">
        <w:rPr>
          <w:rFonts w:ascii="Courier New" w:hAnsi="Courier New" w:cs="Courier New"/>
        </w:rPr>
        <w:t>Forest_</w:t>
      </w:r>
      <w:r w:rsidRPr="00E96C85" w:rsidR="00745B3F">
        <w:rPr>
          <w:rFonts w:ascii="Courier New" w:hAnsi="Courier New" w:cs="Courier New"/>
        </w:rPr>
        <w:t>U</w:t>
      </w:r>
      <w:r w:rsidRPr="00E96C85" w:rsidR="000A1F9D">
        <w:rPr>
          <w:rFonts w:ascii="Courier New" w:hAnsi="Courier New" w:cs="Courier New"/>
        </w:rPr>
        <w:t>ndisturbed@1"</w:t>
      </w:r>
      <w:r w:rsidRPr="00196AB3" w:rsidR="000A1F9D">
        <w:rPr>
          <w:rFonts w:cs="Times New Roman"/>
        </w:rPr>
        <w:t> + "</w:t>
      </w:r>
      <w:r w:rsidRPr="000061EA" w:rsidR="00630A18">
        <w:rPr>
          <w:rFonts w:ascii="Courier New" w:hAnsi="Courier New" w:cs="Courier New"/>
        </w:rPr>
        <w:t>F</w:t>
      </w:r>
      <w:r w:rsidRPr="000061EA" w:rsidR="000A1F9D">
        <w:rPr>
          <w:rFonts w:ascii="Courier New" w:hAnsi="Courier New" w:cs="Courier New"/>
        </w:rPr>
        <w:t>orest_</w:t>
      </w:r>
      <w:r w:rsidRPr="000061EA">
        <w:rPr>
          <w:rFonts w:ascii="Courier New" w:hAnsi="Courier New" w:cs="Courier New"/>
        </w:rPr>
        <w:t>A</w:t>
      </w:r>
      <w:r w:rsidRPr="000061EA" w:rsidR="000A1F9D">
        <w:rPr>
          <w:rFonts w:ascii="Courier New" w:hAnsi="Courier New" w:cs="Courier New"/>
        </w:rPr>
        <w:t>nthro_steep@1"</w:t>
      </w:r>
      <w:r w:rsidRPr="00196AB3" w:rsidR="000A1F9D">
        <w:rPr>
          <w:rFonts w:cs="Times New Roman"/>
        </w:rPr>
        <w:t> </w:t>
      </w:r>
    </w:p>
    <w:p w:rsidR="000A1F9D" w:rsidP="000A1F9D" w:rsidRDefault="000A1F9D" w14:paraId="56D42085" w14:textId="6C04C446">
      <w:pPr>
        <w:rPr>
          <w:rFonts w:cs="Times New Roman"/>
        </w:rPr>
      </w:pPr>
      <w:r w:rsidRPr="000061EA">
        <w:rPr>
          <w:rFonts w:ascii="Courier New" w:hAnsi="Courier New" w:cs="Courier New"/>
        </w:rPr>
        <w:t>+"</w:t>
      </w:r>
      <w:bookmarkStart w:name="_Hlk216446851" w:id="89"/>
      <w:r w:rsidRPr="000061EA" w:rsidR="000061EA">
        <w:rPr>
          <w:rFonts w:ascii="Courier New" w:hAnsi="Courier New" w:cs="Courier New"/>
        </w:rPr>
        <w:t>Forest_anthro_gentle_PA</w:t>
      </w:r>
      <w:r w:rsidR="000061EA">
        <w:rPr>
          <w:rFonts w:ascii="Courier New" w:hAnsi="Courier New" w:cs="Courier New"/>
        </w:rPr>
        <w:t>@</w:t>
      </w:r>
      <w:r w:rsidRPr="000061EA">
        <w:rPr>
          <w:rFonts w:ascii="Courier New" w:hAnsi="Courier New" w:cs="Courier New"/>
        </w:rPr>
        <w:t>1</w:t>
      </w:r>
      <w:bookmarkEnd w:id="89"/>
      <w:r w:rsidRPr="00196AB3">
        <w:rPr>
          <w:rFonts w:cs="Times New Roman"/>
        </w:rPr>
        <w:t xml:space="preserve">") </w:t>
      </w:r>
      <w:r w:rsidR="00EE0030">
        <w:rPr>
          <w:rFonts w:cs="Times New Roman"/>
        </w:rPr>
        <w:t>&gt;=</w:t>
      </w:r>
      <w:r w:rsidRPr="00196AB3">
        <w:rPr>
          <w:rFonts w:cs="Times New Roman"/>
        </w:rPr>
        <w:t xml:space="preserve"> 1</w:t>
      </w:r>
    </w:p>
    <w:p w:rsidRPr="00196AB3" w:rsidR="000061EA" w:rsidP="000A1F9D" w:rsidRDefault="000061EA" w14:paraId="3601B97F" w14:textId="77777777">
      <w:pPr>
        <w:rPr>
          <w:rFonts w:cs="Times New Roman"/>
        </w:rPr>
      </w:pPr>
    </w:p>
    <w:p w:rsidRPr="00196AB3" w:rsidR="00D16D4A" w:rsidP="000A1F9D" w:rsidRDefault="00644311" w14:paraId="6CA5C2AA" w14:textId="796517F1">
      <w:pPr>
        <w:rPr>
          <w:rFonts w:cs="Times New Roman"/>
        </w:rPr>
      </w:pPr>
      <w:r w:rsidRPr="00196AB3">
        <w:rPr>
          <w:rFonts w:cs="Times New Roman"/>
        </w:rPr>
        <w:t xml:space="preserve"> Optionally we can use </w:t>
      </w:r>
      <w:r w:rsidRPr="000061EA" w:rsidR="00743C67">
        <w:rPr>
          <w:rFonts w:cs="Times New Roman"/>
          <w:b/>
          <w:bCs/>
        </w:rPr>
        <w:t>logical</w:t>
      </w:r>
      <w:r w:rsidRPr="00196AB3">
        <w:rPr>
          <w:rFonts w:cs="Times New Roman"/>
        </w:rPr>
        <w:t xml:space="preserve"> </w:t>
      </w:r>
      <w:r w:rsidRPr="00196AB3" w:rsidR="00743C67">
        <w:rPr>
          <w:rFonts w:cs="Times New Roman"/>
        </w:rPr>
        <w:t>operators.</w:t>
      </w:r>
      <w:r w:rsidRPr="00196AB3" w:rsidR="00D16D4A">
        <w:rPr>
          <w:rFonts w:cs="Times New Roman"/>
        </w:rPr>
        <w:t xml:space="preserve"> </w:t>
      </w:r>
    </w:p>
    <w:p w:rsidRPr="00196AB3" w:rsidR="000A1F9D" w:rsidP="000A1F9D" w:rsidRDefault="00644311" w14:paraId="7B8AFBB1" w14:textId="62A0F637">
      <w:pPr>
        <w:rPr>
          <w:rFonts w:cs="Times New Roman"/>
        </w:rPr>
      </w:pPr>
      <w:r w:rsidRPr="00196AB3">
        <w:rPr>
          <w:rFonts w:cs="Times New Roman"/>
        </w:rPr>
        <w:t xml:space="preserve"> </w:t>
      </w:r>
    </w:p>
    <w:p w:rsidRPr="00196AB3" w:rsidR="00D16D4A" w:rsidP="00D16D4A" w:rsidRDefault="009D79C8" w14:paraId="4136EADC" w14:textId="4574FF59">
      <w:pPr>
        <w:rPr>
          <w:rFonts w:cs="Times New Roman"/>
        </w:rPr>
      </w:pPr>
      <w:r>
        <w:rPr>
          <w:rFonts w:cs="Times New Roman"/>
        </w:rPr>
        <w:t>(</w:t>
      </w:r>
      <w:r w:rsidRPr="009D79C8" w:rsidR="007537BE">
        <w:rPr>
          <w:rFonts w:ascii="Courier New" w:hAnsi="Courier New" w:cs="Courier New"/>
        </w:rPr>
        <w:t>Forest_Undisturbed</w:t>
      </w:r>
      <w:r w:rsidRPr="007537BE" w:rsidR="007537BE">
        <w:rPr>
          <w:rFonts w:cs="Times New Roman"/>
        </w:rPr>
        <w:t>@1</w:t>
      </w:r>
      <w:r w:rsidRPr="00196AB3" w:rsidR="00D16D4A">
        <w:rPr>
          <w:rFonts w:cs="Times New Roman"/>
        </w:rPr>
        <w:t xml:space="preserve">" </w:t>
      </w:r>
      <w:r w:rsidRPr="00196AB3" w:rsidR="0092742D">
        <w:rPr>
          <w:rFonts w:cs="Times New Roman"/>
        </w:rPr>
        <w:t>=</w:t>
      </w:r>
      <w:r w:rsidRPr="00196AB3" w:rsidR="00E9586C">
        <w:rPr>
          <w:rFonts w:cs="Times New Roman"/>
        </w:rPr>
        <w:t>1)</w:t>
      </w:r>
      <w:r>
        <w:rPr>
          <w:rFonts w:cs="Times New Roman"/>
        </w:rPr>
        <w:t xml:space="preserve"> </w:t>
      </w:r>
      <w:r w:rsidRPr="00E9586C">
        <w:rPr>
          <w:rFonts w:cs="Times New Roman"/>
          <w:b/>
          <w:bCs/>
        </w:rPr>
        <w:t>OR</w:t>
      </w:r>
      <w:r>
        <w:rPr>
          <w:rFonts w:cs="Times New Roman"/>
        </w:rPr>
        <w:t xml:space="preserve"> </w:t>
      </w:r>
      <w:r w:rsidR="00E9586C">
        <w:rPr>
          <w:rFonts w:cs="Times New Roman"/>
        </w:rPr>
        <w:t>(</w:t>
      </w:r>
      <w:r w:rsidRPr="00196AB3" w:rsidR="00D16D4A">
        <w:rPr>
          <w:rFonts w:cs="Times New Roman"/>
        </w:rPr>
        <w:t>"</w:t>
      </w:r>
      <w:r w:rsidRPr="009D79C8">
        <w:rPr>
          <w:rFonts w:ascii="Courier New" w:hAnsi="Courier New" w:cs="Courier New"/>
        </w:rPr>
        <w:t xml:space="preserve"> </w:t>
      </w:r>
      <w:r w:rsidRPr="000061EA">
        <w:rPr>
          <w:rFonts w:ascii="Courier New" w:hAnsi="Courier New" w:cs="Courier New"/>
        </w:rPr>
        <w:t>Forest_Anthro_steep@1</w:t>
      </w:r>
      <w:r w:rsidRPr="00196AB3" w:rsidR="00D16D4A">
        <w:rPr>
          <w:rFonts w:cs="Times New Roman"/>
        </w:rPr>
        <w:t>"</w:t>
      </w:r>
      <w:r w:rsidRPr="00196AB3" w:rsidR="0092742D">
        <w:rPr>
          <w:rFonts w:cs="Times New Roman"/>
        </w:rPr>
        <w:t xml:space="preserve"> =</w:t>
      </w:r>
      <w:r w:rsidRPr="00196AB3" w:rsidR="00E9586C">
        <w:rPr>
          <w:rFonts w:cs="Times New Roman"/>
        </w:rPr>
        <w:t>1)</w:t>
      </w:r>
      <w:r w:rsidR="00E9586C">
        <w:rPr>
          <w:rFonts w:cs="Times New Roman"/>
        </w:rPr>
        <w:t xml:space="preserve"> </w:t>
      </w:r>
      <w:r w:rsidRPr="00E9586C" w:rsidR="00E9586C">
        <w:rPr>
          <w:rFonts w:cs="Times New Roman"/>
          <w:b/>
          <w:bCs/>
        </w:rPr>
        <w:t>OR</w:t>
      </w:r>
    </w:p>
    <w:p w:rsidRPr="00196AB3" w:rsidR="00D16D4A" w:rsidP="00D16D4A" w:rsidRDefault="00D16D4A" w14:paraId="72DCDD20" w14:textId="01154DD1">
      <w:pPr>
        <w:rPr>
          <w:rFonts w:cs="Times New Roman"/>
        </w:rPr>
      </w:pPr>
      <w:r w:rsidRPr="00196AB3">
        <w:rPr>
          <w:rFonts w:cs="Times New Roman"/>
        </w:rPr>
        <w:t> </w:t>
      </w:r>
      <w:r w:rsidR="00E9586C">
        <w:rPr>
          <w:rFonts w:cs="Times New Roman"/>
        </w:rPr>
        <w:t>(</w:t>
      </w:r>
      <w:r w:rsidRPr="00196AB3">
        <w:rPr>
          <w:rFonts w:cs="Times New Roman"/>
        </w:rPr>
        <w:t>"</w:t>
      </w:r>
      <w:r w:rsidRPr="000061EA" w:rsidR="00E9586C">
        <w:rPr>
          <w:rFonts w:ascii="Courier New" w:hAnsi="Courier New" w:cs="Courier New"/>
        </w:rPr>
        <w:t>Forest_anthro_gentle_PA</w:t>
      </w:r>
      <w:r w:rsidR="00E9586C">
        <w:rPr>
          <w:rFonts w:ascii="Courier New" w:hAnsi="Courier New" w:cs="Courier New"/>
        </w:rPr>
        <w:t>@</w:t>
      </w:r>
      <w:r w:rsidRPr="000061EA" w:rsidR="00E9586C">
        <w:rPr>
          <w:rFonts w:ascii="Courier New" w:hAnsi="Courier New" w:cs="Courier New"/>
        </w:rPr>
        <w:t>1</w:t>
      </w:r>
      <w:r w:rsidRPr="00196AB3">
        <w:rPr>
          <w:rFonts w:cs="Times New Roman"/>
        </w:rPr>
        <w:t>"</w:t>
      </w:r>
      <w:r w:rsidR="00E9586C">
        <w:rPr>
          <w:rFonts w:cs="Times New Roman"/>
        </w:rPr>
        <w:t>=1</w:t>
      </w:r>
      <w:r w:rsidRPr="00196AB3">
        <w:rPr>
          <w:rFonts w:cs="Times New Roman"/>
        </w:rPr>
        <w:t>)</w:t>
      </w:r>
    </w:p>
    <w:p w:rsidRPr="00196AB3" w:rsidR="00D16D4A" w:rsidP="00D16D4A" w:rsidRDefault="00D16D4A" w14:paraId="336C7C63" w14:textId="77777777">
      <w:pPr>
        <w:rPr>
          <w:rFonts w:cs="Times New Roman"/>
        </w:rPr>
      </w:pPr>
    </w:p>
    <w:p w:rsidR="00827602" w:rsidP="00D16D4A" w:rsidRDefault="0092742D" w14:paraId="13E39F06" w14:textId="77777777">
      <w:pPr>
        <w:rPr>
          <w:rFonts w:cs="Times New Roman"/>
        </w:rPr>
      </w:pPr>
      <w:r w:rsidRPr="00827602">
        <w:rPr>
          <w:rFonts w:cs="Times New Roman"/>
          <w:b/>
          <w:bCs/>
        </w:rPr>
        <w:t xml:space="preserve">Output </w:t>
      </w:r>
      <w:r w:rsidRPr="00196AB3">
        <w:rPr>
          <w:rFonts w:cs="Times New Roman"/>
        </w:rPr>
        <w:t xml:space="preserve">– </w:t>
      </w:r>
      <w:r w:rsidRPr="00074C84">
        <w:rPr>
          <w:rFonts w:ascii="Courier New" w:hAnsi="Courier New" w:cs="Courier New"/>
        </w:rPr>
        <w:t>Primary_Forest_Candidate</w:t>
      </w:r>
      <w:r w:rsidRPr="00074C84" w:rsidR="007B7234">
        <w:rPr>
          <w:rFonts w:ascii="Courier New" w:hAnsi="Courier New" w:cs="Courier New"/>
        </w:rPr>
        <w:t>.tif</w:t>
      </w:r>
    </w:p>
    <w:p w:rsidRPr="00196AB3" w:rsidR="007B7234" w:rsidP="00D16D4A" w:rsidRDefault="002142F4" w14:paraId="553F619E" w14:textId="668B9518">
      <w:pPr>
        <w:rPr>
          <w:rFonts w:cs="Times New Roman"/>
        </w:rPr>
      </w:pPr>
      <w:r w:rsidRPr="00827602">
        <w:rPr>
          <w:rFonts w:cs="Times New Roman"/>
          <w:b/>
          <w:bCs/>
        </w:rPr>
        <w:t>Data Type</w:t>
      </w:r>
      <w:r w:rsidRPr="00196AB3" w:rsidR="007B7234">
        <w:rPr>
          <w:rFonts w:cs="Times New Roman"/>
        </w:rPr>
        <w:t xml:space="preserve"> – Byte/ </w:t>
      </w:r>
      <w:r w:rsidR="00A978AB">
        <w:rPr>
          <w:rFonts w:cs="Times New Roman"/>
        </w:rPr>
        <w:t>Int16</w:t>
      </w:r>
    </w:p>
    <w:p w:rsidR="00D16D4A" w:rsidP="000A1F9D" w:rsidRDefault="00D16D4A" w14:paraId="190B46EE" w14:textId="77777777">
      <w:pPr>
        <w:rPr>
          <w:rFonts w:cs="Times New Roman"/>
        </w:rPr>
      </w:pPr>
    </w:p>
    <w:p w:rsidRPr="00B64E94" w:rsidR="008C20EF" w:rsidP="000A1F9D" w:rsidRDefault="001373A5" w14:paraId="7BB666E6" w14:textId="63BE1AAD">
      <w:pPr>
        <w:rPr>
          <w:rFonts w:cs="Times New Roman"/>
          <w:b/>
          <w:bCs/>
        </w:rPr>
      </w:pPr>
      <w:r>
        <w:rPr>
          <w:rFonts w:cs="Times New Roman"/>
        </w:rPr>
        <w:t xml:space="preserve">Results – This results a continuous raster (0-1) where </w:t>
      </w:r>
      <w:r w:rsidR="001F11BF">
        <w:rPr>
          <w:rFonts w:cs="Times New Roman"/>
        </w:rPr>
        <w:t xml:space="preserve">1 = </w:t>
      </w:r>
      <w:r w:rsidRPr="00B64E94" w:rsidR="001F11BF">
        <w:rPr>
          <w:rFonts w:cs="Times New Roman"/>
          <w:b/>
          <w:bCs/>
        </w:rPr>
        <w:t>potential primary forest pixels and 0 = everything else.</w:t>
      </w:r>
    </w:p>
    <w:p w:rsidR="008C20EF" w:rsidP="000A1F9D" w:rsidRDefault="00E773F1" w14:paraId="69E7340E" w14:textId="0F1258AF">
      <w:pPr>
        <w:rPr>
          <w:rFonts w:cs="Times New Roman"/>
        </w:rPr>
      </w:pPr>
      <w:r>
        <w:rPr>
          <w:noProof/>
        </w:rPr>
        <mc:AlternateContent>
          <mc:Choice Requires="wps">
            <w:drawing>
              <wp:anchor distT="0" distB="0" distL="114300" distR="114300" simplePos="0" relativeHeight="251658263" behindDoc="0" locked="0" layoutInCell="1" allowOverlap="1" wp14:anchorId="76646F93" wp14:editId="478A423C">
                <wp:simplePos x="0" y="0"/>
                <wp:positionH relativeFrom="margin">
                  <wp:align>left</wp:align>
                </wp:positionH>
                <wp:positionV relativeFrom="paragraph">
                  <wp:posOffset>421005</wp:posOffset>
                </wp:positionV>
                <wp:extent cx="1828800" cy="571500"/>
                <wp:effectExtent l="0" t="0" r="12700" b="19050"/>
                <wp:wrapSquare wrapText="bothSides"/>
                <wp:docPr id="1070093828" name="Text Box 1"/>
                <wp:cNvGraphicFramePr/>
                <a:graphic xmlns:a="http://schemas.openxmlformats.org/drawingml/2006/main">
                  <a:graphicData uri="http://schemas.microsoft.com/office/word/2010/wordprocessingShape">
                    <wps:wsp>
                      <wps:cNvSpPr txBox="1"/>
                      <wps:spPr>
                        <a:xfrm>
                          <a:off x="0" y="0"/>
                          <a:ext cx="1828800" cy="571500"/>
                        </a:xfrm>
                        <a:prstGeom prst="rect">
                          <a:avLst/>
                        </a:prstGeom>
                        <a:solidFill>
                          <a:schemeClr val="accent6">
                            <a:lumMod val="20000"/>
                            <a:lumOff val="80000"/>
                          </a:schemeClr>
                        </a:solidFill>
                        <a:ln w="6350">
                          <a:solidFill>
                            <a:prstClr val="black"/>
                          </a:solidFill>
                        </a:ln>
                      </wps:spPr>
                      <wps:txbx>
                        <w:txbxContent>
                          <w:p w:rsidRPr="00427103" w:rsidR="00E773F1" w:rsidP="00427103" w:rsidRDefault="00E773F1" w14:paraId="23158CD4" w14:textId="77777777">
                            <w:pPr>
                              <w:rPr>
                                <w:rFonts w:cs="Times New Roman"/>
                              </w:rPr>
                            </w:pPr>
                            <w:r>
                              <w:rPr>
                                <w:rFonts w:cs="Times New Roman"/>
                              </w:rPr>
                              <w:t>Tip: Symbolizing the layers and overlaying with the anthropogenic buffers can help validate the accuracy of your analysis.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8E16C99">
              <v:shape id="_x0000_s1068" style="position:absolute;margin-left:0;margin-top:33.15pt;width:2in;height:45pt;z-index:251658263;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" w14:anchorId="76646F93">
                <v:textbox>
                  <w:txbxContent>
                    <w:p w:rsidRPr="00427103" w:rsidR="00E773F1" w:rsidP="00427103" w:rsidRDefault="00E773F1" w14:paraId="28D45A16" w14:textId="77777777">
                      <w:pPr>
                        <w:rPr>
                          <w:rFonts w:cs="Times New Roman"/>
                        </w:rPr>
                      </w:pPr>
                      <w:r>
                        <w:rPr>
                          <w:rFonts w:cs="Times New Roman"/>
                        </w:rPr>
                        <w:t>Tip: Symbolizing the layers and overlaying with the anthropogenic buffers can help validate the accuracy of your analysis.</w:t>
                      </w:r>
                    </w:p>
                  </w:txbxContent>
                </v:textbox>
                <w10:wrap type="square" anchorx="margin"/>
              </v:shape>
            </w:pict>
          </mc:Fallback>
        </mc:AlternateContent>
      </w:r>
    </w:p>
    <w:p w:rsidR="008C20EF" w:rsidP="000A1F9D" w:rsidRDefault="008C20EF" w14:paraId="4F4487ED" w14:textId="77777777">
      <w:pPr>
        <w:rPr>
          <w:rFonts w:cs="Times New Roman"/>
        </w:rPr>
      </w:pPr>
    </w:p>
    <w:p w:rsidR="008C20EF" w:rsidP="000A1F9D" w:rsidRDefault="008C20EF" w14:paraId="3A53CAF8" w14:textId="77777777">
      <w:pPr>
        <w:rPr>
          <w:rFonts w:cs="Times New Roman"/>
        </w:rPr>
      </w:pPr>
    </w:p>
    <w:p w:rsidR="008C20EF" w:rsidP="000A1F9D" w:rsidRDefault="008C20EF" w14:paraId="43ED93B3" w14:textId="77777777">
      <w:pPr>
        <w:rPr>
          <w:rFonts w:cs="Times New Roman"/>
        </w:rPr>
      </w:pPr>
    </w:p>
    <w:p w:rsidR="00B943D8" w:rsidP="000A1F9D" w:rsidRDefault="00B943D8" w14:paraId="3B60AD2A" w14:textId="77777777">
      <w:pPr>
        <w:rPr>
          <w:rFonts w:cs="Times New Roman"/>
        </w:rPr>
      </w:pPr>
    </w:p>
    <w:p w:rsidR="00B943D8" w:rsidP="00F96A75" w:rsidRDefault="00B943D8" w14:paraId="7943EC73" w14:textId="55E36FE2">
      <w:pPr>
        <w:pStyle w:val="Caption"/>
        <w:rPr>
          <w:rFonts w:cs="Times New Roman"/>
        </w:rPr>
      </w:pPr>
    </w:p>
    <w:p w:rsidR="00B943D8" w:rsidP="000A1F9D" w:rsidRDefault="00C9428B" w14:paraId="61916927" w14:textId="114807DF">
      <w:pPr>
        <w:rPr>
          <w:rFonts w:cs="Times New Roman"/>
        </w:rPr>
      </w:pPr>
      <w:r>
        <w:rPr>
          <w:rFonts w:cs="Times New Roman"/>
          <w:noProof/>
        </w:rPr>
        <mc:AlternateContent>
          <mc:Choice Requires="wps">
            <w:drawing>
              <wp:anchor distT="0" distB="0" distL="114300" distR="114300" simplePos="0" relativeHeight="251658287" behindDoc="0" locked="0" layoutInCell="1" allowOverlap="1" wp14:anchorId="076BC959" wp14:editId="32007D54">
                <wp:simplePos x="0" y="0"/>
                <wp:positionH relativeFrom="column">
                  <wp:posOffset>-645463</wp:posOffset>
                </wp:positionH>
                <wp:positionV relativeFrom="paragraph">
                  <wp:posOffset>126680</wp:posOffset>
                </wp:positionV>
                <wp:extent cx="7180977" cy="3900881"/>
                <wp:effectExtent l="0" t="0" r="20320" b="23495"/>
                <wp:wrapNone/>
                <wp:docPr id="714673949" name="Text Box 5"/>
                <wp:cNvGraphicFramePr/>
                <a:graphic xmlns:a="http://schemas.openxmlformats.org/drawingml/2006/main">
                  <a:graphicData uri="http://schemas.microsoft.com/office/word/2010/wordprocessingShape">
                    <wps:wsp>
                      <wps:cNvSpPr txBox="1"/>
                      <wps:spPr>
                        <a:xfrm>
                          <a:off x="0" y="0"/>
                          <a:ext cx="7180977" cy="3900881"/>
                        </a:xfrm>
                        <a:prstGeom prst="rect">
                          <a:avLst/>
                        </a:prstGeom>
                        <a:solidFill>
                          <a:schemeClr val="lt1"/>
                        </a:solidFill>
                        <a:ln w="6350">
                          <a:solidFill>
                            <a:prstClr val="black"/>
                          </a:solidFill>
                        </a:ln>
                      </wps:spPr>
                      <wps:txbx>
                        <w:txbxContent>
                          <w:p w:rsidR="00F96A75" w:rsidRDefault="00C9428B" w14:paraId="716FE22D" w14:textId="72A8C75A">
                            <w:r>
                              <w:rPr>
                                <w:noProof/>
                              </w:rPr>
                              <w:drawing>
                                <wp:inline distT="0" distB="0" distL="0" distR="0" wp14:anchorId="4FF4C6D9" wp14:editId="7D0912A8">
                                  <wp:extent cx="7052970" cy="3514987"/>
                                  <wp:effectExtent l="0" t="0" r="0" b="9525"/>
                                  <wp:docPr id="83055680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56807" name="Picture 6"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7058549" cy="351776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A95E2D">
              <v:shape id="Text Box 5" style="position:absolute;margin-left:-50.8pt;margin-top:9.95pt;width:565.45pt;height:307.1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6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" w14:anchorId="076BC959">
                <v:textbox>
                  <w:txbxContent>
                    <w:p w:rsidR="00F96A75" w:rsidRDefault="00C9428B" w14:paraId="049F31CB" w14:textId="72A8C75A">
                      <w:r>
                        <w:rPr>
                          <w:noProof/>
                        </w:rPr>
                        <w:drawing>
                          <wp:inline distT="0" distB="0" distL="0" distR="0" wp14:anchorId="549B16C2" wp14:editId="7D0912A8">
                            <wp:extent cx="7052970" cy="3514987"/>
                            <wp:effectExtent l="0" t="0" r="0" b="9525"/>
                            <wp:docPr id="2523196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56807" name="Picture 6"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7058549" cy="3517767"/>
                                    </a:xfrm>
                                    <a:prstGeom prst="rect">
                                      <a:avLst/>
                                    </a:prstGeom>
                                  </pic:spPr>
                                </pic:pic>
                              </a:graphicData>
                            </a:graphic>
                          </wp:inline>
                        </w:drawing>
                      </w:r>
                    </w:p>
                  </w:txbxContent>
                </v:textbox>
              </v:shape>
            </w:pict>
          </mc:Fallback>
        </mc:AlternateContent>
      </w:r>
    </w:p>
    <w:p w:rsidR="00B943D8" w:rsidP="000A1F9D" w:rsidRDefault="00B943D8" w14:paraId="06F9769D" w14:textId="77777777">
      <w:pPr>
        <w:rPr>
          <w:rFonts w:cs="Times New Roman"/>
        </w:rPr>
      </w:pPr>
    </w:p>
    <w:p w:rsidR="00B943D8" w:rsidP="000A1F9D" w:rsidRDefault="00B943D8" w14:paraId="08684530" w14:textId="77777777">
      <w:pPr>
        <w:rPr>
          <w:rFonts w:cs="Times New Roman"/>
        </w:rPr>
      </w:pPr>
    </w:p>
    <w:p w:rsidR="00B943D8" w:rsidP="000A1F9D" w:rsidRDefault="00B943D8" w14:paraId="74B7C7B0" w14:textId="77777777">
      <w:pPr>
        <w:rPr>
          <w:rFonts w:cs="Times New Roman"/>
        </w:rPr>
      </w:pPr>
    </w:p>
    <w:p w:rsidR="00B943D8" w:rsidP="000A1F9D" w:rsidRDefault="00B943D8" w14:paraId="17EB230A" w14:textId="77777777">
      <w:pPr>
        <w:rPr>
          <w:rFonts w:cs="Times New Roman"/>
        </w:rPr>
      </w:pPr>
    </w:p>
    <w:p w:rsidR="00B943D8" w:rsidP="000A1F9D" w:rsidRDefault="00B943D8" w14:paraId="07583053" w14:textId="77777777">
      <w:pPr>
        <w:rPr>
          <w:rFonts w:cs="Times New Roman"/>
        </w:rPr>
      </w:pPr>
    </w:p>
    <w:p w:rsidR="00B943D8" w:rsidP="000A1F9D" w:rsidRDefault="00B943D8" w14:paraId="5C5D4DB9" w14:textId="77777777">
      <w:pPr>
        <w:rPr>
          <w:rFonts w:cs="Times New Roman"/>
        </w:rPr>
      </w:pPr>
    </w:p>
    <w:p w:rsidR="00B943D8" w:rsidP="000A1F9D" w:rsidRDefault="00B943D8" w14:paraId="591D1581" w14:textId="77777777">
      <w:pPr>
        <w:rPr>
          <w:rFonts w:cs="Times New Roman"/>
        </w:rPr>
      </w:pPr>
    </w:p>
    <w:p w:rsidR="00B943D8" w:rsidP="000A1F9D" w:rsidRDefault="00B943D8" w14:paraId="595365EF" w14:textId="77777777">
      <w:pPr>
        <w:rPr>
          <w:rFonts w:cs="Times New Roman"/>
        </w:rPr>
      </w:pPr>
    </w:p>
    <w:p w:rsidR="00B943D8" w:rsidP="000A1F9D" w:rsidRDefault="00B943D8" w14:paraId="45298E46" w14:textId="77777777">
      <w:pPr>
        <w:rPr>
          <w:rFonts w:cs="Times New Roman"/>
        </w:rPr>
      </w:pPr>
    </w:p>
    <w:p w:rsidR="00B943D8" w:rsidP="000A1F9D" w:rsidRDefault="00B943D8" w14:paraId="565148FB" w14:textId="77777777">
      <w:pPr>
        <w:rPr>
          <w:rFonts w:cs="Times New Roman"/>
        </w:rPr>
      </w:pPr>
    </w:p>
    <w:p w:rsidR="00B943D8" w:rsidP="000A1F9D" w:rsidRDefault="00B943D8" w14:paraId="35AAE3B6" w14:textId="77777777">
      <w:pPr>
        <w:rPr>
          <w:rFonts w:cs="Times New Roman"/>
        </w:rPr>
      </w:pPr>
    </w:p>
    <w:p w:rsidR="00B943D8" w:rsidP="000A1F9D" w:rsidRDefault="00B943D8" w14:paraId="16DFE9A7" w14:textId="77777777">
      <w:pPr>
        <w:rPr>
          <w:rFonts w:cs="Times New Roman"/>
        </w:rPr>
      </w:pPr>
    </w:p>
    <w:p w:rsidR="00F96A75" w:rsidP="00F96A75" w:rsidRDefault="00F96A75" w14:paraId="247FAEA9" w14:textId="3A708196">
      <w:pPr>
        <w:pStyle w:val="Caption"/>
      </w:pPr>
      <w:r>
        <w:t xml:space="preserve">                                                                  Figure </w:t>
      </w:r>
      <w:r>
        <w:fldChar w:fldCharType="begin"/>
      </w:r>
      <w:r>
        <w:instrText xml:space="preserve"> SEQ Figure \* ARABIC </w:instrText>
      </w:r>
      <w:r>
        <w:fldChar w:fldCharType="separate"/>
      </w:r>
      <w:r w:rsidR="00EE130A">
        <w:rPr>
          <w:noProof/>
        </w:rPr>
        <w:t>19</w:t>
      </w:r>
      <w:r>
        <w:fldChar w:fldCharType="end"/>
      </w:r>
      <w:r>
        <w:t>: Primary Forest Candidate</w:t>
      </w:r>
    </w:p>
    <w:p w:rsidR="00B943D8" w:rsidP="00EE130A" w:rsidRDefault="00EE130A" w14:paraId="2FDC4198" w14:textId="7BA82395">
      <w:pPr>
        <w:pStyle w:val="Caption"/>
        <w:rPr>
          <w:rFonts w:cs="Times New Roman"/>
        </w:rPr>
      </w:pPr>
      <w:r>
        <w:t xml:space="preserve">                                                                 Figure </w:t>
      </w:r>
      <w:r>
        <w:fldChar w:fldCharType="begin"/>
      </w:r>
      <w:r>
        <w:instrText xml:space="preserve"> SEQ Figure \* ARABIC </w:instrText>
      </w:r>
      <w:r>
        <w:fldChar w:fldCharType="separate"/>
      </w:r>
      <w:r>
        <w:rPr>
          <w:noProof/>
        </w:rPr>
        <w:t>20</w:t>
      </w:r>
      <w:r>
        <w:fldChar w:fldCharType="end"/>
      </w:r>
      <w:r>
        <w:t>: Primary Forest Candidate</w:t>
      </w:r>
    </w:p>
    <w:p w:rsidR="00B943D8" w:rsidP="000A1F9D" w:rsidRDefault="00B943D8" w14:paraId="6DBBEF2C" w14:textId="77777777">
      <w:pPr>
        <w:rPr>
          <w:rFonts w:cs="Times New Roman"/>
        </w:rPr>
      </w:pPr>
    </w:p>
    <w:p w:rsidR="00B943D8" w:rsidP="000A1F9D" w:rsidRDefault="00B943D8" w14:paraId="1295E442" w14:textId="77777777">
      <w:pPr>
        <w:rPr>
          <w:rFonts w:cs="Times New Roman"/>
        </w:rPr>
      </w:pPr>
    </w:p>
    <w:p w:rsidR="00EE130A" w:rsidP="000A1F9D" w:rsidRDefault="00EE130A" w14:paraId="27FC39B8" w14:textId="77777777">
      <w:pPr>
        <w:rPr>
          <w:rFonts w:cs="Times New Roman"/>
        </w:rPr>
      </w:pPr>
    </w:p>
    <w:p w:rsidR="00EE130A" w:rsidP="000A1F9D" w:rsidRDefault="00EE130A" w14:paraId="1727D459" w14:textId="77777777">
      <w:pPr>
        <w:rPr>
          <w:rFonts w:cs="Times New Roman"/>
        </w:rPr>
      </w:pPr>
    </w:p>
    <w:p w:rsidR="00EE130A" w:rsidP="000A1F9D" w:rsidRDefault="00EE130A" w14:paraId="164FC6E1" w14:textId="77777777">
      <w:pPr>
        <w:rPr>
          <w:rFonts w:cs="Times New Roman"/>
        </w:rPr>
      </w:pPr>
    </w:p>
    <w:p w:rsidR="00B943D8" w:rsidP="000A1F9D" w:rsidRDefault="00B943D8" w14:paraId="291D3A30" w14:textId="77777777">
      <w:pPr>
        <w:rPr>
          <w:rFonts w:cs="Times New Roman"/>
        </w:rPr>
      </w:pPr>
    </w:p>
    <w:p w:rsidR="00B943D8" w:rsidP="000A1F9D" w:rsidRDefault="00B943D8" w14:paraId="07AA1950" w14:textId="77777777">
      <w:pPr>
        <w:rPr>
          <w:rFonts w:cs="Times New Roman"/>
        </w:rPr>
      </w:pPr>
    </w:p>
    <w:p w:rsidR="00B943D8" w:rsidP="000A1F9D" w:rsidRDefault="00B943D8" w14:paraId="5C75B9BA" w14:textId="77777777">
      <w:pPr>
        <w:rPr>
          <w:rFonts w:cs="Times New Roman"/>
        </w:rPr>
      </w:pPr>
    </w:p>
    <w:p w:rsidR="00B943D8" w:rsidP="000A1F9D" w:rsidRDefault="00B943D8" w14:paraId="0FAE494F" w14:textId="77777777">
      <w:pPr>
        <w:rPr>
          <w:rFonts w:cs="Times New Roman"/>
        </w:rPr>
      </w:pPr>
    </w:p>
    <w:p w:rsidR="00B943D8" w:rsidP="000A1F9D" w:rsidRDefault="00B943D8" w14:paraId="0A052539" w14:textId="77777777">
      <w:pPr>
        <w:rPr>
          <w:rFonts w:cs="Times New Roman"/>
        </w:rPr>
      </w:pPr>
    </w:p>
    <w:p w:rsidR="00B943D8" w:rsidP="000A1F9D" w:rsidRDefault="00B943D8" w14:paraId="5D495C08" w14:textId="77777777">
      <w:pPr>
        <w:rPr>
          <w:rFonts w:cs="Times New Roman"/>
        </w:rPr>
      </w:pPr>
    </w:p>
    <w:p w:rsidR="008C20EF" w:rsidP="000A1F9D" w:rsidRDefault="008C20EF" w14:paraId="42AAEEC8" w14:textId="77777777">
      <w:pPr>
        <w:rPr>
          <w:rFonts w:cs="Times New Roman"/>
        </w:rPr>
      </w:pPr>
    </w:p>
    <w:p w:rsidR="00292F52" w:rsidP="000E5F82" w:rsidRDefault="00292F52" w14:paraId="6DD6C38F" w14:textId="3D554CE9">
      <w:pPr>
        <w:pStyle w:val="Heading1"/>
      </w:pPr>
      <w:bookmarkStart w:name="_Toc216949314" w:id="90"/>
      <w:r>
        <w:t>5.</w:t>
      </w:r>
      <w:r w:rsidR="000E5F82">
        <w:t>5</w:t>
      </w:r>
      <w:r>
        <w:t xml:space="preserve">. Assessing Spatial </w:t>
      </w:r>
      <w:commentRangeStart w:id="91"/>
      <w:r>
        <w:t>Continuity</w:t>
      </w:r>
      <w:commentRangeEnd w:id="91"/>
      <w:r w:rsidR="008C0CD0">
        <w:rPr>
          <w:rStyle w:val="CommentReference"/>
          <w:rFonts w:eastAsiaTheme="minorHAnsi" w:cstheme="minorBidi"/>
          <w:b w:val="0"/>
          <w:color w:val="auto"/>
        </w:rPr>
        <w:commentReference w:id="91"/>
      </w:r>
      <w:bookmarkEnd w:id="90"/>
    </w:p>
    <w:p w:rsidRPr="00303982" w:rsidR="0090120A" w:rsidP="00303982" w:rsidRDefault="00292F52" w14:paraId="04A4FFA4" w14:textId="55EB4DD7">
      <w:pPr>
        <w:rPr>
          <w:rFonts w:cs="Times New Roman"/>
        </w:rPr>
      </w:pPr>
      <w:r>
        <w:rPr>
          <w:rFonts w:cs="Times New Roman"/>
        </w:rPr>
        <w:br w:type="page"/>
      </w:r>
    </w:p>
    <w:p w:rsidRPr="00303982" w:rsidR="00514F5E" w:rsidP="00303982" w:rsidRDefault="00450AD0" w14:paraId="143F5243" w14:textId="4C63BEC6">
      <w:pPr>
        <w:pStyle w:val="Heading1"/>
      </w:pPr>
      <w:bookmarkStart w:name="_Toc216949315" w:id="92"/>
      <w:r w:rsidRPr="008E7DF9">
        <w:t>A</w:t>
      </w:r>
      <w:r>
        <w:t xml:space="preserve">nnex </w:t>
      </w:r>
      <w:commentRangeStart w:id="93"/>
      <w:r>
        <w:t>A</w:t>
      </w:r>
      <w:bookmarkEnd w:id="92"/>
      <w:commentRangeEnd w:id="93"/>
      <w:r w:rsidR="00F0537C">
        <w:rPr>
          <w:rStyle w:val="CommentReference"/>
          <w:rFonts w:eastAsiaTheme="minorHAnsi" w:cstheme="minorBidi"/>
          <w:b w:val="0"/>
          <w:color w:val="auto"/>
        </w:rPr>
        <w:commentReference w:id="93"/>
      </w:r>
    </w:p>
    <w:p w:rsidR="00D554A8" w:rsidP="00F6198A" w:rsidRDefault="007F1DEC" w14:paraId="29B66E73" w14:textId="1892413D">
      <w:pPr>
        <w:pStyle w:val="Heading2"/>
      </w:pPr>
      <w:bookmarkStart w:name="_A.1._Best_practices" w:id="94"/>
      <w:bookmarkStart w:name="_Toc216949316" w:id="95"/>
      <w:bookmarkEnd w:id="94"/>
      <w:r>
        <w:t>A</w:t>
      </w:r>
      <w:r w:rsidR="00011F29">
        <w:t>.1</w:t>
      </w:r>
      <w:r w:rsidR="00E670D0">
        <w:t>.</w:t>
      </w:r>
      <w:r w:rsidR="00011F29">
        <w:t xml:space="preserve"> </w:t>
      </w:r>
      <w:r w:rsidRPr="00196AB3" w:rsidR="00DC08C6">
        <w:t>Best practices for</w:t>
      </w:r>
      <w:r w:rsidR="00D554A8">
        <w:t xml:space="preserve"> Working with Raster Data</w:t>
      </w:r>
      <w:bookmarkEnd w:id="95"/>
      <w:r w:rsidR="00D554A8">
        <w:t xml:space="preserve"> </w:t>
      </w:r>
    </w:p>
    <w:p w:rsidRPr="00402072" w:rsidR="00402072" w:rsidP="00402072" w:rsidRDefault="00402072" w14:paraId="1645BB39" w14:textId="087BE8C6">
      <w:pPr>
        <w:rPr>
          <w:rFonts w:cs="Times New Roman"/>
        </w:rPr>
      </w:pPr>
      <w:r w:rsidRPr="00402072">
        <w:rPr>
          <w:rFonts w:cs="Times New Roman"/>
        </w:rPr>
        <w:t xml:space="preserve">The Primary Forest Workflow relies extensively on raster data and therefore requires input layers that are consistent, clean, and spatially </w:t>
      </w:r>
      <w:r w:rsidRPr="00402072" w:rsidR="00B5175A">
        <w:rPr>
          <w:rFonts w:cs="Times New Roman"/>
        </w:rPr>
        <w:t>aligned. Mismatches</w:t>
      </w:r>
      <w:r w:rsidRPr="00402072">
        <w:rPr>
          <w:rFonts w:cs="Times New Roman"/>
        </w:rPr>
        <w:t xml:space="preserve"> in data type, spatial resolution, extent, or coordinate reference system can lead to processing errors or inaccurate results.</w:t>
      </w:r>
    </w:p>
    <w:p w:rsidRPr="00402072" w:rsidR="00402072" w:rsidP="00402072" w:rsidRDefault="00402072" w14:paraId="0C2C247F" w14:textId="266300DC">
      <w:pPr>
        <w:rPr>
          <w:rFonts w:cs="Times New Roman"/>
        </w:rPr>
      </w:pPr>
      <w:r w:rsidRPr="00402072">
        <w:rPr>
          <w:rFonts w:cs="Times New Roman"/>
        </w:rPr>
        <w:t xml:space="preserve">This section outlines essential considerations and best practices for preparing and working with raster datasets within the </w:t>
      </w:r>
      <w:r w:rsidRPr="00402072" w:rsidR="00B5175A">
        <w:rPr>
          <w:rFonts w:cs="Times New Roman"/>
        </w:rPr>
        <w:t>workflow</w:t>
      </w:r>
      <w:r w:rsidR="00E670D0">
        <w:rPr>
          <w:rFonts w:cs="Times New Roman"/>
        </w:rPr>
        <w:t>.</w:t>
      </w:r>
    </w:p>
    <w:p w:rsidRPr="00196AB3" w:rsidR="00525CFB" w:rsidP="004C0F6B" w:rsidRDefault="00525CFB" w14:paraId="411A54CA" w14:textId="77777777">
      <w:pPr>
        <w:rPr>
          <w:rFonts w:cs="Times New Roman"/>
        </w:rPr>
      </w:pPr>
    </w:p>
    <w:p w:rsidRPr="000F685D" w:rsidR="00525CFB" w:rsidP="00151EF7" w:rsidRDefault="00525CFB" w14:paraId="1BC9FF35" w14:textId="0E1C7DA8">
      <w:pPr>
        <w:pStyle w:val="ListParagraph"/>
        <w:numPr>
          <w:ilvl w:val="0"/>
          <w:numId w:val="35"/>
        </w:numPr>
        <w:rPr>
          <w:rFonts w:cs="Times New Roman"/>
          <w:b/>
          <w:bCs/>
        </w:rPr>
      </w:pPr>
      <w:r w:rsidRPr="000F685D">
        <w:rPr>
          <w:rFonts w:cs="Times New Roman"/>
          <w:b/>
          <w:bCs/>
        </w:rPr>
        <w:t xml:space="preserve">Performance </w:t>
      </w:r>
      <w:r w:rsidRPr="000F685D" w:rsidR="00D63042">
        <w:rPr>
          <w:rFonts w:cs="Times New Roman"/>
          <w:b/>
          <w:bCs/>
        </w:rPr>
        <w:t>Optimization</w:t>
      </w:r>
    </w:p>
    <w:p w:rsidRPr="00E72122" w:rsidR="00D63042" w:rsidP="004C0F6B" w:rsidRDefault="00D63042" w14:paraId="19928258" w14:textId="126931F4">
      <w:pPr>
        <w:rPr>
          <w:rFonts w:cs="Times New Roman"/>
        </w:rPr>
      </w:pPr>
      <w:r w:rsidRPr="00196AB3">
        <w:rPr>
          <w:rFonts w:cs="Times New Roman"/>
        </w:rPr>
        <w:t xml:space="preserve">Raster data </w:t>
      </w:r>
      <w:r w:rsidRPr="00196AB3" w:rsidR="00D8451C">
        <w:rPr>
          <w:rFonts w:cs="Times New Roman"/>
        </w:rPr>
        <w:t xml:space="preserve">has </w:t>
      </w:r>
      <w:r w:rsidRPr="00196AB3" w:rsidR="00E81088">
        <w:rPr>
          <w:rFonts w:cs="Times New Roman"/>
        </w:rPr>
        <w:t>significant demands</w:t>
      </w:r>
      <w:r w:rsidRPr="00196AB3" w:rsidR="00D8451C">
        <w:rPr>
          <w:rFonts w:cs="Times New Roman"/>
        </w:rPr>
        <w:t xml:space="preserve"> </w:t>
      </w:r>
      <w:r w:rsidRPr="00196AB3" w:rsidR="00F64E7D">
        <w:rPr>
          <w:rFonts w:cs="Times New Roman"/>
        </w:rPr>
        <w:t>for</w:t>
      </w:r>
      <w:r w:rsidRPr="00196AB3" w:rsidR="00D8451C">
        <w:rPr>
          <w:rFonts w:cs="Times New Roman"/>
        </w:rPr>
        <w:t xml:space="preserve"> storage and processing </w:t>
      </w:r>
      <w:r w:rsidRPr="00196AB3" w:rsidR="00DC35B0">
        <w:rPr>
          <w:rFonts w:cs="Times New Roman"/>
        </w:rPr>
        <w:t>resources.</w:t>
      </w:r>
      <w:r w:rsidRPr="00196AB3" w:rsidR="00E84044">
        <w:rPr>
          <w:rFonts w:cs="Times New Roman"/>
        </w:rPr>
        <w:t xml:space="preserve"> Working with </w:t>
      </w:r>
      <w:r w:rsidRPr="00196AB3" w:rsidR="00DC35B0">
        <w:rPr>
          <w:rFonts w:cs="Times New Roman"/>
        </w:rPr>
        <w:t>large,</w:t>
      </w:r>
      <w:r w:rsidRPr="00196AB3" w:rsidR="00285E82">
        <w:rPr>
          <w:rFonts w:cs="Times New Roman"/>
        </w:rPr>
        <w:t xml:space="preserve"> </w:t>
      </w:r>
      <w:r w:rsidRPr="00196AB3" w:rsidR="00F64E7D">
        <w:rPr>
          <w:rFonts w:cs="Times New Roman"/>
        </w:rPr>
        <w:t>high-</w:t>
      </w:r>
      <w:r w:rsidRPr="00196AB3" w:rsidR="00285E82">
        <w:rPr>
          <w:rFonts w:cs="Times New Roman"/>
        </w:rPr>
        <w:t xml:space="preserve">resolution </w:t>
      </w:r>
      <w:r w:rsidRPr="00196AB3" w:rsidR="00F64E7D">
        <w:rPr>
          <w:rFonts w:cs="Times New Roman"/>
        </w:rPr>
        <w:t>rasters for</w:t>
      </w:r>
      <w:r w:rsidRPr="00196AB3" w:rsidR="00332B17">
        <w:rPr>
          <w:rFonts w:cs="Times New Roman"/>
        </w:rPr>
        <w:t xml:space="preserve"> repeated analyses can slow down </w:t>
      </w:r>
      <w:r w:rsidRPr="00196AB3" w:rsidR="00EA1553">
        <w:rPr>
          <w:rFonts w:cs="Times New Roman"/>
        </w:rPr>
        <w:t xml:space="preserve">the GIS software </w:t>
      </w:r>
      <w:r w:rsidRPr="00196AB3" w:rsidR="00AD6F3F">
        <w:rPr>
          <w:rFonts w:cs="Times New Roman"/>
        </w:rPr>
        <w:t>being</w:t>
      </w:r>
      <w:r w:rsidRPr="00196AB3" w:rsidR="00EA1553">
        <w:rPr>
          <w:rFonts w:cs="Times New Roman"/>
        </w:rPr>
        <w:t xml:space="preserve"> used</w:t>
      </w:r>
      <w:r w:rsidRPr="00196AB3" w:rsidR="00EA1553">
        <w:rPr>
          <w:rFonts w:cs="Times New Roman"/>
          <w:b/>
          <w:bCs/>
        </w:rPr>
        <w:t>.</w:t>
      </w:r>
      <w:r w:rsidR="00E670D0">
        <w:rPr>
          <w:rFonts w:cs="Times New Roman"/>
          <w:b/>
          <w:bCs/>
        </w:rPr>
        <w:t xml:space="preserve"> </w:t>
      </w:r>
      <w:r w:rsidRPr="00E72122" w:rsidR="00E670D0">
        <w:rPr>
          <w:rFonts w:cs="Times New Roman"/>
        </w:rPr>
        <w:t xml:space="preserve">Some </w:t>
      </w:r>
      <w:r w:rsidRPr="00E72122" w:rsidR="00184BB6">
        <w:rPr>
          <w:rFonts w:cs="Times New Roman"/>
        </w:rPr>
        <w:t>considerations</w:t>
      </w:r>
      <w:r w:rsidRPr="00E72122" w:rsidR="00E72122">
        <w:rPr>
          <w:rFonts w:cs="Times New Roman"/>
        </w:rPr>
        <w:t xml:space="preserve"> include;</w:t>
      </w:r>
    </w:p>
    <w:p w:rsidRPr="00E72122" w:rsidR="00525CFB" w:rsidP="00151EF7" w:rsidRDefault="00525CFB" w14:paraId="72B38563" w14:textId="1F1CA303">
      <w:pPr>
        <w:pStyle w:val="ListParagraph"/>
        <w:numPr>
          <w:ilvl w:val="0"/>
          <w:numId w:val="36"/>
        </w:numPr>
        <w:rPr>
          <w:rFonts w:cs="Times New Roman"/>
          <w:b/>
          <w:bCs/>
        </w:rPr>
      </w:pPr>
      <w:r w:rsidRPr="00E72122">
        <w:rPr>
          <w:rFonts w:cs="Times New Roman"/>
          <w:b/>
          <w:bCs/>
        </w:rPr>
        <w:t>Building pyramids</w:t>
      </w:r>
    </w:p>
    <w:p w:rsidRPr="003F25C5" w:rsidR="003F25C5" w:rsidP="003F25C5" w:rsidRDefault="003F25C5" w14:paraId="4834B7BD" w14:textId="4BF3B47B">
      <w:pPr>
        <w:spacing w:before="100" w:beforeAutospacing="1" w:after="100" w:afterAutospacing="1" w:line="240" w:lineRule="auto"/>
        <w:rPr>
          <w:rFonts w:eastAsia="Times New Roman" w:cs="Times New Roman"/>
          <w:kern w:val="0"/>
          <w:szCs w:val="24"/>
          <w14:ligatures w14:val="none"/>
        </w:rPr>
      </w:pPr>
      <w:r w:rsidRPr="003F25C5">
        <w:rPr>
          <w:rFonts w:eastAsia="Times New Roman" w:cs="Times New Roman"/>
          <w:kern w:val="0"/>
          <w:szCs w:val="24"/>
          <w14:ligatures w14:val="none"/>
        </w:rPr>
        <w:t>Raster pyramids are reduced-resolution representations of a raster dataset used to improve display performance and navigation at smaller map scales.</w:t>
      </w:r>
      <w:r w:rsidRPr="003F25C5">
        <w:rPr>
          <w:rFonts w:eastAsia="Times New Roman" w:cs="Times New Roman"/>
          <w:kern w:val="0"/>
          <w:szCs w:val="24"/>
          <w14:ligatures w14:val="none"/>
        </w:rPr>
        <w:br/>
      </w:r>
      <w:r w:rsidRPr="003F25C5">
        <w:rPr>
          <w:rFonts w:eastAsia="Times New Roman" w:cs="Times New Roman"/>
          <w:kern w:val="0"/>
          <w:szCs w:val="24"/>
          <w14:ligatures w14:val="none"/>
        </w:rPr>
        <w:t xml:space="preserve">They consist of </w:t>
      </w:r>
      <w:r w:rsidR="00303982">
        <w:rPr>
          <w:rFonts w:eastAsia="Times New Roman" w:cs="Times New Roman"/>
          <w:kern w:val="0"/>
          <w:szCs w:val="24"/>
          <w14:ligatures w14:val="none"/>
        </w:rPr>
        <w:t>multiple</w:t>
      </w:r>
      <w:r w:rsidRPr="003F25C5">
        <w:rPr>
          <w:rFonts w:eastAsia="Times New Roman" w:cs="Times New Roman"/>
          <w:kern w:val="0"/>
          <w:szCs w:val="24"/>
          <w14:ligatures w14:val="none"/>
        </w:rPr>
        <w:t xml:space="preserve"> </w:t>
      </w:r>
      <w:r w:rsidRPr="003F25C5" w:rsidR="00E32B49">
        <w:rPr>
          <w:rFonts w:eastAsia="Times New Roman" w:cs="Times New Roman"/>
          <w:kern w:val="0"/>
          <w:szCs w:val="24"/>
          <w14:ligatures w14:val="none"/>
        </w:rPr>
        <w:t>down sampled</w:t>
      </w:r>
      <w:r w:rsidRPr="003F25C5">
        <w:rPr>
          <w:rFonts w:eastAsia="Times New Roman" w:cs="Times New Roman"/>
          <w:kern w:val="0"/>
          <w:szCs w:val="24"/>
          <w14:ligatures w14:val="none"/>
        </w:rPr>
        <w:t xml:space="preserve"> copies of the original raster, which QGIS automatically selects based on the current zoom level.</w:t>
      </w:r>
    </w:p>
    <w:p w:rsidRPr="003F25C5" w:rsidR="003F25C5" w:rsidP="003F25C5" w:rsidRDefault="00030147" w14:paraId="29799E6F" w14:textId="4F75DABA">
      <w:pPr>
        <w:spacing w:before="100" w:beforeAutospacing="1" w:after="100" w:afterAutospacing="1" w:line="240" w:lineRule="auto"/>
        <w:rPr>
          <w:rFonts w:eastAsia="Times New Roman" w:cs="Times New Roman"/>
          <w:kern w:val="0"/>
          <w:szCs w:val="24"/>
          <w14:ligatures w14:val="none"/>
        </w:rPr>
      </w:pPr>
      <w:r>
        <w:rPr>
          <w:noProof/>
        </w:rPr>
        <mc:AlternateContent>
          <mc:Choice Requires="wps">
            <w:drawing>
              <wp:anchor distT="0" distB="0" distL="114300" distR="114300" simplePos="0" relativeHeight="251658264" behindDoc="0" locked="0" layoutInCell="1" allowOverlap="1" wp14:anchorId="522EDDBB" wp14:editId="775501BC">
                <wp:simplePos x="0" y="0"/>
                <wp:positionH relativeFrom="margin">
                  <wp:align>left</wp:align>
                </wp:positionH>
                <wp:positionV relativeFrom="paragraph">
                  <wp:posOffset>706120</wp:posOffset>
                </wp:positionV>
                <wp:extent cx="1828800" cy="661035"/>
                <wp:effectExtent l="0" t="0" r="12700" b="24765"/>
                <wp:wrapSquare wrapText="bothSides"/>
                <wp:docPr id="799858744" name="Text Box 1"/>
                <wp:cNvGraphicFramePr/>
                <a:graphic xmlns:a="http://schemas.openxmlformats.org/drawingml/2006/main">
                  <a:graphicData uri="http://schemas.microsoft.com/office/word/2010/wordprocessingShape">
                    <wps:wsp>
                      <wps:cNvSpPr txBox="1"/>
                      <wps:spPr>
                        <a:xfrm>
                          <a:off x="0" y="0"/>
                          <a:ext cx="1828800" cy="661035"/>
                        </a:xfrm>
                        <a:prstGeom prst="rect">
                          <a:avLst/>
                        </a:prstGeom>
                        <a:solidFill>
                          <a:schemeClr val="accent6">
                            <a:lumMod val="20000"/>
                            <a:lumOff val="80000"/>
                          </a:schemeClr>
                        </a:solidFill>
                        <a:ln w="6350">
                          <a:solidFill>
                            <a:prstClr val="black"/>
                          </a:solidFill>
                        </a:ln>
                      </wps:spPr>
                      <wps:txbx>
                        <w:txbxContent>
                          <w:p w:rsidRPr="00AD125E" w:rsidR="00030147" w:rsidP="00AD125E" w:rsidRDefault="00030147" w14:paraId="093D5BC9" w14:textId="77777777">
                            <w:pPr>
                              <w:spacing w:before="100" w:beforeAutospacing="1" w:after="100" w:afterAutospacing="1" w:line="240" w:lineRule="auto"/>
                              <w:rPr>
                                <w:rFonts w:eastAsia="Times New Roman" w:cs="Times New Roman"/>
                                <w:b/>
                                <w:bCs/>
                                <w:kern w:val="0"/>
                                <w14:ligatures w14:val="none"/>
                              </w:rPr>
                            </w:pPr>
                            <w:r w:rsidRPr="003F25C5">
                              <w:rPr>
                                <w:rFonts w:eastAsia="Times New Roman" w:cs="Times New Roman"/>
                                <w:b/>
                                <w:bCs/>
                                <w:kern w:val="0"/>
                                <w:szCs w:val="24"/>
                                <w14:ligatures w14:val="none"/>
                              </w:rPr>
                              <w:t>Note:</w:t>
                            </w:r>
                            <w:r w:rsidRPr="003F25C5">
                              <w:rPr>
                                <w:rFonts w:eastAsia="Times New Roman" w:cs="Times New Roman"/>
                                <w:kern w:val="0"/>
                                <w:szCs w:val="24"/>
                                <w14:ligatures w14:val="none"/>
                              </w:rPr>
                              <w:t xml:space="preserve"> Building pyramids may increase disk usage and, for some formats, may modify the underlying raster file. It is good practice to create a backup copy of the original dataset before generating pyramids.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6CC4312">
              <v:shape id="_x0000_s1070" style="position:absolute;margin-left:0;margin-top:55.6pt;width:2in;height:52.05pt;z-index:251658264;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" w14:anchorId="522EDDBB">
                <v:textbox>
                  <w:txbxContent>
                    <w:p w:rsidRPr="00AD125E" w:rsidR="00030147" w:rsidP="00AD125E" w:rsidRDefault="00030147" w14:paraId="766AE17E" w14:textId="77777777">
                      <w:pPr>
                        <w:spacing w:before="100" w:beforeAutospacing="1" w:after="100" w:afterAutospacing="1" w:line="240" w:lineRule="auto"/>
                        <w:rPr>
                          <w:rFonts w:eastAsia="Times New Roman" w:cs="Times New Roman"/>
                          <w:b/>
                          <w:bCs/>
                          <w:kern w:val="0"/>
                          <w14:ligatures w14:val="none"/>
                        </w:rPr>
                      </w:pPr>
                      <w:r w:rsidRPr="003F25C5">
                        <w:rPr>
                          <w:rFonts w:eastAsia="Times New Roman" w:cs="Times New Roman"/>
                          <w:b/>
                          <w:bCs/>
                          <w:kern w:val="0"/>
                          <w:szCs w:val="24"/>
                          <w14:ligatures w14:val="none"/>
                        </w:rPr>
                        <w:t>Note:</w:t>
                      </w:r>
                      <w:r w:rsidRPr="003F25C5">
                        <w:rPr>
                          <w:rFonts w:eastAsia="Times New Roman" w:cs="Times New Roman"/>
                          <w:kern w:val="0"/>
                          <w:szCs w:val="24"/>
                          <w14:ligatures w14:val="none"/>
                        </w:rPr>
                        <w:t xml:space="preserve"> Building pyramids may increase disk usage and, for some formats, may modify the underlying raster file. It is good practice to create a backup copy of the original dataset before generating pyramids.</w:t>
                      </w:r>
                    </w:p>
                  </w:txbxContent>
                </v:textbox>
                <w10:wrap type="square" anchorx="margin"/>
              </v:shape>
            </w:pict>
          </mc:Fallback>
        </mc:AlternateContent>
      </w:r>
      <w:r w:rsidRPr="003F25C5" w:rsidR="003F25C5">
        <w:rPr>
          <w:rFonts w:eastAsia="Times New Roman" w:cs="Times New Roman"/>
          <w:kern w:val="0"/>
          <w:szCs w:val="24"/>
          <w14:ligatures w14:val="none"/>
        </w:rPr>
        <w:t>To build pyramids in QGIS:</w:t>
      </w:r>
      <w:r w:rsidRPr="003F25C5" w:rsidR="003F25C5">
        <w:rPr>
          <w:rFonts w:eastAsia="Times New Roman" w:cs="Times New Roman"/>
          <w:kern w:val="0"/>
          <w:szCs w:val="24"/>
          <w14:ligatures w14:val="none"/>
        </w:rPr>
        <w:br/>
      </w:r>
      <w:r w:rsidRPr="003F25C5" w:rsidR="003F25C5">
        <w:rPr>
          <w:rFonts w:eastAsia="Times New Roman" w:cs="Times New Roman"/>
          <w:b/>
          <w:bCs/>
          <w:kern w:val="0"/>
          <w:szCs w:val="24"/>
          <w14:ligatures w14:val="none"/>
        </w:rPr>
        <w:t>Right-click the raster layer → Properties → Pyramids tab</w:t>
      </w:r>
      <w:r w:rsidRPr="003F25C5" w:rsidR="003F25C5">
        <w:rPr>
          <w:rFonts w:eastAsia="Times New Roman" w:cs="Times New Roman"/>
          <w:kern w:val="0"/>
          <w:szCs w:val="24"/>
          <w14:ligatures w14:val="none"/>
        </w:rPr>
        <w:t>, then select the desired pyramid levels and resampling method.</w:t>
      </w:r>
    </w:p>
    <w:p w:rsidRPr="00196AB3" w:rsidR="00D8717D" w:rsidP="004C0F6B" w:rsidRDefault="00D8717D" w14:paraId="450E32B4" w14:textId="7348EB40">
      <w:pPr>
        <w:rPr>
          <w:rFonts w:cs="Times New Roman"/>
        </w:rPr>
      </w:pPr>
    </w:p>
    <w:p w:rsidRPr="00C334CC" w:rsidR="00525CFB" w:rsidP="00151EF7" w:rsidRDefault="00995BDA" w14:paraId="355412CE" w14:textId="43E11976">
      <w:pPr>
        <w:pStyle w:val="ListParagraph"/>
        <w:numPr>
          <w:ilvl w:val="0"/>
          <w:numId w:val="36"/>
        </w:numPr>
        <w:rPr>
          <w:rFonts w:cs="Times New Roman"/>
        </w:rPr>
      </w:pPr>
      <w:r w:rsidRPr="00C334CC">
        <w:rPr>
          <w:rFonts w:cs="Times New Roman"/>
          <w:b/>
          <w:bCs/>
        </w:rPr>
        <w:t>Using Virtual Rasters</w:t>
      </w:r>
      <w:r w:rsidRPr="00C334CC" w:rsidR="002901D9">
        <w:rPr>
          <w:rFonts w:cs="Times New Roman"/>
          <w:b/>
          <w:bCs/>
        </w:rPr>
        <w:t xml:space="preserve"> / Catalog</w:t>
      </w:r>
    </w:p>
    <w:p w:rsidR="00DF4B7F" w:rsidP="003F0C67" w:rsidRDefault="003F0C67" w14:paraId="2ECBF1DA" w14:textId="2F6A5D18">
      <w:pPr>
        <w:spacing w:before="100" w:beforeAutospacing="1" w:after="100" w:afterAutospacing="1" w:line="240" w:lineRule="auto"/>
        <w:rPr>
          <w:rFonts w:eastAsia="Times New Roman" w:cs="Times New Roman"/>
          <w:kern w:val="0"/>
          <w:szCs w:val="24"/>
          <w14:ligatures w14:val="none"/>
        </w:rPr>
      </w:pPr>
      <w:r w:rsidRPr="003F0C67">
        <w:rPr>
          <w:rFonts w:eastAsia="Times New Roman" w:cs="Times New Roman"/>
          <w:b/>
          <w:bCs/>
          <w:kern w:val="0"/>
          <w:szCs w:val="24"/>
          <w14:ligatures w14:val="none"/>
        </w:rPr>
        <w:t>Virtual Rasters (VRTs)</w:t>
      </w:r>
      <w:r w:rsidRPr="003F0C67">
        <w:rPr>
          <w:rFonts w:eastAsia="Times New Roman" w:cs="Times New Roman"/>
          <w:kern w:val="0"/>
          <w:szCs w:val="24"/>
          <w14:ligatures w14:val="none"/>
        </w:rPr>
        <w:t xml:space="preserve"> are GDAL-native text (XML) files that define how multiple raster datasets are accessed or combined </w:t>
      </w:r>
      <w:r w:rsidRPr="003F0C67">
        <w:rPr>
          <w:rFonts w:eastAsia="Times New Roman" w:cs="Times New Roman"/>
          <w:i/>
          <w:iCs/>
          <w:kern w:val="0"/>
          <w:szCs w:val="24"/>
          <w14:ligatures w14:val="none"/>
        </w:rPr>
        <w:t>on the fly</w:t>
      </w:r>
      <w:r w:rsidRPr="003F0C67">
        <w:rPr>
          <w:rFonts w:eastAsia="Times New Roman" w:cs="Times New Roman"/>
          <w:kern w:val="0"/>
          <w:szCs w:val="24"/>
          <w14:ligatures w14:val="none"/>
        </w:rPr>
        <w:t xml:space="preserve">, without physically merging them into a new raster </w:t>
      </w:r>
      <w:r w:rsidRPr="003F0C67" w:rsidR="00944914">
        <w:rPr>
          <w:rFonts w:eastAsia="Times New Roman" w:cs="Times New Roman"/>
          <w:kern w:val="0"/>
          <w:szCs w:val="24"/>
          <w14:ligatures w14:val="none"/>
        </w:rPr>
        <w:t>file. Pixel</w:t>
      </w:r>
      <w:r w:rsidRPr="003F0C67">
        <w:rPr>
          <w:rFonts w:eastAsia="Times New Roman" w:cs="Times New Roman"/>
          <w:kern w:val="0"/>
          <w:szCs w:val="24"/>
          <w14:ligatures w14:val="none"/>
        </w:rPr>
        <w:t xml:space="preserve"> values are generated only when required for visualization or analysis, which helps reduce disk usage.</w:t>
      </w:r>
    </w:p>
    <w:p w:rsidRPr="003F0C67" w:rsidR="003F0C67" w:rsidP="003F0C67" w:rsidRDefault="003F0C67" w14:paraId="1B30AC15" w14:textId="0430FA44">
      <w:pPr>
        <w:spacing w:before="100" w:beforeAutospacing="1" w:after="100" w:afterAutospacing="1" w:line="240" w:lineRule="auto"/>
        <w:rPr>
          <w:rFonts w:eastAsia="Times New Roman" w:cs="Times New Roman"/>
          <w:kern w:val="0"/>
          <w:szCs w:val="24"/>
          <w14:ligatures w14:val="none"/>
        </w:rPr>
      </w:pPr>
      <w:r w:rsidRPr="003F0C67">
        <w:rPr>
          <w:rFonts w:eastAsia="Times New Roman" w:cs="Times New Roman"/>
          <w:kern w:val="0"/>
          <w:szCs w:val="24"/>
          <w14:ligatures w14:val="none"/>
        </w:rPr>
        <w:t>When working with multiple raster files, a VRT can be used to reference and organize them as a single logical dataset (</w:t>
      </w:r>
      <w:hyperlink w:history="1" r:id="rId52">
        <w:r w:rsidRPr="003F0C67">
          <w:rPr>
            <w:rStyle w:val="Hyperlink"/>
            <w:rFonts w:eastAsia="Times New Roman" w:cs="Times New Roman"/>
            <w:kern w:val="0"/>
            <w:szCs w:val="24"/>
            <w14:ligatures w14:val="none"/>
          </w:rPr>
          <w:t>QGIS documentation).</w:t>
        </w:r>
      </w:hyperlink>
      <w:r w:rsidRPr="003F0C67">
        <w:rPr>
          <w:rFonts w:eastAsia="Times New Roman" w:cs="Times New Roman"/>
          <w:kern w:val="0"/>
          <w:szCs w:val="24"/>
          <w14:ligatures w14:val="none"/>
        </w:rPr>
        <w:br/>
      </w:r>
      <w:r w:rsidRPr="003F0C67">
        <w:rPr>
          <w:rFonts w:eastAsia="Times New Roman" w:cs="Times New Roman"/>
          <w:kern w:val="0"/>
          <w:szCs w:val="24"/>
          <w14:ligatures w14:val="none"/>
        </w:rPr>
        <w:t>VRTs are particularly useful when disk space is limited or when performing temporary or exploratory analyses.</w:t>
      </w:r>
    </w:p>
    <w:p w:rsidRPr="00EE0C0C" w:rsidR="002340B2" w:rsidP="00EE0C0C" w:rsidRDefault="003F0C67" w14:paraId="57327AAE" w14:textId="7CB9731B">
      <w:pPr>
        <w:spacing w:before="100" w:beforeAutospacing="1" w:after="100" w:afterAutospacing="1" w:line="240" w:lineRule="auto"/>
        <w:rPr>
          <w:rFonts w:eastAsia="Times New Roman" w:cs="Times New Roman"/>
          <w:kern w:val="0"/>
          <w:szCs w:val="24"/>
          <w14:ligatures w14:val="none"/>
        </w:rPr>
      </w:pPr>
      <w:r w:rsidRPr="003F0C67">
        <w:rPr>
          <w:rFonts w:eastAsia="Times New Roman" w:cs="Times New Roman"/>
          <w:kern w:val="0"/>
          <w:szCs w:val="24"/>
          <w14:ligatures w14:val="none"/>
        </w:rPr>
        <w:t>In QGIS, VRTs can be created as follows:</w:t>
      </w:r>
      <w:r w:rsidRPr="003F0C67">
        <w:rPr>
          <w:rFonts w:eastAsia="Times New Roman" w:cs="Times New Roman"/>
          <w:kern w:val="0"/>
          <w:szCs w:val="24"/>
          <w14:ligatures w14:val="none"/>
        </w:rPr>
        <w:br/>
      </w:r>
      <w:r w:rsidRPr="003F0C67">
        <w:rPr>
          <w:rFonts w:eastAsia="Times New Roman" w:cs="Times New Roman"/>
          <w:b/>
          <w:bCs/>
          <w:kern w:val="0"/>
          <w:szCs w:val="24"/>
          <w14:ligatures w14:val="none"/>
        </w:rPr>
        <w:t>Processing</w:t>
      </w:r>
      <w:r w:rsidR="00EE0C0C">
        <w:rPr>
          <w:rFonts w:eastAsia="Times New Roman" w:cs="Times New Roman"/>
          <w:b/>
          <w:bCs/>
          <w:kern w:val="0"/>
          <w:szCs w:val="24"/>
          <w14:ligatures w14:val="none"/>
        </w:rPr>
        <w:t xml:space="preserve"> </w:t>
      </w:r>
      <w:r w:rsidR="00D60631">
        <w:rPr>
          <w:rFonts w:eastAsia="Times New Roman" w:cs="Times New Roman"/>
          <w:b/>
          <w:bCs/>
          <w:kern w:val="0"/>
          <w:szCs w:val="24"/>
          <w14:ligatures w14:val="none"/>
        </w:rPr>
        <w:t>→</w:t>
      </w:r>
      <w:r w:rsidRPr="003F0C67">
        <w:rPr>
          <w:rFonts w:eastAsia="Times New Roman" w:cs="Times New Roman"/>
          <w:b/>
          <w:bCs/>
          <w:kern w:val="0"/>
          <w:szCs w:val="24"/>
          <w14:ligatures w14:val="none"/>
        </w:rPr>
        <w:t xml:space="preserve"> Toolbox </w:t>
      </w:r>
      <w:r w:rsidR="00D60631">
        <w:rPr>
          <w:rFonts w:eastAsia="Times New Roman" w:cs="Times New Roman"/>
          <w:b/>
          <w:bCs/>
          <w:kern w:val="0"/>
          <w:szCs w:val="24"/>
          <w14:ligatures w14:val="none"/>
        </w:rPr>
        <w:t>→</w:t>
      </w:r>
      <w:r w:rsidR="00EE0C0C">
        <w:rPr>
          <w:rFonts w:eastAsia="Times New Roman" w:cs="Times New Roman"/>
          <w:b/>
          <w:bCs/>
          <w:kern w:val="0"/>
          <w:szCs w:val="24"/>
          <w14:ligatures w14:val="none"/>
        </w:rPr>
        <w:t xml:space="preserve"> </w:t>
      </w:r>
      <w:r w:rsidRPr="003F0C67">
        <w:rPr>
          <w:rFonts w:eastAsia="Times New Roman" w:cs="Times New Roman"/>
          <w:b/>
          <w:bCs/>
          <w:kern w:val="0"/>
          <w:szCs w:val="24"/>
          <w14:ligatures w14:val="none"/>
        </w:rPr>
        <w:t xml:space="preserve">GDAL </w:t>
      </w:r>
      <w:r w:rsidR="00D60631">
        <w:rPr>
          <w:rFonts w:eastAsia="Times New Roman" w:cs="Times New Roman"/>
          <w:b/>
          <w:bCs/>
          <w:kern w:val="0"/>
          <w:szCs w:val="24"/>
          <w14:ligatures w14:val="none"/>
        </w:rPr>
        <w:t>→</w:t>
      </w:r>
      <w:r w:rsidR="00EE0C0C">
        <w:rPr>
          <w:rFonts w:eastAsia="Times New Roman" w:cs="Times New Roman"/>
          <w:b/>
          <w:bCs/>
          <w:kern w:val="0"/>
          <w:szCs w:val="24"/>
          <w14:ligatures w14:val="none"/>
        </w:rPr>
        <w:t xml:space="preserve"> </w:t>
      </w:r>
      <w:r w:rsidRPr="003F0C67">
        <w:rPr>
          <w:rFonts w:eastAsia="Times New Roman" w:cs="Times New Roman"/>
          <w:b/>
          <w:bCs/>
          <w:kern w:val="0"/>
          <w:szCs w:val="24"/>
          <w14:ligatures w14:val="none"/>
        </w:rPr>
        <w:t xml:space="preserve">Raster miscellaneous </w:t>
      </w:r>
      <w:r w:rsidR="00D60631">
        <w:rPr>
          <w:rFonts w:eastAsia="Times New Roman" w:cs="Times New Roman"/>
          <w:b/>
          <w:bCs/>
          <w:kern w:val="0"/>
          <w:szCs w:val="24"/>
          <w14:ligatures w14:val="none"/>
        </w:rPr>
        <w:t>→</w:t>
      </w:r>
      <w:r w:rsidRPr="003F0C67">
        <w:rPr>
          <w:rFonts w:eastAsia="Times New Roman" w:cs="Times New Roman"/>
          <w:b/>
          <w:bCs/>
          <w:kern w:val="0"/>
          <w:szCs w:val="24"/>
          <w14:ligatures w14:val="none"/>
        </w:rPr>
        <w:t xml:space="preserve"> Build virtua</w:t>
      </w:r>
      <w:r w:rsidR="00EE0C0C">
        <w:rPr>
          <w:rFonts w:eastAsia="Times New Roman" w:cs="Times New Roman"/>
          <w:b/>
          <w:bCs/>
          <w:kern w:val="0"/>
          <w:szCs w:val="24"/>
          <w14:ligatures w14:val="none"/>
        </w:rPr>
        <w:t xml:space="preserve">l </w:t>
      </w:r>
      <w:r w:rsidR="00C27F2D">
        <w:rPr>
          <w:rFonts w:eastAsia="Times New Roman" w:cs="Times New Roman"/>
          <w:b/>
          <w:bCs/>
          <w:kern w:val="0"/>
          <w:szCs w:val="24"/>
          <w14:ligatures w14:val="none"/>
        </w:rPr>
        <w:t>raster.</w:t>
      </w:r>
    </w:p>
    <w:p w:rsidRPr="00196AB3" w:rsidR="007F4EBC" w:rsidP="00C7324D" w:rsidRDefault="007F4EBC" w14:paraId="32F66E68" w14:textId="77777777">
      <w:pPr>
        <w:rPr>
          <w:rFonts w:cs="Times New Roman"/>
          <w:b/>
          <w:bCs/>
        </w:rPr>
      </w:pPr>
    </w:p>
    <w:p w:rsidRPr="002A2239" w:rsidR="002A2239" w:rsidP="00151EF7" w:rsidRDefault="002A2239" w14:paraId="57AFFCC4" w14:textId="77777777">
      <w:pPr>
        <w:pStyle w:val="ListParagraph"/>
        <w:numPr>
          <w:ilvl w:val="0"/>
          <w:numId w:val="36"/>
        </w:numPr>
        <w:spacing w:before="100" w:beforeAutospacing="1" w:after="100" w:afterAutospacing="1" w:line="240" w:lineRule="auto"/>
        <w:rPr>
          <w:rFonts w:eastAsia="Times New Roman" w:cs="Times New Roman"/>
          <w:kern w:val="0"/>
          <w:szCs w:val="24"/>
          <w14:ligatures w14:val="none"/>
        </w:rPr>
      </w:pPr>
      <w:r>
        <w:rPr>
          <w:rFonts w:eastAsia="Times New Roman" w:cs="Times New Roman"/>
          <w:b/>
          <w:bCs/>
          <w:kern w:val="0"/>
          <w:szCs w:val="24"/>
          <w14:ligatures w14:val="none"/>
        </w:rPr>
        <w:t>Data Storage and Compression</w:t>
      </w:r>
    </w:p>
    <w:p w:rsidR="002A2239" w:rsidP="002A2239" w:rsidRDefault="002A2239" w14:paraId="06DD96A4" w14:textId="77777777">
      <w:pPr>
        <w:pStyle w:val="ListParagraph"/>
        <w:spacing w:before="100" w:beforeAutospacing="1" w:after="100" w:afterAutospacing="1" w:line="240" w:lineRule="auto"/>
        <w:ind w:left="360"/>
        <w:rPr>
          <w:rFonts w:eastAsia="Times New Roman" w:cs="Times New Roman"/>
          <w:b/>
          <w:bCs/>
          <w:kern w:val="0"/>
          <w:szCs w:val="24"/>
          <w14:ligatures w14:val="none"/>
        </w:rPr>
      </w:pPr>
    </w:p>
    <w:p w:rsidR="00B072C3" w:rsidP="00151EF7" w:rsidRDefault="00B072C3" w14:paraId="2E89BA9B" w14:textId="1580BCF4">
      <w:pPr>
        <w:pStyle w:val="ListParagraph"/>
        <w:numPr>
          <w:ilvl w:val="0"/>
          <w:numId w:val="37"/>
        </w:numPr>
        <w:spacing w:before="100" w:beforeAutospacing="1" w:after="100" w:afterAutospacing="1" w:line="240" w:lineRule="auto"/>
        <w:rPr>
          <w:rFonts w:eastAsia="Times New Roman" w:cs="Times New Roman"/>
          <w:kern w:val="0"/>
          <w:szCs w:val="24"/>
          <w14:ligatures w14:val="none"/>
        </w:rPr>
      </w:pPr>
      <w:r w:rsidRPr="00B072C3">
        <w:rPr>
          <w:rFonts w:eastAsia="Times New Roman" w:cs="Times New Roman"/>
          <w:b/>
          <w:bCs/>
          <w:kern w:val="0"/>
          <w:szCs w:val="24"/>
          <w14:ligatures w14:val="none"/>
        </w:rPr>
        <w:t>Applying compression</w:t>
      </w:r>
      <w:r w:rsidRPr="00B072C3">
        <w:rPr>
          <w:rFonts w:eastAsia="Times New Roman" w:cs="Times New Roman"/>
          <w:kern w:val="0"/>
          <w:szCs w:val="24"/>
          <w14:ligatures w14:val="none"/>
        </w:rPr>
        <w:br/>
      </w:r>
      <w:r w:rsidRPr="00B072C3">
        <w:rPr>
          <w:rFonts w:eastAsia="Times New Roman" w:cs="Times New Roman"/>
          <w:kern w:val="0"/>
          <w:szCs w:val="24"/>
          <w14:ligatures w14:val="none"/>
        </w:rPr>
        <w:t xml:space="preserve">Lossless compression methods are recommended when working with raster data, as they reduce file size without altering pixel values. </w:t>
      </w:r>
      <w:r w:rsidRPr="00B072C3">
        <w:rPr>
          <w:rFonts w:eastAsia="Times New Roman" w:cs="Times New Roman"/>
          <w:b/>
          <w:bCs/>
          <w:kern w:val="0"/>
          <w:szCs w:val="24"/>
          <w14:ligatures w14:val="none"/>
        </w:rPr>
        <w:t>LZW (Lempel–Ziv–Welch)</w:t>
      </w:r>
      <w:r w:rsidRPr="00B072C3">
        <w:rPr>
          <w:rFonts w:eastAsia="Times New Roman" w:cs="Times New Roman"/>
          <w:kern w:val="0"/>
          <w:szCs w:val="24"/>
          <w14:ligatures w14:val="none"/>
        </w:rPr>
        <w:t xml:space="preserve"> is one of the most commonly used lossless compression options for </w:t>
      </w:r>
      <w:r w:rsidRPr="00B072C3">
        <w:rPr>
          <w:rFonts w:eastAsia="Times New Roman" w:cs="Times New Roman"/>
          <w:b/>
          <w:bCs/>
          <w:kern w:val="0"/>
          <w:szCs w:val="24"/>
          <w14:ligatures w14:val="none"/>
        </w:rPr>
        <w:t>GeoTIFF</w:t>
      </w:r>
      <w:r w:rsidRPr="00B072C3">
        <w:rPr>
          <w:rFonts w:eastAsia="Times New Roman" w:cs="Times New Roman"/>
          <w:kern w:val="0"/>
          <w:szCs w:val="24"/>
          <w14:ligatures w14:val="none"/>
        </w:rPr>
        <w:t xml:space="preserve"> files.</w:t>
      </w:r>
    </w:p>
    <w:p w:rsidR="002A2239" w:rsidP="00B072C3" w:rsidRDefault="002A2239" w14:paraId="49639111" w14:textId="77777777">
      <w:pPr>
        <w:pStyle w:val="ListParagraph"/>
        <w:spacing w:before="100" w:beforeAutospacing="1" w:after="100" w:afterAutospacing="1" w:line="240" w:lineRule="auto"/>
        <w:ind w:left="360"/>
        <w:rPr>
          <w:rFonts w:eastAsia="Times New Roman" w:cs="Times New Roman"/>
          <w:kern w:val="0"/>
          <w:szCs w:val="24"/>
          <w14:ligatures w14:val="none"/>
        </w:rPr>
      </w:pPr>
      <w:r>
        <w:rPr>
          <w:rFonts w:eastAsia="Times New Roman" w:cs="Times New Roman"/>
          <w:kern w:val="0"/>
          <w:szCs w:val="24"/>
          <w14:ligatures w14:val="none"/>
        </w:rPr>
        <w:t xml:space="preserve">            </w:t>
      </w:r>
      <w:r w:rsidRPr="00B072C3" w:rsidR="00B072C3">
        <w:rPr>
          <w:rFonts w:eastAsia="Times New Roman" w:cs="Times New Roman"/>
          <w:kern w:val="0"/>
          <w:szCs w:val="24"/>
          <w14:ligatures w14:val="none"/>
        </w:rPr>
        <w:t xml:space="preserve">Compression can be applied through the </w:t>
      </w:r>
    </w:p>
    <w:p w:rsidRPr="00B072C3" w:rsidR="00B072C3" w:rsidP="002A2239" w:rsidRDefault="00B072C3" w14:paraId="20FDC923" w14:textId="1B1AC92A">
      <w:pPr>
        <w:pStyle w:val="ListParagraph"/>
        <w:spacing w:before="100" w:beforeAutospacing="1" w:after="100" w:afterAutospacing="1" w:line="240" w:lineRule="auto"/>
        <w:ind w:left="1080"/>
        <w:rPr>
          <w:rFonts w:eastAsia="Times New Roman" w:cs="Times New Roman"/>
          <w:kern w:val="0"/>
          <w:szCs w:val="24"/>
          <w14:ligatures w14:val="none"/>
        </w:rPr>
      </w:pPr>
      <w:r w:rsidRPr="00B072C3">
        <w:rPr>
          <w:rFonts w:eastAsia="Times New Roman" w:cs="Times New Roman"/>
          <w:b/>
          <w:bCs/>
          <w:kern w:val="0"/>
          <w:szCs w:val="24"/>
          <w14:ligatures w14:val="none"/>
        </w:rPr>
        <w:t>Advanced Parameters → Compression</w:t>
      </w:r>
      <w:r w:rsidRPr="00B072C3">
        <w:rPr>
          <w:rFonts w:eastAsia="Times New Roman" w:cs="Times New Roman"/>
          <w:kern w:val="0"/>
          <w:szCs w:val="24"/>
          <w14:ligatures w14:val="none"/>
        </w:rPr>
        <w:t xml:space="preserve"> settings when exporting or saving raster outputs.</w:t>
      </w:r>
    </w:p>
    <w:p w:rsidR="00AD4308" w:rsidP="00151EF7" w:rsidRDefault="00B072C3" w14:paraId="30DE71E6" w14:textId="0B00F6E0">
      <w:pPr>
        <w:pStyle w:val="ListParagraph"/>
        <w:numPr>
          <w:ilvl w:val="0"/>
          <w:numId w:val="37"/>
        </w:numPr>
        <w:spacing w:before="100" w:beforeAutospacing="1" w:after="100" w:afterAutospacing="1" w:line="240" w:lineRule="auto"/>
        <w:rPr>
          <w:rFonts w:eastAsia="Times New Roman" w:cs="Times New Roman"/>
          <w:kern w:val="0"/>
          <w:szCs w:val="24"/>
          <w14:ligatures w14:val="none"/>
        </w:rPr>
      </w:pPr>
      <w:r w:rsidRPr="002A2239">
        <w:rPr>
          <w:rFonts w:eastAsia="Times New Roman" w:cs="Times New Roman"/>
          <w:b/>
          <w:bCs/>
          <w:kern w:val="0"/>
          <w:szCs w:val="24"/>
          <w14:ligatures w14:val="none"/>
        </w:rPr>
        <w:t>Limiting raster inputs to the analysis AOI</w:t>
      </w:r>
      <w:r w:rsidRPr="002A2239">
        <w:rPr>
          <w:rFonts w:eastAsia="Times New Roman" w:cs="Times New Roman"/>
          <w:kern w:val="0"/>
          <w:szCs w:val="24"/>
          <w14:ligatures w14:val="none"/>
        </w:rPr>
        <w:br/>
      </w:r>
      <w:r w:rsidRPr="002A2239">
        <w:rPr>
          <w:rFonts w:eastAsia="Times New Roman" w:cs="Times New Roman"/>
          <w:kern w:val="0"/>
          <w:szCs w:val="24"/>
          <w14:ligatures w14:val="none"/>
        </w:rPr>
        <w:t>Clipping large raster datasets to the required area of interest (AOI) can significantly reduce processing time, disk usage, and memory consumption during analysis.</w:t>
      </w:r>
    </w:p>
    <w:p w:rsidR="00AD4308" w:rsidP="00AD4308" w:rsidRDefault="00AD4308" w14:paraId="3B42A494" w14:textId="77777777">
      <w:pPr>
        <w:pStyle w:val="ListParagraph"/>
        <w:spacing w:before="100" w:beforeAutospacing="1" w:after="100" w:afterAutospacing="1" w:line="240" w:lineRule="auto"/>
        <w:ind w:left="1080"/>
        <w:rPr>
          <w:rFonts w:eastAsia="Times New Roman" w:cs="Times New Roman"/>
          <w:b/>
          <w:bCs/>
          <w:kern w:val="0"/>
          <w:szCs w:val="24"/>
          <w14:ligatures w14:val="none"/>
        </w:rPr>
      </w:pPr>
    </w:p>
    <w:p w:rsidRPr="00AD4308" w:rsidR="003C2698" w:rsidP="00AD4308" w:rsidRDefault="003C2698" w14:paraId="77D980D8" w14:textId="77777777">
      <w:pPr>
        <w:pStyle w:val="ListParagraph"/>
        <w:spacing w:before="100" w:beforeAutospacing="1" w:after="100" w:afterAutospacing="1" w:line="240" w:lineRule="auto"/>
        <w:ind w:left="1080"/>
        <w:rPr>
          <w:rFonts w:eastAsia="Times New Roman" w:cs="Times New Roman"/>
          <w:kern w:val="0"/>
          <w:szCs w:val="24"/>
          <w14:ligatures w14:val="none"/>
        </w:rPr>
      </w:pPr>
    </w:p>
    <w:p w:rsidRPr="00AD4308" w:rsidR="00995BDA" w:rsidP="00151EF7" w:rsidRDefault="00AD4308" w14:paraId="32FF25D7" w14:textId="10604E7F">
      <w:pPr>
        <w:pStyle w:val="ListParagraph"/>
        <w:numPr>
          <w:ilvl w:val="0"/>
          <w:numId w:val="36"/>
        </w:numPr>
        <w:rPr>
          <w:rFonts w:cs="Times New Roman"/>
          <w:b/>
          <w:bCs/>
        </w:rPr>
      </w:pPr>
      <w:r w:rsidRPr="00AD4308">
        <w:rPr>
          <w:rFonts w:cs="Times New Roman"/>
          <w:b/>
          <w:bCs/>
        </w:rPr>
        <w:t>Coordinate Reference System (CRS) and Resolution Management</w:t>
      </w:r>
    </w:p>
    <w:p w:rsidRPr="00C557C2" w:rsidR="00C557C2" w:rsidP="003C2698" w:rsidRDefault="00C557C2" w14:paraId="3D0F2F55" w14:textId="47995EC5">
      <w:pPr>
        <w:spacing w:before="100" w:beforeAutospacing="1" w:after="100" w:afterAutospacing="1" w:line="240" w:lineRule="auto"/>
        <w:ind w:left="360"/>
        <w:rPr>
          <w:rFonts w:eastAsia="Times New Roman" w:cs="Times New Roman"/>
          <w:kern w:val="0"/>
          <w:szCs w:val="24"/>
          <w14:ligatures w14:val="none"/>
        </w:rPr>
      </w:pPr>
      <w:r w:rsidRPr="00C557C2">
        <w:rPr>
          <w:rFonts w:eastAsia="Times New Roman" w:cs="Times New Roman"/>
          <w:kern w:val="0"/>
          <w:szCs w:val="24"/>
          <w14:ligatures w14:val="none"/>
        </w:rPr>
        <w:t>Before starting any processing, it is essential to verify the coordinate reference system (CRS) of all input raster layers.</w:t>
      </w:r>
      <w:r w:rsidRPr="00C557C2">
        <w:rPr>
          <w:rFonts w:eastAsia="Times New Roman" w:cs="Times New Roman"/>
          <w:kern w:val="0"/>
          <w:szCs w:val="24"/>
          <w14:ligatures w14:val="none"/>
        </w:rPr>
        <w:br/>
      </w:r>
      <w:r w:rsidRPr="00C557C2">
        <w:rPr>
          <w:rFonts w:eastAsia="Times New Roman" w:cs="Times New Roman"/>
          <w:kern w:val="0"/>
          <w:szCs w:val="24"/>
          <w14:ligatures w14:val="none"/>
        </w:rPr>
        <w:t xml:space="preserve">This can be checked under </w:t>
      </w:r>
      <w:r w:rsidRPr="00C557C2">
        <w:rPr>
          <w:rFonts w:eastAsia="Times New Roman" w:cs="Times New Roman"/>
          <w:b/>
          <w:bCs/>
          <w:kern w:val="0"/>
          <w:szCs w:val="24"/>
          <w14:ligatures w14:val="none"/>
        </w:rPr>
        <w:t>Layer Properties → Information</w:t>
      </w:r>
      <w:r w:rsidRPr="00C557C2">
        <w:rPr>
          <w:rFonts w:eastAsia="Times New Roman" w:cs="Times New Roman"/>
          <w:kern w:val="0"/>
          <w:szCs w:val="24"/>
          <w14:ligatures w14:val="none"/>
        </w:rPr>
        <w:t xml:space="preserve"> in QGIS. Rasters with different CRSs cannot be accurately compared, combined, or </w:t>
      </w:r>
      <w:r w:rsidRPr="00C557C2" w:rsidR="003C2698">
        <w:rPr>
          <w:rFonts w:eastAsia="Times New Roman" w:cs="Times New Roman"/>
          <w:kern w:val="0"/>
          <w:szCs w:val="24"/>
          <w14:ligatures w14:val="none"/>
        </w:rPr>
        <w:t>analyzed</w:t>
      </w:r>
      <w:r w:rsidRPr="00C557C2">
        <w:rPr>
          <w:rFonts w:eastAsia="Times New Roman" w:cs="Times New Roman"/>
          <w:kern w:val="0"/>
          <w:szCs w:val="24"/>
          <w14:ligatures w14:val="none"/>
        </w:rPr>
        <w:t xml:space="preserve"> without reprojection.</w:t>
      </w:r>
    </w:p>
    <w:p w:rsidR="00C557C2" w:rsidP="003C2698" w:rsidRDefault="00C557C2" w14:paraId="0A979617" w14:textId="7B83464C">
      <w:pPr>
        <w:spacing w:before="100" w:beforeAutospacing="1" w:after="100" w:afterAutospacing="1" w:line="240" w:lineRule="auto"/>
        <w:ind w:left="360"/>
        <w:rPr>
          <w:rFonts w:eastAsia="Times New Roman" w:cs="Times New Roman"/>
          <w:kern w:val="0"/>
          <w:szCs w:val="24"/>
          <w14:ligatures w14:val="none"/>
        </w:rPr>
      </w:pPr>
      <w:r w:rsidRPr="00C557C2">
        <w:rPr>
          <w:rFonts w:eastAsia="Times New Roman" w:cs="Times New Roman"/>
          <w:b/>
          <w:bCs/>
          <w:kern w:val="0"/>
          <w:szCs w:val="24"/>
          <w14:ligatures w14:val="none"/>
        </w:rPr>
        <w:t>Choosing an appropriate CRS</w:t>
      </w:r>
      <w:r w:rsidRPr="00C557C2">
        <w:rPr>
          <w:rFonts w:eastAsia="Times New Roman" w:cs="Times New Roman"/>
          <w:kern w:val="0"/>
          <w:szCs w:val="24"/>
          <w14:ligatures w14:val="none"/>
        </w:rPr>
        <w:br/>
      </w:r>
      <w:r w:rsidRPr="00C557C2">
        <w:rPr>
          <w:rFonts w:eastAsia="Times New Roman" w:cs="Times New Roman"/>
          <w:kern w:val="0"/>
          <w:szCs w:val="24"/>
          <w14:ligatures w14:val="none"/>
        </w:rPr>
        <w:t>Selecting the correct CRS is critical for ensuring spatial accuracy. An inappropriate CRS choice may lead to distortion, misalignment, and inaccurate distance, area, or slope calculations.</w:t>
      </w:r>
      <w:r w:rsidRPr="00C557C2">
        <w:rPr>
          <w:rFonts w:eastAsia="Times New Roman" w:cs="Times New Roman"/>
          <w:kern w:val="0"/>
          <w:szCs w:val="24"/>
          <w14:ligatures w14:val="none"/>
        </w:rPr>
        <w:br/>
      </w:r>
      <w:r w:rsidRPr="00C557C2">
        <w:rPr>
          <w:rFonts w:eastAsia="Times New Roman" w:cs="Times New Roman"/>
          <w:kern w:val="0"/>
          <w:szCs w:val="24"/>
          <w14:ligatures w14:val="none"/>
        </w:rPr>
        <w:t>The choice of CRS should be guided by the geographic extent of the study area, the type of analysis being performed, data compatibility, and the intended use of the outputs.</w:t>
      </w:r>
      <w:r w:rsidR="00F9165B">
        <w:rPr>
          <w:rFonts w:eastAsia="Times New Roman" w:cs="Times New Roman"/>
          <w:kern w:val="0"/>
          <w:szCs w:val="24"/>
          <w14:ligatures w14:val="none"/>
        </w:rPr>
        <w:t xml:space="preserve"> Table 3 summarizes commonly used coordinate reference systems.</w:t>
      </w:r>
    </w:p>
    <w:p w:rsidRPr="00C557C2" w:rsidR="007525BD" w:rsidP="007525BD" w:rsidRDefault="007525BD" w14:paraId="41469A28" w14:textId="70108482">
      <w:pPr>
        <w:pStyle w:val="Caption"/>
        <w:rPr>
          <w:rFonts w:eastAsia="Times New Roman" w:cs="Times New Roman"/>
          <w:kern w:val="0"/>
          <w:szCs w:val="24"/>
          <w14:ligatures w14:val="none"/>
        </w:rPr>
      </w:pPr>
      <w:r>
        <w:t xml:space="preserve">                                                    Table </w:t>
      </w:r>
      <w:r w:rsidR="00250A55">
        <w:fldChar w:fldCharType="begin"/>
      </w:r>
      <w:r w:rsidR="00250A55">
        <w:instrText xml:space="preserve"> SEQ Table \* ARABIC </w:instrText>
      </w:r>
      <w:r w:rsidR="00250A55">
        <w:fldChar w:fldCharType="separate"/>
      </w:r>
      <w:r w:rsidR="008208D7">
        <w:rPr>
          <w:noProof/>
        </w:rPr>
        <w:t>3</w:t>
      </w:r>
      <w:r w:rsidR="00250A55">
        <w:rPr>
          <w:noProof/>
        </w:rPr>
        <w:fldChar w:fldCharType="end"/>
      </w:r>
      <w:r>
        <w:t>: Summary of Coordinate Reference Systems</w:t>
      </w:r>
    </w:p>
    <w:tbl>
      <w:tblPr>
        <w:tblStyle w:val="TableGrid"/>
        <w:tblW w:w="9842" w:type="dxa"/>
        <w:tblInd w:w="-5" w:type="dxa"/>
        <w:tblLayout w:type="fixed"/>
        <w:tblLook w:val="04A0" w:firstRow="1" w:lastRow="0" w:firstColumn="1" w:lastColumn="0" w:noHBand="0" w:noVBand="1"/>
      </w:tblPr>
      <w:tblGrid>
        <w:gridCol w:w="2695"/>
        <w:gridCol w:w="2070"/>
        <w:gridCol w:w="5077"/>
      </w:tblGrid>
      <w:tr w:rsidRPr="00196AB3" w:rsidR="00BF5430" w:rsidTr="00B947E0" w14:paraId="2E4FAF21" w14:textId="77777777">
        <w:trPr>
          <w:trHeight w:val="440"/>
        </w:trPr>
        <w:tc>
          <w:tcPr>
            <w:tcW w:w="2695" w:type="dxa"/>
          </w:tcPr>
          <w:p w:rsidRPr="00196AB3" w:rsidR="00BF5430" w:rsidP="00BF5430" w:rsidRDefault="00BF5430" w14:paraId="30FEBDD3" w14:textId="3DC399B5">
            <w:pPr>
              <w:ind w:left="360"/>
              <w:rPr>
                <w:rFonts w:cs="Times New Roman"/>
                <w:b/>
                <w:bCs/>
              </w:rPr>
            </w:pPr>
            <w:r w:rsidRPr="00196AB3">
              <w:rPr>
                <w:rFonts w:cs="Times New Roman"/>
                <w:b/>
                <w:bCs/>
              </w:rPr>
              <w:t>Coordinate System</w:t>
            </w:r>
          </w:p>
        </w:tc>
        <w:tc>
          <w:tcPr>
            <w:tcW w:w="2070" w:type="dxa"/>
          </w:tcPr>
          <w:p w:rsidRPr="00196AB3" w:rsidR="00BF5430" w:rsidP="00DB7CC1" w:rsidRDefault="00DB7CC1" w14:paraId="37C517AD" w14:textId="62D135DD">
            <w:pPr>
              <w:pStyle w:val="ListParagraph"/>
              <w:ind w:left="0"/>
              <w:rPr>
                <w:rFonts w:cs="Times New Roman"/>
                <w:b/>
                <w:bCs/>
              </w:rPr>
            </w:pPr>
            <w:r w:rsidRPr="00196AB3">
              <w:rPr>
                <w:rFonts w:cs="Times New Roman"/>
                <w:b/>
                <w:bCs/>
              </w:rPr>
              <w:t>Characteristics</w:t>
            </w:r>
          </w:p>
        </w:tc>
        <w:tc>
          <w:tcPr>
            <w:tcW w:w="5077" w:type="dxa"/>
          </w:tcPr>
          <w:p w:rsidRPr="00F9165B" w:rsidR="00DB7CC1" w:rsidP="00DB7CC1" w:rsidRDefault="00DB7CC1" w14:paraId="1F2A2164" w14:textId="5AD55470">
            <w:pPr>
              <w:pStyle w:val="ListParagraph"/>
              <w:ind w:left="0"/>
              <w:rPr>
                <w:rFonts w:cs="Times New Roman"/>
                <w:b/>
                <w:bCs/>
              </w:rPr>
            </w:pPr>
            <w:r w:rsidRPr="00F9165B">
              <w:rPr>
                <w:rFonts w:cs="Times New Roman"/>
                <w:b/>
                <w:bCs/>
              </w:rPr>
              <w:t>Applications</w:t>
            </w:r>
          </w:p>
        </w:tc>
      </w:tr>
      <w:tr w:rsidRPr="00196AB3" w:rsidR="00BF5430" w:rsidTr="00B947E0" w14:paraId="1C215952" w14:textId="77777777">
        <w:trPr>
          <w:trHeight w:val="293"/>
        </w:trPr>
        <w:tc>
          <w:tcPr>
            <w:tcW w:w="2695" w:type="dxa"/>
          </w:tcPr>
          <w:p w:rsidRPr="00F9165B" w:rsidR="00BF5430" w:rsidP="00DB7CC1" w:rsidRDefault="008E77E3" w14:paraId="41FE4880" w14:textId="72A37E53">
            <w:pPr>
              <w:pStyle w:val="ListParagraph"/>
              <w:ind w:left="0"/>
              <w:rPr>
                <w:rFonts w:cs="Times New Roman"/>
              </w:rPr>
            </w:pPr>
            <w:r w:rsidRPr="00F9165B">
              <w:rPr>
                <w:rFonts w:cs="Times New Roman"/>
              </w:rPr>
              <w:t>Geographic Coordinate Systems (GCS)</w:t>
            </w:r>
          </w:p>
        </w:tc>
        <w:tc>
          <w:tcPr>
            <w:tcW w:w="2070" w:type="dxa"/>
          </w:tcPr>
          <w:p w:rsidRPr="00F9165B" w:rsidR="00BF5430" w:rsidP="00DB7CC1" w:rsidRDefault="008E77E3" w14:paraId="5330233A" w14:textId="343E6A82">
            <w:pPr>
              <w:pStyle w:val="ListParagraph"/>
              <w:ind w:left="0"/>
              <w:rPr>
                <w:rFonts w:cs="Times New Roman"/>
              </w:rPr>
            </w:pPr>
            <w:r w:rsidRPr="00F9165B">
              <w:rPr>
                <w:rFonts w:cs="Times New Roman"/>
              </w:rPr>
              <w:t>Latitudes and Longitudes expressed in degrees</w:t>
            </w:r>
            <w:r w:rsidRPr="00F9165B" w:rsidR="00916EA3">
              <w:rPr>
                <w:rFonts w:cs="Times New Roman"/>
              </w:rPr>
              <w:t xml:space="preserve"> </w:t>
            </w:r>
            <w:r w:rsidRPr="00F9165B" w:rsidR="00EC43F4">
              <w:rPr>
                <w:rFonts w:cs="Times New Roman"/>
              </w:rPr>
              <w:t>e.g.,</w:t>
            </w:r>
            <w:r w:rsidRPr="00F9165B" w:rsidR="00916EA3">
              <w:rPr>
                <w:rFonts w:cs="Times New Roman"/>
              </w:rPr>
              <w:t xml:space="preserve"> WGS84</w:t>
            </w:r>
          </w:p>
        </w:tc>
        <w:tc>
          <w:tcPr>
            <w:tcW w:w="5077" w:type="dxa"/>
          </w:tcPr>
          <w:p w:rsidRPr="00F9165B" w:rsidR="00BF5430" w:rsidP="00DB7CC1" w:rsidRDefault="008E77E3" w14:paraId="78C441E8" w14:textId="73B90527">
            <w:pPr>
              <w:pStyle w:val="ListParagraph"/>
              <w:ind w:left="0"/>
              <w:rPr>
                <w:rFonts w:cs="Times New Roman"/>
              </w:rPr>
            </w:pPr>
            <w:r w:rsidRPr="00F9165B">
              <w:rPr>
                <w:rFonts w:cs="Times New Roman"/>
              </w:rPr>
              <w:t xml:space="preserve">Global -scale </w:t>
            </w:r>
            <w:r w:rsidRPr="00F9165B" w:rsidR="00152395">
              <w:rPr>
                <w:rFonts w:cs="Times New Roman"/>
              </w:rPr>
              <w:t>mapping, GPS</w:t>
            </w:r>
            <w:r w:rsidRPr="00F9165B">
              <w:rPr>
                <w:rFonts w:cs="Times New Roman"/>
              </w:rPr>
              <w:t xml:space="preserve"> data collection, Web mapping applications</w:t>
            </w:r>
          </w:p>
        </w:tc>
      </w:tr>
      <w:tr w:rsidRPr="00196AB3" w:rsidR="00BF5430" w:rsidTr="00B947E0" w14:paraId="476AB61E" w14:textId="77777777">
        <w:trPr>
          <w:trHeight w:val="293"/>
        </w:trPr>
        <w:tc>
          <w:tcPr>
            <w:tcW w:w="2695" w:type="dxa"/>
          </w:tcPr>
          <w:p w:rsidRPr="00F9165B" w:rsidR="00BF5430" w:rsidP="00DB7CC1" w:rsidRDefault="008E77E3" w14:paraId="466C51F7" w14:textId="756F2705">
            <w:pPr>
              <w:pStyle w:val="ListParagraph"/>
              <w:ind w:left="0"/>
              <w:rPr>
                <w:rFonts w:cs="Times New Roman"/>
              </w:rPr>
            </w:pPr>
            <w:r w:rsidRPr="00F9165B">
              <w:rPr>
                <w:rFonts w:cs="Times New Roman"/>
              </w:rPr>
              <w:t>Projected Coordinate Systems</w:t>
            </w:r>
          </w:p>
        </w:tc>
        <w:tc>
          <w:tcPr>
            <w:tcW w:w="2070" w:type="dxa"/>
          </w:tcPr>
          <w:p w:rsidRPr="00F9165B" w:rsidR="00BF5430" w:rsidP="00DB7CC1" w:rsidRDefault="008E77E3" w14:paraId="6B873DC4" w14:textId="77777777">
            <w:pPr>
              <w:pStyle w:val="ListParagraph"/>
              <w:ind w:left="0"/>
              <w:rPr>
                <w:rFonts w:cs="Times New Roman"/>
              </w:rPr>
            </w:pPr>
            <w:r w:rsidRPr="00F9165B">
              <w:rPr>
                <w:rFonts w:cs="Times New Roman"/>
              </w:rPr>
              <w:t xml:space="preserve"> X and Y coordinates are represented in </w:t>
            </w:r>
            <w:r w:rsidRPr="00F9165B">
              <w:rPr>
                <w:rFonts w:cs="Times New Roman"/>
              </w:rPr>
              <w:t>linear units (m</w:t>
            </w:r>
            <w:r w:rsidRPr="00F9165B" w:rsidR="005A7BB6">
              <w:rPr>
                <w:rFonts w:cs="Times New Roman"/>
              </w:rPr>
              <w:t>/km/feet)</w:t>
            </w:r>
          </w:p>
          <w:p w:rsidRPr="00F9165B" w:rsidR="005A7BB6" w:rsidP="00DB7CC1" w:rsidRDefault="005A7BB6" w14:paraId="44914CE4" w14:textId="36DD2725">
            <w:pPr>
              <w:pStyle w:val="ListParagraph"/>
              <w:ind w:left="0"/>
              <w:rPr>
                <w:rFonts w:cs="Times New Roman"/>
              </w:rPr>
            </w:pPr>
            <w:r w:rsidRPr="00F9165B">
              <w:rPr>
                <w:rFonts w:cs="Times New Roman"/>
              </w:rPr>
              <w:t>Flattens 3D earth</w:t>
            </w:r>
            <w:r w:rsidRPr="00F9165B" w:rsidR="007B6D50">
              <w:rPr>
                <w:rFonts w:cs="Times New Roman"/>
              </w:rPr>
              <w:t xml:space="preserve"> onto 2D plane</w:t>
            </w:r>
          </w:p>
        </w:tc>
        <w:tc>
          <w:tcPr>
            <w:tcW w:w="5077" w:type="dxa"/>
          </w:tcPr>
          <w:p w:rsidRPr="00F9165B" w:rsidR="00BF5430" w:rsidP="00DB7CC1" w:rsidRDefault="007B6D50" w14:paraId="150F29D4" w14:textId="316A354B">
            <w:pPr>
              <w:pStyle w:val="ListParagraph"/>
              <w:ind w:left="0"/>
              <w:rPr>
                <w:rFonts w:cs="Times New Roman"/>
              </w:rPr>
            </w:pPr>
            <w:r w:rsidRPr="00F9165B">
              <w:rPr>
                <w:rFonts w:cs="Times New Roman"/>
              </w:rPr>
              <w:t>The PCS</w:t>
            </w:r>
            <w:r w:rsidRPr="00F9165B" w:rsidR="00346C4D">
              <w:rPr>
                <w:rFonts w:cs="Times New Roman"/>
              </w:rPr>
              <w:t xml:space="preserve"> sub-type</w:t>
            </w:r>
            <w:r w:rsidRPr="00F9165B">
              <w:rPr>
                <w:rFonts w:cs="Times New Roman"/>
              </w:rPr>
              <w:t xml:space="preserve"> to be </w:t>
            </w:r>
            <w:r w:rsidRPr="00F9165B" w:rsidR="00D52717">
              <w:rPr>
                <w:rFonts w:cs="Times New Roman"/>
              </w:rPr>
              <w:t>used depends</w:t>
            </w:r>
            <w:r w:rsidRPr="00F9165B" w:rsidR="00346C4D">
              <w:rPr>
                <w:rFonts w:cs="Times New Roman"/>
              </w:rPr>
              <w:t xml:space="preserve"> on the </w:t>
            </w:r>
            <w:r w:rsidRPr="00F9165B" w:rsidR="00152395">
              <w:rPr>
                <w:rFonts w:cs="Times New Roman"/>
              </w:rPr>
              <w:t>purpose.</w:t>
            </w:r>
            <w:r w:rsidRPr="00F9165B" w:rsidR="00346C4D">
              <w:rPr>
                <w:rFonts w:cs="Times New Roman"/>
              </w:rPr>
              <w:t xml:space="preserve"> </w:t>
            </w:r>
          </w:p>
          <w:p w:rsidRPr="00F9165B" w:rsidR="00AB3DAD" w:rsidP="00151EF7" w:rsidRDefault="00AB3DAD" w14:paraId="5F2D8412" w14:textId="3794C0F5">
            <w:pPr>
              <w:pStyle w:val="ListParagraph"/>
              <w:numPr>
                <w:ilvl w:val="0"/>
                <w:numId w:val="1"/>
              </w:numPr>
              <w:rPr>
                <w:rFonts w:cs="Times New Roman"/>
              </w:rPr>
            </w:pPr>
            <w:r w:rsidRPr="00F9165B">
              <w:rPr>
                <w:rFonts w:cs="Times New Roman"/>
              </w:rPr>
              <w:t>Conformal projections like Web Mercator preserve angles/ shape</w:t>
            </w:r>
            <w:r w:rsidRPr="00F9165B" w:rsidR="00C0213A">
              <w:rPr>
                <w:rFonts w:cs="Times New Roman"/>
              </w:rPr>
              <w:t>. They are used for navigation</w:t>
            </w:r>
            <w:r w:rsidRPr="00F9165B" w:rsidR="00D84FF0">
              <w:rPr>
                <w:rFonts w:cs="Times New Roman"/>
              </w:rPr>
              <w:t xml:space="preserve"> and detailed </w:t>
            </w:r>
            <w:r w:rsidRPr="00F9165B" w:rsidR="00152395">
              <w:rPr>
                <w:rFonts w:cs="Times New Roman"/>
              </w:rPr>
              <w:t>mapping.</w:t>
            </w:r>
          </w:p>
          <w:p w:rsidRPr="00F9165B" w:rsidR="00DA3B64" w:rsidP="00151EF7" w:rsidRDefault="00DA3B64" w14:paraId="25BF6EE8" w14:textId="32580DB4">
            <w:pPr>
              <w:pStyle w:val="ListParagraph"/>
              <w:numPr>
                <w:ilvl w:val="0"/>
                <w:numId w:val="1"/>
              </w:numPr>
              <w:rPr>
                <w:rFonts w:cs="Times New Roman"/>
              </w:rPr>
            </w:pPr>
            <w:r w:rsidRPr="00F9165B">
              <w:rPr>
                <w:rFonts w:cs="Times New Roman"/>
              </w:rPr>
              <w:t xml:space="preserve">Equal Area projections </w:t>
            </w:r>
            <w:r w:rsidRPr="00F9165B" w:rsidR="00152395">
              <w:rPr>
                <w:rFonts w:cs="Times New Roman"/>
              </w:rPr>
              <w:t>like Lambert</w:t>
            </w:r>
            <w:r w:rsidRPr="00F9165B" w:rsidR="00FC34EA">
              <w:rPr>
                <w:rFonts w:cs="Times New Roman"/>
              </w:rPr>
              <w:t xml:space="preserve"> Azzimuthal Equal Area (</w:t>
            </w:r>
            <w:r w:rsidRPr="00F9165B" w:rsidR="00152395">
              <w:rPr>
                <w:rFonts w:cs="Times New Roman"/>
              </w:rPr>
              <w:t>Europe) preserve</w:t>
            </w:r>
            <w:r w:rsidRPr="00F9165B" w:rsidR="00B675E7">
              <w:rPr>
                <w:rFonts w:cs="Times New Roman"/>
              </w:rPr>
              <w:t xml:space="preserve"> area and are best </w:t>
            </w:r>
            <w:r w:rsidRPr="00F9165B" w:rsidR="00152395">
              <w:rPr>
                <w:rFonts w:cs="Times New Roman"/>
              </w:rPr>
              <w:t>for area</w:t>
            </w:r>
            <w:r w:rsidRPr="00F9165B" w:rsidR="00EB17F2">
              <w:rPr>
                <w:rFonts w:cs="Times New Roman"/>
              </w:rPr>
              <w:t xml:space="preserve"> calculations and statistical </w:t>
            </w:r>
            <w:r w:rsidRPr="00F9165B" w:rsidR="00C27F2D">
              <w:rPr>
                <w:rFonts w:cs="Times New Roman"/>
              </w:rPr>
              <w:t>mapping.</w:t>
            </w:r>
            <w:r w:rsidRPr="00F9165B" w:rsidR="00EB17F2">
              <w:rPr>
                <w:rFonts w:cs="Times New Roman"/>
              </w:rPr>
              <w:t xml:space="preserve"> </w:t>
            </w:r>
          </w:p>
          <w:p w:rsidRPr="00F9165B" w:rsidR="00D84FF0" w:rsidP="00151EF7" w:rsidRDefault="00D84FF0" w14:paraId="153FB0B4" w14:textId="24A9FB41">
            <w:pPr>
              <w:pStyle w:val="ListParagraph"/>
              <w:numPr>
                <w:ilvl w:val="0"/>
                <w:numId w:val="1"/>
              </w:numPr>
              <w:rPr>
                <w:rFonts w:cs="Times New Roman"/>
              </w:rPr>
            </w:pPr>
            <w:r w:rsidRPr="00F9165B">
              <w:rPr>
                <w:rFonts w:cs="Times New Roman"/>
              </w:rPr>
              <w:t xml:space="preserve">Equidistant Projections like </w:t>
            </w:r>
            <w:r w:rsidRPr="00F9165B" w:rsidR="00AD6F3F">
              <w:rPr>
                <w:rFonts w:cs="Times New Roman"/>
              </w:rPr>
              <w:t>Azimuthal</w:t>
            </w:r>
            <w:r w:rsidRPr="00F9165B">
              <w:rPr>
                <w:rFonts w:cs="Times New Roman"/>
              </w:rPr>
              <w:t xml:space="preserve"> </w:t>
            </w:r>
            <w:r w:rsidRPr="00F9165B" w:rsidR="002F5CB9">
              <w:rPr>
                <w:rFonts w:cs="Times New Roman"/>
              </w:rPr>
              <w:t>Equidistant</w:t>
            </w:r>
            <w:r w:rsidRPr="00F9165B" w:rsidR="00146820">
              <w:rPr>
                <w:rFonts w:cs="Times New Roman"/>
              </w:rPr>
              <w:t xml:space="preserve"> preserve distance – </w:t>
            </w:r>
            <w:r w:rsidRPr="00F9165B" w:rsidR="0009327C">
              <w:rPr>
                <w:rFonts w:cs="Times New Roman"/>
              </w:rPr>
              <w:t>thus</w:t>
            </w:r>
            <w:r w:rsidRPr="00F9165B" w:rsidR="00146820">
              <w:rPr>
                <w:rFonts w:cs="Times New Roman"/>
              </w:rPr>
              <w:t xml:space="preserve"> best when distance calculations on specific directions are required.</w:t>
            </w:r>
          </w:p>
        </w:tc>
      </w:tr>
    </w:tbl>
    <w:p w:rsidRPr="00196AB3" w:rsidR="00EC4886" w:rsidP="004C0F6B" w:rsidRDefault="00EC4886" w14:paraId="7995CAFB" w14:textId="77777777">
      <w:pPr>
        <w:rPr>
          <w:rFonts w:cs="Times New Roman"/>
        </w:rPr>
      </w:pPr>
    </w:p>
    <w:p w:rsidRPr="00196AB3" w:rsidR="007F4EBC" w:rsidP="00B947E0" w:rsidRDefault="00FB07A9" w14:paraId="6A97BFE4" w14:textId="14283FCD">
      <w:pPr>
        <w:ind w:left="720"/>
        <w:rPr>
          <w:rFonts w:cs="Times New Roman"/>
        </w:rPr>
      </w:pPr>
      <w:r w:rsidRPr="00196AB3">
        <w:rPr>
          <w:rFonts w:cs="Times New Roman"/>
        </w:rPr>
        <w:t xml:space="preserve">To </w:t>
      </w:r>
      <w:r w:rsidRPr="00196AB3" w:rsidR="00152395">
        <w:rPr>
          <w:rFonts w:cs="Times New Roman"/>
        </w:rPr>
        <w:t>reproject rasters</w:t>
      </w:r>
      <w:r w:rsidRPr="00196AB3">
        <w:rPr>
          <w:rFonts w:cs="Times New Roman"/>
        </w:rPr>
        <w:t xml:space="preserve">, the </w:t>
      </w:r>
      <w:r w:rsidRPr="0009327C">
        <w:rPr>
          <w:rFonts w:cs="Times New Roman"/>
          <w:b/>
          <w:bCs/>
        </w:rPr>
        <w:t>Warp tool</w:t>
      </w:r>
      <w:r w:rsidRPr="00196AB3">
        <w:rPr>
          <w:rFonts w:cs="Times New Roman"/>
        </w:rPr>
        <w:t xml:space="preserve"> in QGIS </w:t>
      </w:r>
      <w:r w:rsidRPr="00196AB3" w:rsidR="0022112E">
        <w:rPr>
          <w:rFonts w:cs="Times New Roman"/>
        </w:rPr>
        <w:t>(</w:t>
      </w:r>
      <w:r w:rsidRPr="0009327C" w:rsidR="0022112E">
        <w:rPr>
          <w:rFonts w:cs="Times New Roman"/>
          <w:b/>
          <w:bCs/>
        </w:rPr>
        <w:t xml:space="preserve">GDAL </w:t>
      </w:r>
      <w:r w:rsidR="00D60631">
        <w:rPr>
          <w:rFonts w:cs="Times New Roman"/>
          <w:b/>
          <w:bCs/>
        </w:rPr>
        <w:t>→</w:t>
      </w:r>
      <w:r w:rsidRPr="0009327C" w:rsidR="0022112E">
        <w:rPr>
          <w:rFonts w:cs="Times New Roman"/>
          <w:b/>
          <w:bCs/>
        </w:rPr>
        <w:t xml:space="preserve"> Raster projections → Warp (reproject)</w:t>
      </w:r>
      <w:r w:rsidRPr="00196AB3" w:rsidR="0022112E">
        <w:rPr>
          <w:rFonts w:cs="Times New Roman"/>
        </w:rPr>
        <w:t>) allows reprojection of</w:t>
      </w:r>
      <w:r w:rsidRPr="00196AB3" w:rsidR="00B02230">
        <w:rPr>
          <w:rFonts w:cs="Times New Roman"/>
        </w:rPr>
        <w:t xml:space="preserve"> virtual rasters.</w:t>
      </w:r>
    </w:p>
    <w:p w:rsidRPr="00196AB3" w:rsidR="007F4EBC" w:rsidP="004C0F6B" w:rsidRDefault="007F4EBC" w14:paraId="3589BCC7" w14:textId="77777777">
      <w:pPr>
        <w:rPr>
          <w:rFonts w:cs="Times New Roman"/>
        </w:rPr>
      </w:pPr>
    </w:p>
    <w:p w:rsidRPr="00B947E0" w:rsidR="00EC4886" w:rsidP="00151EF7" w:rsidRDefault="00F87417" w14:paraId="47AD4F99" w14:textId="10FA079A">
      <w:pPr>
        <w:pStyle w:val="ListParagraph"/>
        <w:numPr>
          <w:ilvl w:val="0"/>
          <w:numId w:val="36"/>
        </w:numPr>
        <w:rPr>
          <w:rFonts w:cs="Times New Roman"/>
          <w:b/>
          <w:bCs/>
        </w:rPr>
      </w:pPr>
      <w:r w:rsidRPr="00B947E0">
        <w:rPr>
          <w:rFonts w:cs="Times New Roman"/>
          <w:b/>
          <w:bCs/>
        </w:rPr>
        <w:t xml:space="preserve">Data </w:t>
      </w:r>
      <w:r w:rsidRPr="00B947E0" w:rsidR="001D5A7C">
        <w:rPr>
          <w:rFonts w:cs="Times New Roman"/>
          <w:b/>
          <w:bCs/>
        </w:rPr>
        <w:t>Properties</w:t>
      </w:r>
    </w:p>
    <w:p w:rsidRPr="00B947E0" w:rsidR="001D5A7C" w:rsidP="001D5A7C" w:rsidRDefault="00AD6F3F" w14:paraId="37401A35" w14:textId="2611480F">
      <w:pPr>
        <w:pStyle w:val="ListParagraph"/>
        <w:rPr>
          <w:rFonts w:cs="Times New Roman"/>
          <w:b/>
          <w:bCs/>
        </w:rPr>
      </w:pPr>
      <w:r w:rsidRPr="00B947E0">
        <w:rPr>
          <w:rFonts w:cs="Times New Roman"/>
          <w:b/>
          <w:bCs/>
        </w:rPr>
        <w:t>Understanding</w:t>
      </w:r>
      <w:r w:rsidRPr="00B947E0" w:rsidR="002E53A7">
        <w:rPr>
          <w:rFonts w:cs="Times New Roman"/>
          <w:b/>
          <w:bCs/>
        </w:rPr>
        <w:t xml:space="preserve"> Raster Data Types</w:t>
      </w:r>
    </w:p>
    <w:p w:rsidRPr="00196AB3" w:rsidR="002E53A7" w:rsidP="001D5A7C" w:rsidRDefault="0062403C" w14:paraId="1433E2D8" w14:textId="10217133">
      <w:pPr>
        <w:pStyle w:val="ListParagraph"/>
        <w:rPr>
          <w:rFonts w:cs="Times New Roman"/>
        </w:rPr>
      </w:pPr>
      <w:r w:rsidRPr="00196AB3">
        <w:rPr>
          <w:rFonts w:cs="Times New Roman"/>
        </w:rPr>
        <w:t xml:space="preserve">Different raster data types </w:t>
      </w:r>
      <w:r w:rsidRPr="00196AB3" w:rsidR="00E03337">
        <w:rPr>
          <w:rFonts w:cs="Times New Roman"/>
        </w:rPr>
        <w:t xml:space="preserve">represent and store pixel values </w:t>
      </w:r>
      <w:r w:rsidRPr="00196AB3" w:rsidR="00152395">
        <w:rPr>
          <w:rFonts w:cs="Times New Roman"/>
        </w:rPr>
        <w:t>differently.</w:t>
      </w:r>
    </w:p>
    <w:p w:rsidRPr="000522FB" w:rsidR="00315F57" w:rsidP="001D5A7C" w:rsidRDefault="00315F57" w14:paraId="245530B2" w14:textId="44FDC44F">
      <w:pPr>
        <w:pStyle w:val="ListParagraph"/>
        <w:rPr>
          <w:rFonts w:cs="Times New Roman"/>
          <w:b/>
          <w:bCs/>
        </w:rPr>
      </w:pPr>
      <w:r w:rsidRPr="00196AB3">
        <w:rPr>
          <w:rFonts w:cs="Times New Roman"/>
        </w:rPr>
        <w:t xml:space="preserve">To verify the data type in a raster </w:t>
      </w:r>
      <w:r w:rsidRPr="00196AB3" w:rsidR="00152395">
        <w:rPr>
          <w:rFonts w:cs="Times New Roman"/>
        </w:rPr>
        <w:t>file,</w:t>
      </w:r>
      <w:r w:rsidRPr="00196AB3" w:rsidR="00E03E19">
        <w:rPr>
          <w:rFonts w:cs="Times New Roman"/>
        </w:rPr>
        <w:t xml:space="preserve"> </w:t>
      </w:r>
      <w:r w:rsidRPr="000522FB" w:rsidR="00E03E19">
        <w:rPr>
          <w:rFonts w:cs="Times New Roman"/>
          <w:b/>
          <w:bCs/>
        </w:rPr>
        <w:t xml:space="preserve">right-click the raster layer </w:t>
      </w:r>
      <w:r w:rsidRPr="000522FB" w:rsidR="00D60631">
        <w:rPr>
          <w:rFonts w:cs="Times New Roman"/>
          <w:b/>
          <w:bCs/>
        </w:rPr>
        <w:t>→</w:t>
      </w:r>
      <w:r w:rsidRPr="000522FB" w:rsidR="00E03E19">
        <w:rPr>
          <w:rFonts w:cs="Times New Roman"/>
          <w:b/>
          <w:bCs/>
        </w:rPr>
        <w:t xml:space="preserve"> </w:t>
      </w:r>
      <w:r w:rsidRPr="000522FB" w:rsidR="00D34161">
        <w:rPr>
          <w:rFonts w:cs="Times New Roman"/>
          <w:b/>
          <w:bCs/>
        </w:rPr>
        <w:t>Properties Information</w:t>
      </w:r>
      <w:r w:rsidRPr="000522FB" w:rsidR="00D60631">
        <w:rPr>
          <w:rFonts w:cs="Times New Roman"/>
          <w:b/>
          <w:bCs/>
        </w:rPr>
        <w:t>→</w:t>
      </w:r>
      <w:r w:rsidRPr="000522FB" w:rsidR="00E03E19">
        <w:rPr>
          <w:rFonts w:cs="Times New Roman"/>
          <w:b/>
          <w:bCs/>
        </w:rPr>
        <w:t xml:space="preserve"> Data Type</w:t>
      </w:r>
      <w:r w:rsidRPr="000522FB" w:rsidR="00EC4E80">
        <w:rPr>
          <w:rFonts w:cs="Times New Roman"/>
          <w:b/>
          <w:bCs/>
        </w:rPr>
        <w:t xml:space="preserve"> </w:t>
      </w:r>
    </w:p>
    <w:p w:rsidR="00EC4E80" w:rsidP="001D5A7C" w:rsidRDefault="00152395" w14:paraId="5594C739" w14:textId="17A85833">
      <w:pPr>
        <w:pStyle w:val="ListParagraph"/>
        <w:rPr>
          <w:rFonts w:cs="Times New Roman"/>
        </w:rPr>
      </w:pPr>
      <w:r w:rsidRPr="00196AB3">
        <w:rPr>
          <w:rFonts w:cs="Times New Roman"/>
        </w:rPr>
        <w:t>Table</w:t>
      </w:r>
      <w:r w:rsidR="008208D7">
        <w:rPr>
          <w:rFonts w:cs="Times New Roman"/>
        </w:rPr>
        <w:t xml:space="preserve"> 4 below </w:t>
      </w:r>
      <w:r w:rsidRPr="00196AB3">
        <w:rPr>
          <w:rFonts w:cs="Times New Roman"/>
        </w:rPr>
        <w:t>summarizes</w:t>
      </w:r>
      <w:r w:rsidRPr="00196AB3" w:rsidR="00EC4E80">
        <w:rPr>
          <w:rFonts w:cs="Times New Roman"/>
        </w:rPr>
        <w:t xml:space="preserve"> the common data types used in </w:t>
      </w:r>
      <w:r w:rsidRPr="00196AB3">
        <w:rPr>
          <w:rFonts w:cs="Times New Roman"/>
        </w:rPr>
        <w:t>QGIS.</w:t>
      </w:r>
      <w:r w:rsidRPr="00196AB3" w:rsidR="00EC4E80">
        <w:rPr>
          <w:rFonts w:cs="Times New Roman"/>
        </w:rPr>
        <w:t xml:space="preserve"> </w:t>
      </w:r>
    </w:p>
    <w:p w:rsidR="008208D7" w:rsidP="001D5A7C" w:rsidRDefault="008208D7" w14:paraId="11094A11" w14:textId="77777777">
      <w:pPr>
        <w:pStyle w:val="ListParagraph"/>
        <w:rPr>
          <w:rFonts w:cs="Times New Roman"/>
        </w:rPr>
      </w:pPr>
    </w:p>
    <w:p w:rsidRPr="00196AB3" w:rsidR="000522FB" w:rsidP="008208D7" w:rsidRDefault="008208D7" w14:paraId="4BB463FA" w14:textId="735147B9">
      <w:pPr>
        <w:pStyle w:val="Caption"/>
        <w:rPr>
          <w:rFonts w:cs="Times New Roman"/>
        </w:rPr>
      </w:pPr>
      <w:r>
        <w:t xml:space="preserve">                                  Table </w:t>
      </w:r>
      <w:r>
        <w:fldChar w:fldCharType="begin"/>
      </w:r>
      <w:r>
        <w:instrText xml:space="preserve"> SEQ Table \* ARABIC </w:instrText>
      </w:r>
      <w:r>
        <w:fldChar w:fldCharType="separate"/>
      </w:r>
      <w:r>
        <w:rPr>
          <w:noProof/>
        </w:rPr>
        <w:t>4</w:t>
      </w:r>
      <w:r>
        <w:fldChar w:fldCharType="end"/>
      </w:r>
      <w:r>
        <w:t xml:space="preserve">: Summary of Data Types used in </w:t>
      </w:r>
      <w:r w:rsidR="00C27F2D">
        <w:t>GIS.</w:t>
      </w:r>
    </w:p>
    <w:tbl>
      <w:tblPr>
        <w:tblStyle w:val="TableGrid"/>
        <w:tblW w:w="9270" w:type="dxa"/>
        <w:tblInd w:w="445" w:type="dxa"/>
        <w:tblLook w:val="04A0" w:firstRow="1" w:lastRow="0" w:firstColumn="1" w:lastColumn="0" w:noHBand="0" w:noVBand="1"/>
      </w:tblPr>
      <w:tblGrid>
        <w:gridCol w:w="1891"/>
        <w:gridCol w:w="3059"/>
        <w:gridCol w:w="4320"/>
      </w:tblGrid>
      <w:tr w:rsidRPr="00196AB3" w:rsidR="000522FB" w:rsidTr="00514F5E" w14:paraId="0125904A" w14:textId="77777777">
        <w:trPr>
          <w:trHeight w:val="190"/>
        </w:trPr>
        <w:tc>
          <w:tcPr>
            <w:tcW w:w="1891" w:type="dxa"/>
          </w:tcPr>
          <w:p w:rsidRPr="000522FB" w:rsidR="000522FB" w:rsidP="001D5A7C" w:rsidRDefault="000522FB" w14:paraId="6B9B2832" w14:textId="4D913019">
            <w:pPr>
              <w:pStyle w:val="ListParagraph"/>
              <w:ind w:left="0"/>
              <w:rPr>
                <w:rFonts w:cs="Times New Roman"/>
                <w:b/>
                <w:bCs/>
              </w:rPr>
            </w:pPr>
            <w:r w:rsidRPr="000522FB">
              <w:rPr>
                <w:rFonts w:cs="Times New Roman"/>
                <w:b/>
                <w:bCs/>
              </w:rPr>
              <w:t>Data Type</w:t>
            </w:r>
          </w:p>
        </w:tc>
        <w:tc>
          <w:tcPr>
            <w:tcW w:w="3059" w:type="dxa"/>
          </w:tcPr>
          <w:p w:rsidRPr="000522FB" w:rsidR="000522FB" w:rsidP="001D5A7C" w:rsidRDefault="000522FB" w14:paraId="3A62023F" w14:textId="2AFAD009">
            <w:pPr>
              <w:pStyle w:val="ListParagraph"/>
              <w:ind w:left="0"/>
              <w:rPr>
                <w:rFonts w:cs="Times New Roman"/>
                <w:b/>
                <w:bCs/>
              </w:rPr>
            </w:pPr>
            <w:r w:rsidRPr="000522FB">
              <w:rPr>
                <w:rFonts w:cs="Times New Roman"/>
                <w:b/>
                <w:bCs/>
              </w:rPr>
              <w:t>Characteristics</w:t>
            </w:r>
          </w:p>
        </w:tc>
        <w:tc>
          <w:tcPr>
            <w:tcW w:w="4320" w:type="dxa"/>
          </w:tcPr>
          <w:p w:rsidRPr="000522FB" w:rsidR="000522FB" w:rsidP="001D5A7C" w:rsidRDefault="000522FB" w14:paraId="5CFCFCEF" w14:textId="583D3671">
            <w:pPr>
              <w:pStyle w:val="ListParagraph"/>
              <w:ind w:left="0"/>
              <w:rPr>
                <w:rFonts w:cs="Times New Roman"/>
                <w:b/>
                <w:bCs/>
              </w:rPr>
            </w:pPr>
            <w:r w:rsidRPr="000522FB">
              <w:rPr>
                <w:rFonts w:cs="Times New Roman"/>
                <w:b/>
                <w:bCs/>
              </w:rPr>
              <w:t>Common Uses</w:t>
            </w:r>
          </w:p>
        </w:tc>
      </w:tr>
      <w:tr w:rsidRPr="00196AB3" w:rsidR="000522FB" w:rsidTr="00514F5E" w14:paraId="5DA20C35" w14:textId="77777777">
        <w:trPr>
          <w:trHeight w:val="183"/>
        </w:trPr>
        <w:tc>
          <w:tcPr>
            <w:tcW w:w="1891" w:type="dxa"/>
          </w:tcPr>
          <w:p w:rsidRPr="00196AB3" w:rsidR="000522FB" w:rsidP="001D5A7C" w:rsidRDefault="000522FB" w14:paraId="191D0E39" w14:textId="5D5913B5">
            <w:pPr>
              <w:pStyle w:val="ListParagraph"/>
              <w:ind w:left="0"/>
              <w:rPr>
                <w:rFonts w:cs="Times New Roman"/>
              </w:rPr>
            </w:pPr>
            <w:r w:rsidRPr="00196AB3">
              <w:rPr>
                <w:rFonts w:cs="Times New Roman"/>
              </w:rPr>
              <w:t>Byte</w:t>
            </w:r>
            <w:r w:rsidR="00312E45">
              <w:rPr>
                <w:rFonts w:cs="Times New Roman"/>
              </w:rPr>
              <w:t xml:space="preserve"> (UI</w:t>
            </w:r>
            <w:r w:rsidR="00433313">
              <w:rPr>
                <w:rFonts w:cs="Times New Roman"/>
              </w:rPr>
              <w:t>nt8)</w:t>
            </w:r>
          </w:p>
        </w:tc>
        <w:tc>
          <w:tcPr>
            <w:tcW w:w="3059" w:type="dxa"/>
          </w:tcPr>
          <w:p w:rsidRPr="00196AB3" w:rsidR="000522FB" w:rsidP="001D5A7C" w:rsidRDefault="000522FB" w14:paraId="6FAB1309" w14:textId="01F6E178">
            <w:pPr>
              <w:pStyle w:val="ListParagraph"/>
              <w:ind w:left="0"/>
              <w:rPr>
                <w:rFonts w:cs="Times New Roman"/>
              </w:rPr>
            </w:pPr>
            <w:r w:rsidRPr="00196AB3">
              <w:rPr>
                <w:rFonts w:cs="Times New Roman"/>
              </w:rPr>
              <w:t>Eight-bit unsigned integer (0-255)</w:t>
            </w:r>
          </w:p>
          <w:p w:rsidRPr="00196AB3" w:rsidR="000522FB" w:rsidP="001D5A7C" w:rsidRDefault="00433313" w14:paraId="0AB7620D" w14:textId="4152C6C2">
            <w:pPr>
              <w:pStyle w:val="ListParagraph"/>
              <w:ind w:left="0"/>
              <w:rPr>
                <w:rFonts w:cs="Times New Roman"/>
              </w:rPr>
            </w:pPr>
            <w:r>
              <w:rPr>
                <w:rFonts w:cs="Times New Roman"/>
              </w:rPr>
              <w:t xml:space="preserve">Smallest </w:t>
            </w:r>
            <w:r w:rsidRPr="00196AB3" w:rsidR="000522FB">
              <w:rPr>
                <w:rFonts w:cs="Times New Roman"/>
              </w:rPr>
              <w:t xml:space="preserve">and </w:t>
            </w:r>
            <w:r>
              <w:rPr>
                <w:rFonts w:cs="Times New Roman"/>
              </w:rPr>
              <w:t>fastest processing.</w:t>
            </w:r>
            <w:r w:rsidRPr="00196AB3" w:rsidR="000522FB">
              <w:rPr>
                <w:rFonts w:cs="Times New Roman"/>
              </w:rPr>
              <w:t xml:space="preserve"> </w:t>
            </w:r>
          </w:p>
        </w:tc>
        <w:tc>
          <w:tcPr>
            <w:tcW w:w="4320" w:type="dxa"/>
          </w:tcPr>
          <w:p w:rsidRPr="00390068" w:rsidR="000522FB" w:rsidP="00390068" w:rsidRDefault="000522FB" w14:paraId="4332567E" w14:textId="12A85035">
            <w:pPr>
              <w:rPr>
                <w:rFonts w:cs="Times New Roman"/>
              </w:rPr>
            </w:pPr>
            <w:r w:rsidRPr="00390068">
              <w:rPr>
                <w:rFonts w:cs="Times New Roman"/>
              </w:rPr>
              <w:t xml:space="preserve">Binary </w:t>
            </w:r>
            <w:r w:rsidRPr="00390068" w:rsidR="00390068">
              <w:rPr>
                <w:rFonts w:cs="Times New Roman"/>
              </w:rPr>
              <w:t xml:space="preserve">rasters and </w:t>
            </w:r>
            <w:r w:rsidRPr="00390068">
              <w:rPr>
                <w:rFonts w:cs="Times New Roman"/>
              </w:rPr>
              <w:t>masks</w:t>
            </w:r>
          </w:p>
          <w:p w:rsidRPr="00390068" w:rsidR="000522FB" w:rsidP="00390068" w:rsidRDefault="000522FB" w14:paraId="38393453" w14:textId="2787D7D1">
            <w:pPr>
              <w:rPr>
                <w:rFonts w:cs="Times New Roman"/>
              </w:rPr>
            </w:pPr>
            <w:r w:rsidRPr="00390068">
              <w:rPr>
                <w:rFonts w:cs="Times New Roman"/>
              </w:rPr>
              <w:t>Classification rasters (when &lt;= 255)</w:t>
            </w:r>
          </w:p>
        </w:tc>
      </w:tr>
      <w:tr w:rsidRPr="00196AB3" w:rsidR="000522FB" w:rsidTr="00514F5E" w14:paraId="23BA788C" w14:textId="77777777">
        <w:trPr>
          <w:trHeight w:val="183"/>
        </w:trPr>
        <w:tc>
          <w:tcPr>
            <w:tcW w:w="1891" w:type="dxa"/>
          </w:tcPr>
          <w:p w:rsidRPr="00196AB3" w:rsidR="000522FB" w:rsidP="001D5A7C" w:rsidRDefault="000522FB" w14:paraId="43E94548" w14:textId="3010CC8F">
            <w:pPr>
              <w:pStyle w:val="ListParagraph"/>
              <w:ind w:left="0"/>
              <w:rPr>
                <w:rFonts w:cs="Times New Roman"/>
              </w:rPr>
            </w:pPr>
            <w:r w:rsidRPr="00196AB3">
              <w:rPr>
                <w:rFonts w:cs="Times New Roman"/>
              </w:rPr>
              <w:t>Int8</w:t>
            </w:r>
          </w:p>
        </w:tc>
        <w:tc>
          <w:tcPr>
            <w:tcW w:w="3059" w:type="dxa"/>
          </w:tcPr>
          <w:p w:rsidRPr="00196AB3" w:rsidR="000522FB" w:rsidP="001D5A7C" w:rsidRDefault="000522FB" w14:paraId="7E8666CF" w14:textId="77777777">
            <w:pPr>
              <w:pStyle w:val="ListParagraph"/>
              <w:ind w:left="0"/>
              <w:rPr>
                <w:rFonts w:cs="Times New Roman"/>
              </w:rPr>
            </w:pPr>
            <w:r w:rsidRPr="00196AB3">
              <w:rPr>
                <w:rFonts w:cs="Times New Roman"/>
              </w:rPr>
              <w:t>8- bit signed integer (-128 to 127)</w:t>
            </w:r>
          </w:p>
          <w:p w:rsidRPr="00196AB3" w:rsidR="000522FB" w:rsidP="001D5A7C" w:rsidRDefault="000522FB" w14:paraId="6713B96A" w14:textId="6B90D02E">
            <w:pPr>
              <w:pStyle w:val="ListParagraph"/>
              <w:ind w:left="0"/>
              <w:rPr>
                <w:rFonts w:cs="Times New Roman"/>
              </w:rPr>
            </w:pPr>
            <w:r w:rsidRPr="00196AB3">
              <w:rPr>
                <w:rFonts w:cs="Times New Roman"/>
              </w:rPr>
              <w:t>Smaller storage requirements</w:t>
            </w:r>
          </w:p>
        </w:tc>
        <w:tc>
          <w:tcPr>
            <w:tcW w:w="4320" w:type="dxa"/>
          </w:tcPr>
          <w:p w:rsidRPr="00196AB3" w:rsidR="000522FB" w:rsidP="001D5A7C" w:rsidRDefault="00000FFB" w14:paraId="7ABD04AD" w14:textId="0F9EFD75">
            <w:pPr>
              <w:pStyle w:val="ListParagraph"/>
              <w:ind w:left="0"/>
              <w:rPr>
                <w:rFonts w:cs="Times New Roman"/>
              </w:rPr>
            </w:pPr>
            <w:r>
              <w:rPr>
                <w:rFonts w:cs="Times New Roman"/>
              </w:rPr>
              <w:t>Simple c</w:t>
            </w:r>
            <w:r w:rsidRPr="00196AB3" w:rsidR="000522FB">
              <w:rPr>
                <w:rFonts w:cs="Times New Roman"/>
              </w:rPr>
              <w:t>lassified/ Categorical rasters</w:t>
            </w:r>
          </w:p>
        </w:tc>
      </w:tr>
      <w:tr w:rsidRPr="00196AB3" w:rsidR="000522FB" w:rsidTr="00514F5E" w14:paraId="3D172EF1" w14:textId="77777777">
        <w:trPr>
          <w:trHeight w:val="183"/>
        </w:trPr>
        <w:tc>
          <w:tcPr>
            <w:tcW w:w="1891" w:type="dxa"/>
          </w:tcPr>
          <w:p w:rsidRPr="00196AB3" w:rsidR="000522FB" w:rsidP="001D5A7C" w:rsidRDefault="000522FB" w14:paraId="26A1509B" w14:textId="1BF86E54">
            <w:pPr>
              <w:pStyle w:val="ListParagraph"/>
              <w:ind w:left="0"/>
              <w:rPr>
                <w:rFonts w:cs="Times New Roman"/>
              </w:rPr>
            </w:pPr>
            <w:r w:rsidRPr="00196AB3">
              <w:rPr>
                <w:rFonts w:cs="Times New Roman"/>
              </w:rPr>
              <w:t>Int16</w:t>
            </w:r>
          </w:p>
        </w:tc>
        <w:tc>
          <w:tcPr>
            <w:tcW w:w="3059" w:type="dxa"/>
          </w:tcPr>
          <w:p w:rsidRPr="00196AB3" w:rsidR="000522FB" w:rsidP="001D5A7C" w:rsidRDefault="000522FB" w14:paraId="70D52DBC" w14:textId="1F7388A0">
            <w:pPr>
              <w:pStyle w:val="ListParagraph"/>
              <w:ind w:left="0"/>
              <w:rPr>
                <w:rFonts w:cs="Times New Roman"/>
              </w:rPr>
            </w:pPr>
            <w:r w:rsidRPr="00196AB3">
              <w:rPr>
                <w:rFonts w:cs="Times New Roman"/>
              </w:rPr>
              <w:t>16-bit signed integer (-32768 to 32767)</w:t>
            </w:r>
          </w:p>
          <w:p w:rsidRPr="00196AB3" w:rsidR="000522FB" w:rsidP="001D5A7C" w:rsidRDefault="000522FB" w14:paraId="159E11DE" w14:textId="299FBE73">
            <w:pPr>
              <w:pStyle w:val="ListParagraph"/>
              <w:ind w:left="0"/>
              <w:rPr>
                <w:rFonts w:cs="Times New Roman"/>
              </w:rPr>
            </w:pPr>
            <w:r w:rsidRPr="00196AB3">
              <w:rPr>
                <w:rFonts w:cs="Times New Roman"/>
              </w:rPr>
              <w:t>Supports negative</w:t>
            </w:r>
            <w:r w:rsidR="000E0A0F">
              <w:rPr>
                <w:rFonts w:cs="Times New Roman"/>
              </w:rPr>
              <w:t xml:space="preserve"> values</w:t>
            </w:r>
          </w:p>
        </w:tc>
        <w:tc>
          <w:tcPr>
            <w:tcW w:w="4320" w:type="dxa"/>
          </w:tcPr>
          <w:p w:rsidRPr="00196AB3" w:rsidR="000522FB" w:rsidP="001D5A7C" w:rsidRDefault="000522FB" w14:paraId="6C203708" w14:textId="104EE599">
            <w:pPr>
              <w:pStyle w:val="ListParagraph"/>
              <w:ind w:left="0"/>
              <w:rPr>
                <w:rFonts w:cs="Times New Roman"/>
              </w:rPr>
            </w:pPr>
            <w:r w:rsidRPr="00196AB3">
              <w:rPr>
                <w:rFonts w:cs="Times New Roman"/>
              </w:rPr>
              <w:t>Count Data/ DEMs</w:t>
            </w:r>
          </w:p>
        </w:tc>
      </w:tr>
      <w:tr w:rsidRPr="00196AB3" w:rsidR="000522FB" w:rsidTr="00514F5E" w14:paraId="4D36B6DE" w14:textId="77777777">
        <w:trPr>
          <w:trHeight w:val="190"/>
        </w:trPr>
        <w:tc>
          <w:tcPr>
            <w:tcW w:w="1891" w:type="dxa"/>
          </w:tcPr>
          <w:p w:rsidRPr="00196AB3" w:rsidR="000522FB" w:rsidP="001D5A7C" w:rsidRDefault="000522FB" w14:paraId="43AF4EA7" w14:textId="4844C337">
            <w:pPr>
              <w:pStyle w:val="ListParagraph"/>
              <w:ind w:left="0"/>
              <w:rPr>
                <w:rFonts w:cs="Times New Roman"/>
              </w:rPr>
            </w:pPr>
            <w:r w:rsidRPr="00196AB3">
              <w:rPr>
                <w:rFonts w:cs="Times New Roman"/>
              </w:rPr>
              <w:t>U</w:t>
            </w:r>
            <w:r w:rsidR="000E0A0F">
              <w:rPr>
                <w:rFonts w:cs="Times New Roman"/>
              </w:rPr>
              <w:t>I</w:t>
            </w:r>
            <w:r w:rsidRPr="00196AB3">
              <w:rPr>
                <w:rFonts w:cs="Times New Roman"/>
              </w:rPr>
              <w:t>nt16</w:t>
            </w:r>
          </w:p>
        </w:tc>
        <w:tc>
          <w:tcPr>
            <w:tcW w:w="3059" w:type="dxa"/>
          </w:tcPr>
          <w:p w:rsidRPr="00196AB3" w:rsidR="000522FB" w:rsidP="001D5A7C" w:rsidRDefault="000522FB" w14:paraId="3670BA01" w14:textId="66C4F3D2">
            <w:pPr>
              <w:pStyle w:val="ListParagraph"/>
              <w:ind w:left="0"/>
              <w:rPr>
                <w:rFonts w:cs="Times New Roman"/>
              </w:rPr>
            </w:pPr>
            <w:r w:rsidRPr="00196AB3">
              <w:rPr>
                <w:rFonts w:cs="Times New Roman"/>
              </w:rPr>
              <w:t>16-bit unsigned integer (0-65,535)</w:t>
            </w:r>
          </w:p>
          <w:p w:rsidRPr="00196AB3" w:rsidR="000522FB" w:rsidP="001D5A7C" w:rsidRDefault="00897E01" w14:paraId="3769348F" w14:textId="67C121AA">
            <w:pPr>
              <w:pStyle w:val="ListParagraph"/>
              <w:ind w:left="0"/>
              <w:rPr>
                <w:rFonts w:cs="Times New Roman"/>
              </w:rPr>
            </w:pPr>
            <w:r>
              <w:rPr>
                <w:rFonts w:cs="Times New Roman"/>
              </w:rPr>
              <w:t>Only positive</w:t>
            </w:r>
            <w:r w:rsidRPr="00196AB3" w:rsidR="000522FB">
              <w:rPr>
                <w:rFonts w:cs="Times New Roman"/>
              </w:rPr>
              <w:t xml:space="preserve"> integers)</w:t>
            </w:r>
          </w:p>
        </w:tc>
        <w:tc>
          <w:tcPr>
            <w:tcW w:w="4320" w:type="dxa"/>
          </w:tcPr>
          <w:p w:rsidRPr="00196AB3" w:rsidR="000522FB" w:rsidP="001D5A7C" w:rsidRDefault="000522FB" w14:paraId="5A122E42" w14:textId="7E689449">
            <w:pPr>
              <w:pStyle w:val="ListParagraph"/>
              <w:ind w:left="0"/>
              <w:rPr>
                <w:rFonts w:cs="Times New Roman"/>
              </w:rPr>
            </w:pPr>
            <w:r w:rsidRPr="00196AB3">
              <w:rPr>
                <w:rFonts w:cs="Times New Roman"/>
              </w:rPr>
              <w:t>Classification rasters (</w:t>
            </w:r>
            <w:r>
              <w:rPr>
                <w:rFonts w:cs="Times New Roman"/>
              </w:rPr>
              <w:t>&gt;=</w:t>
            </w:r>
            <w:r w:rsidRPr="00196AB3">
              <w:rPr>
                <w:rFonts w:cs="Times New Roman"/>
              </w:rPr>
              <w:t>255 classes)</w:t>
            </w:r>
          </w:p>
        </w:tc>
      </w:tr>
      <w:tr w:rsidRPr="00196AB3" w:rsidR="000522FB" w:rsidTr="00514F5E" w14:paraId="6715366B" w14:textId="77777777">
        <w:trPr>
          <w:trHeight w:val="190"/>
        </w:trPr>
        <w:tc>
          <w:tcPr>
            <w:tcW w:w="1891" w:type="dxa"/>
          </w:tcPr>
          <w:p w:rsidRPr="00196AB3" w:rsidR="000522FB" w:rsidP="001D5A7C" w:rsidRDefault="000522FB" w14:paraId="1380D25D" w14:textId="7735564A">
            <w:pPr>
              <w:pStyle w:val="ListParagraph"/>
              <w:ind w:left="0"/>
              <w:rPr>
                <w:rFonts w:cs="Times New Roman"/>
              </w:rPr>
            </w:pPr>
            <w:r w:rsidRPr="00196AB3">
              <w:rPr>
                <w:rFonts w:cs="Times New Roman"/>
              </w:rPr>
              <w:t>UInt32/IInt32</w:t>
            </w:r>
          </w:p>
        </w:tc>
        <w:tc>
          <w:tcPr>
            <w:tcW w:w="3059" w:type="dxa"/>
          </w:tcPr>
          <w:p w:rsidRPr="00196AB3" w:rsidR="000522FB" w:rsidP="001D5A7C" w:rsidRDefault="000522FB" w14:paraId="5012F4AE" w14:textId="5CB84737">
            <w:pPr>
              <w:pStyle w:val="ListParagraph"/>
              <w:ind w:left="0"/>
              <w:rPr>
                <w:rFonts w:cs="Times New Roman"/>
              </w:rPr>
            </w:pPr>
            <w:r w:rsidRPr="00196AB3">
              <w:rPr>
                <w:rFonts w:cs="Times New Roman"/>
              </w:rPr>
              <w:t xml:space="preserve">32 bits </w:t>
            </w:r>
            <w:r w:rsidR="00897E01">
              <w:rPr>
                <w:rFonts w:cs="Times New Roman"/>
              </w:rPr>
              <w:t>u</w:t>
            </w:r>
            <w:r w:rsidRPr="00196AB3" w:rsidR="00897E01">
              <w:rPr>
                <w:rFonts w:cs="Times New Roman"/>
              </w:rPr>
              <w:t>nsinged</w:t>
            </w:r>
            <w:r w:rsidR="00897E01">
              <w:rPr>
                <w:rFonts w:cs="Times New Roman"/>
              </w:rPr>
              <w:t>/ signed respectively</w:t>
            </w:r>
            <w:r w:rsidR="0053004A">
              <w:rPr>
                <w:rFonts w:cs="Times New Roman"/>
              </w:rPr>
              <w:t>. Very large range and file sizes</w:t>
            </w:r>
          </w:p>
        </w:tc>
        <w:tc>
          <w:tcPr>
            <w:tcW w:w="4320" w:type="dxa"/>
          </w:tcPr>
          <w:p w:rsidRPr="00196AB3" w:rsidR="000522FB" w:rsidP="001D5A7C" w:rsidRDefault="000522FB" w14:paraId="02419F37" w14:textId="2C53CF5D">
            <w:pPr>
              <w:pStyle w:val="ListParagraph"/>
              <w:ind w:left="0"/>
              <w:rPr>
                <w:rFonts w:cs="Times New Roman"/>
              </w:rPr>
            </w:pPr>
            <w:r w:rsidRPr="00196AB3">
              <w:rPr>
                <w:rFonts w:cs="Times New Roman"/>
              </w:rPr>
              <w:t>Exceptionally large ranges</w:t>
            </w:r>
            <w:r w:rsidR="00A8046C">
              <w:rPr>
                <w:rFonts w:cs="Times New Roman"/>
              </w:rPr>
              <w:t xml:space="preserve"> e.g. count data</w:t>
            </w:r>
            <w:r w:rsidRPr="00196AB3">
              <w:rPr>
                <w:rFonts w:cs="Times New Roman"/>
              </w:rPr>
              <w:t xml:space="preserve"> (rarely ever used)</w:t>
            </w:r>
            <w:r w:rsidR="00A8046C">
              <w:rPr>
                <w:rFonts w:cs="Times New Roman"/>
              </w:rPr>
              <w:t xml:space="preserve"> </w:t>
            </w:r>
          </w:p>
        </w:tc>
      </w:tr>
      <w:tr w:rsidRPr="00196AB3" w:rsidR="000522FB" w:rsidTr="00514F5E" w14:paraId="44F66597" w14:textId="77777777">
        <w:trPr>
          <w:trHeight w:val="183"/>
        </w:trPr>
        <w:tc>
          <w:tcPr>
            <w:tcW w:w="1891" w:type="dxa"/>
          </w:tcPr>
          <w:p w:rsidRPr="00196AB3" w:rsidR="000522FB" w:rsidP="001D5A7C" w:rsidRDefault="000522FB" w14:paraId="47123D3D" w14:textId="3A441619">
            <w:pPr>
              <w:pStyle w:val="ListParagraph"/>
              <w:ind w:left="0"/>
              <w:rPr>
                <w:rFonts w:cs="Times New Roman"/>
              </w:rPr>
            </w:pPr>
            <w:r w:rsidRPr="00196AB3">
              <w:rPr>
                <w:rFonts w:cs="Times New Roman"/>
              </w:rPr>
              <w:t>Float32</w:t>
            </w:r>
          </w:p>
        </w:tc>
        <w:tc>
          <w:tcPr>
            <w:tcW w:w="3059" w:type="dxa"/>
          </w:tcPr>
          <w:p w:rsidRPr="00196AB3" w:rsidR="000522FB" w:rsidP="001D5A7C" w:rsidRDefault="000522FB" w14:paraId="21C417CA" w14:textId="09E5DA04">
            <w:pPr>
              <w:pStyle w:val="ListParagraph"/>
              <w:ind w:left="0"/>
              <w:rPr>
                <w:rFonts w:cs="Times New Roman"/>
              </w:rPr>
            </w:pPr>
            <w:r w:rsidRPr="00196AB3">
              <w:rPr>
                <w:rFonts w:cs="Times New Roman"/>
              </w:rPr>
              <w:t>Decimal precision</w:t>
            </w:r>
          </w:p>
        </w:tc>
        <w:tc>
          <w:tcPr>
            <w:tcW w:w="4320" w:type="dxa"/>
          </w:tcPr>
          <w:p w:rsidRPr="00196AB3" w:rsidR="000522FB" w:rsidP="001D5A7C" w:rsidRDefault="000522FB" w14:paraId="7AD176EC" w14:textId="701208BF">
            <w:pPr>
              <w:pStyle w:val="ListParagraph"/>
              <w:ind w:left="0"/>
              <w:rPr>
                <w:rFonts w:cs="Times New Roman"/>
              </w:rPr>
            </w:pPr>
            <w:r w:rsidRPr="00196AB3">
              <w:rPr>
                <w:rFonts w:cs="Times New Roman"/>
              </w:rPr>
              <w:t>Continuous surfaces Temperature, precipitation, NDVI, slope, distance rasters</w:t>
            </w:r>
          </w:p>
        </w:tc>
      </w:tr>
      <w:tr w:rsidRPr="00196AB3" w:rsidR="000522FB" w:rsidTr="00514F5E" w14:paraId="79719846" w14:textId="77777777">
        <w:trPr>
          <w:trHeight w:val="190"/>
        </w:trPr>
        <w:tc>
          <w:tcPr>
            <w:tcW w:w="1891" w:type="dxa"/>
          </w:tcPr>
          <w:p w:rsidRPr="00196AB3" w:rsidR="000522FB" w:rsidP="001D5A7C" w:rsidRDefault="000522FB" w14:paraId="3BA41D89" w14:textId="18635541">
            <w:pPr>
              <w:pStyle w:val="ListParagraph"/>
              <w:ind w:left="0"/>
              <w:rPr>
                <w:rFonts w:cs="Times New Roman"/>
              </w:rPr>
            </w:pPr>
            <w:r w:rsidRPr="00196AB3">
              <w:rPr>
                <w:rFonts w:cs="Times New Roman"/>
              </w:rPr>
              <w:t>Float64</w:t>
            </w:r>
          </w:p>
        </w:tc>
        <w:tc>
          <w:tcPr>
            <w:tcW w:w="3059" w:type="dxa"/>
          </w:tcPr>
          <w:p w:rsidRPr="00196AB3" w:rsidR="000522FB" w:rsidP="001D5A7C" w:rsidRDefault="000522FB" w14:paraId="220DD5C8" w14:textId="3E183CE4">
            <w:pPr>
              <w:pStyle w:val="ListParagraph"/>
              <w:ind w:left="0"/>
              <w:rPr>
                <w:rFonts w:cs="Times New Roman"/>
              </w:rPr>
            </w:pPr>
            <w:r w:rsidRPr="00196AB3">
              <w:rPr>
                <w:rFonts w:cs="Times New Roman"/>
              </w:rPr>
              <w:t>Scientific high precision. Large and slow to process</w:t>
            </w:r>
          </w:p>
        </w:tc>
        <w:tc>
          <w:tcPr>
            <w:tcW w:w="4320" w:type="dxa"/>
          </w:tcPr>
          <w:p w:rsidRPr="00196AB3" w:rsidR="000522FB" w:rsidP="001D5A7C" w:rsidRDefault="00C036B1" w14:paraId="07CF184D" w14:textId="1CA3A326">
            <w:pPr>
              <w:pStyle w:val="ListParagraph"/>
              <w:ind w:left="0"/>
              <w:rPr>
                <w:rFonts w:cs="Times New Roman"/>
              </w:rPr>
            </w:pPr>
            <w:r>
              <w:rPr>
                <w:rFonts w:cs="Times New Roman"/>
              </w:rPr>
              <w:t>Scientific calculations</w:t>
            </w:r>
          </w:p>
        </w:tc>
      </w:tr>
    </w:tbl>
    <w:p w:rsidR="002C1BD6" w:rsidP="001D5A7C" w:rsidRDefault="002C1BD6" w14:paraId="69C8C4A2" w14:textId="77777777">
      <w:pPr>
        <w:pStyle w:val="ListParagraph"/>
        <w:rPr>
          <w:rFonts w:cs="Times New Roman"/>
        </w:rPr>
      </w:pPr>
    </w:p>
    <w:p w:rsidRPr="00196AB3" w:rsidR="008208D7" w:rsidP="001D5A7C" w:rsidRDefault="008208D7" w14:paraId="7B4700CA" w14:textId="77777777">
      <w:pPr>
        <w:pStyle w:val="ListParagraph"/>
        <w:rPr>
          <w:rFonts w:cs="Times New Roman"/>
        </w:rPr>
      </w:pPr>
    </w:p>
    <w:p w:rsidRPr="00C036B1" w:rsidR="002C1BD6" w:rsidP="001D5A7C" w:rsidRDefault="002C1BD6" w14:paraId="7E8BB287" w14:textId="6B52AB44">
      <w:pPr>
        <w:pStyle w:val="ListParagraph"/>
        <w:rPr>
          <w:rFonts w:cs="Times New Roman"/>
          <w:b/>
          <w:bCs/>
        </w:rPr>
      </w:pPr>
      <w:r w:rsidRPr="00C036B1">
        <w:rPr>
          <w:rFonts w:cs="Times New Roman"/>
          <w:b/>
          <w:bCs/>
        </w:rPr>
        <w:t>To set data type in QGIS,</w:t>
      </w:r>
    </w:p>
    <w:p w:rsidRPr="00196AB3" w:rsidR="002C1BD6" w:rsidP="001D5A7C" w:rsidRDefault="00446CDC" w14:paraId="43D2353D" w14:textId="0F16DAA3">
      <w:pPr>
        <w:pStyle w:val="ListParagraph"/>
        <w:rPr>
          <w:rFonts w:cs="Times New Roman"/>
        </w:rPr>
      </w:pPr>
      <w:r w:rsidRPr="00196AB3">
        <w:rPr>
          <w:rFonts w:cs="Times New Roman"/>
        </w:rPr>
        <w:t xml:space="preserve">When exporting a </w:t>
      </w:r>
      <w:r w:rsidRPr="00196AB3" w:rsidR="00A372F3">
        <w:rPr>
          <w:rFonts w:cs="Times New Roman"/>
        </w:rPr>
        <w:t>raster,</w:t>
      </w:r>
    </w:p>
    <w:p w:rsidRPr="00C036B1" w:rsidR="00446CDC" w:rsidP="001D5A7C" w:rsidRDefault="00756E5B" w14:paraId="59F04320" w14:textId="6889693C">
      <w:pPr>
        <w:pStyle w:val="ListParagraph"/>
        <w:rPr>
          <w:rFonts w:cs="Times New Roman"/>
          <w:b/>
          <w:bCs/>
        </w:rPr>
      </w:pPr>
      <w:r>
        <w:rPr>
          <w:noProof/>
        </w:rPr>
        <mc:AlternateContent>
          <mc:Choice Requires="wps">
            <w:drawing>
              <wp:anchor distT="0" distB="0" distL="114300" distR="114300" simplePos="0" relativeHeight="251658265" behindDoc="0" locked="0" layoutInCell="1" allowOverlap="1" wp14:anchorId="0A99DBA4" wp14:editId="02C53EF5">
                <wp:simplePos x="0" y="0"/>
                <wp:positionH relativeFrom="margin">
                  <wp:align>right</wp:align>
                </wp:positionH>
                <wp:positionV relativeFrom="paragraph">
                  <wp:posOffset>363855</wp:posOffset>
                </wp:positionV>
                <wp:extent cx="5359400" cy="400685"/>
                <wp:effectExtent l="0" t="0" r="12700" b="18415"/>
                <wp:wrapSquare wrapText="bothSides"/>
                <wp:docPr id="1043579095" name="Text Box 1"/>
                <wp:cNvGraphicFramePr/>
                <a:graphic xmlns:a="http://schemas.openxmlformats.org/drawingml/2006/main">
                  <a:graphicData uri="http://schemas.microsoft.com/office/word/2010/wordprocessingShape">
                    <wps:wsp>
                      <wps:cNvSpPr txBox="1"/>
                      <wps:spPr>
                        <a:xfrm>
                          <a:off x="0" y="0"/>
                          <a:ext cx="5359400" cy="400685"/>
                        </a:xfrm>
                        <a:prstGeom prst="rect">
                          <a:avLst/>
                        </a:prstGeom>
                        <a:solidFill>
                          <a:schemeClr val="accent6">
                            <a:lumMod val="20000"/>
                            <a:lumOff val="80000"/>
                          </a:schemeClr>
                        </a:solidFill>
                        <a:ln w="6350">
                          <a:solidFill>
                            <a:prstClr val="black"/>
                          </a:solidFill>
                        </a:ln>
                      </wps:spPr>
                      <wps:txbx>
                        <w:txbxContent>
                          <w:p w:rsidRPr="00196AB3" w:rsidR="00D81B7E" w:rsidP="001D5A7C" w:rsidRDefault="00D81B7E" w14:paraId="2BA0C144" w14:textId="3C1B35AB">
                            <w:pPr>
                              <w:pStyle w:val="ListParagraph"/>
                              <w:rPr>
                                <w:rFonts w:cs="Times New Roman"/>
                              </w:rPr>
                            </w:pPr>
                            <w:r>
                              <w:rPr>
                                <w:rFonts w:cs="Times New Roman"/>
                              </w:rPr>
                              <w:t xml:space="preserve"> </w:t>
                            </w:r>
                            <w:r w:rsidR="00756E5B">
                              <w:rPr>
                                <w:rFonts w:cs="Times New Roman"/>
                              </w:rPr>
                              <w:t>Tip: The</w:t>
                            </w:r>
                            <w:r w:rsidRPr="00196AB3">
                              <w:rPr>
                                <w:rFonts w:cs="Times New Roman"/>
                              </w:rPr>
                              <w:t xml:space="preserve"> </w:t>
                            </w:r>
                            <w:r w:rsidRPr="00C036B1">
                              <w:rPr>
                                <w:rFonts w:cs="Times New Roman"/>
                                <w:b/>
                                <w:bCs/>
                              </w:rPr>
                              <w:t>Translate tool</w:t>
                            </w:r>
                            <w:r w:rsidRPr="00196AB3">
                              <w:rPr>
                                <w:rFonts w:cs="Times New Roman"/>
                              </w:rPr>
                              <w:t xml:space="preserve"> </w:t>
                            </w:r>
                            <w:r>
                              <w:rPr>
                                <w:rFonts w:cs="Times New Roman"/>
                              </w:rPr>
                              <w:t xml:space="preserve">also </w:t>
                            </w:r>
                            <w:r w:rsidRPr="00196AB3">
                              <w:rPr>
                                <w:rFonts w:cs="Times New Roman"/>
                              </w:rPr>
                              <w:t>allows conversion between data types.</w:t>
                            </w:r>
                          </w:p>
                          <w:p w:rsidRPr="007E317B" w:rsidR="00D81B7E" w:rsidP="007E317B" w:rsidRDefault="00D81B7E" w14:paraId="512304ED" w14:textId="77777777">
                            <w:pPr>
                              <w:pStyle w:val="ListParagraph"/>
                              <w:rPr>
                                <w:rFonts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CA1B8E2">
              <v:shape id="_x0000_s1071" style="position:absolute;left:0;text-align:left;margin-left:370.8pt;margin-top:28.65pt;width:422pt;height:31.55pt;z-index:25165826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fillcolor="#e2efd9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" w14:anchorId="0A99DBA4">
                <v:textbox>
                  <w:txbxContent>
                    <w:p w:rsidRPr="00196AB3" w:rsidR="00D81B7E" w:rsidP="001D5A7C" w:rsidRDefault="00D81B7E" w14:paraId="3F447BD5" w14:textId="3C1B35AB">
                      <w:pPr>
                        <w:pStyle w:val="ListParagraph"/>
                        <w:rPr>
                          <w:rFonts w:cs="Times New Roman"/>
                        </w:rPr>
                      </w:pPr>
                      <w:r>
                        <w:rPr>
                          <w:rFonts w:cs="Times New Roman"/>
                        </w:rPr>
                        <w:t xml:space="preserve"> </w:t>
                      </w:r>
                      <w:r w:rsidR="00756E5B">
                        <w:rPr>
                          <w:rFonts w:cs="Times New Roman"/>
                        </w:rPr>
                        <w:t>Tip: The</w:t>
                      </w:r>
                      <w:r w:rsidRPr="00196AB3">
                        <w:rPr>
                          <w:rFonts w:cs="Times New Roman"/>
                        </w:rPr>
                        <w:t xml:space="preserve"> </w:t>
                      </w:r>
                      <w:r w:rsidRPr="00C036B1">
                        <w:rPr>
                          <w:rFonts w:cs="Times New Roman"/>
                          <w:b/>
                          <w:bCs/>
                        </w:rPr>
                        <w:t>Translate tool</w:t>
                      </w:r>
                      <w:r w:rsidRPr="00196AB3">
                        <w:rPr>
                          <w:rFonts w:cs="Times New Roman"/>
                        </w:rPr>
                        <w:t xml:space="preserve"> </w:t>
                      </w:r>
                      <w:r>
                        <w:rPr>
                          <w:rFonts w:cs="Times New Roman"/>
                        </w:rPr>
                        <w:t xml:space="preserve">also </w:t>
                      </w:r>
                      <w:r w:rsidRPr="00196AB3">
                        <w:rPr>
                          <w:rFonts w:cs="Times New Roman"/>
                        </w:rPr>
                        <w:t>allows conversion between data types.</w:t>
                      </w:r>
                    </w:p>
                    <w:p w:rsidRPr="007E317B" w:rsidR="00D81B7E" w:rsidP="007E317B" w:rsidRDefault="00D81B7E" w14:paraId="53128261" w14:textId="77777777">
                      <w:pPr>
                        <w:pStyle w:val="ListParagraph"/>
                        <w:rPr>
                          <w:rFonts w:cs="Times New Roman"/>
                        </w:rPr>
                      </w:pPr>
                    </w:p>
                  </w:txbxContent>
                </v:textbox>
                <w10:wrap type="square" anchorx="margin"/>
              </v:shape>
            </w:pict>
          </mc:Fallback>
        </mc:AlternateContent>
      </w:r>
      <w:r w:rsidRPr="00C036B1" w:rsidR="00446CDC">
        <w:rPr>
          <w:rFonts w:cs="Times New Roman"/>
          <w:b/>
          <w:bCs/>
        </w:rPr>
        <w:t>Right-click raster</w:t>
      </w:r>
      <w:r w:rsidRPr="00C036B1" w:rsidR="00D60631">
        <w:rPr>
          <w:rFonts w:cs="Times New Roman"/>
          <w:b/>
          <w:bCs/>
        </w:rPr>
        <w:t>→</w:t>
      </w:r>
      <w:r w:rsidRPr="00C036B1" w:rsidR="00446CDC">
        <w:rPr>
          <w:rFonts w:cs="Times New Roman"/>
          <w:b/>
          <w:bCs/>
        </w:rPr>
        <w:t xml:space="preserve"> Export</w:t>
      </w:r>
      <w:r w:rsidRPr="00C036B1" w:rsidR="00D60631">
        <w:rPr>
          <w:rFonts w:cs="Times New Roman"/>
          <w:b/>
          <w:bCs/>
        </w:rPr>
        <w:t>→</w:t>
      </w:r>
      <w:r w:rsidRPr="00C036B1" w:rsidR="00446CDC">
        <w:rPr>
          <w:rFonts w:cs="Times New Roman"/>
          <w:b/>
          <w:bCs/>
        </w:rPr>
        <w:t xml:space="preserve"> Save As</w:t>
      </w:r>
      <w:r w:rsidRPr="00C036B1" w:rsidR="00EE0B3E">
        <w:rPr>
          <w:rFonts w:cs="Times New Roman"/>
          <w:b/>
          <w:bCs/>
        </w:rPr>
        <w:t xml:space="preserve"> and define the data </w:t>
      </w:r>
      <w:r w:rsidRPr="00C036B1" w:rsidR="00A372F3">
        <w:rPr>
          <w:rFonts w:cs="Times New Roman"/>
          <w:b/>
          <w:bCs/>
        </w:rPr>
        <w:t>type.</w:t>
      </w:r>
    </w:p>
    <w:p w:rsidRPr="00196AB3" w:rsidR="00EE0B3E" w:rsidP="001D5A7C" w:rsidRDefault="00EE0B3E" w14:paraId="677DFF13" w14:textId="157FF291">
      <w:pPr>
        <w:pStyle w:val="ListParagraph"/>
        <w:rPr>
          <w:rFonts w:cs="Times New Roman"/>
        </w:rPr>
      </w:pPr>
    </w:p>
    <w:p w:rsidRPr="00196AB3" w:rsidR="002C1BD6" w:rsidP="001D5A7C" w:rsidRDefault="002C1BD6" w14:paraId="359C40D2" w14:textId="2FE0AE64">
      <w:pPr>
        <w:pStyle w:val="ListParagraph"/>
        <w:rPr>
          <w:rFonts w:cs="Times New Roman"/>
        </w:rPr>
      </w:pPr>
    </w:p>
    <w:p w:rsidR="00D81B7E" w:rsidP="001D5A7C" w:rsidRDefault="00D81B7E" w14:paraId="58270D76" w14:textId="77777777">
      <w:pPr>
        <w:pStyle w:val="ListParagraph"/>
        <w:rPr>
          <w:rFonts w:cs="Times New Roman"/>
          <w:b/>
          <w:bCs/>
        </w:rPr>
      </w:pPr>
    </w:p>
    <w:p w:rsidR="00D81B7E" w:rsidP="001D5A7C" w:rsidRDefault="00D81B7E" w14:paraId="3B30343F" w14:textId="77777777">
      <w:pPr>
        <w:pStyle w:val="ListParagraph"/>
        <w:rPr>
          <w:rFonts w:cs="Times New Roman"/>
          <w:b/>
          <w:bCs/>
        </w:rPr>
      </w:pPr>
    </w:p>
    <w:p w:rsidR="00D81B7E" w:rsidP="001D5A7C" w:rsidRDefault="00D81B7E" w14:paraId="25BE42FC" w14:textId="77777777">
      <w:pPr>
        <w:pStyle w:val="ListParagraph"/>
        <w:rPr>
          <w:rFonts w:cs="Times New Roman"/>
          <w:b/>
          <w:bCs/>
        </w:rPr>
      </w:pPr>
    </w:p>
    <w:p w:rsidRPr="00630E82" w:rsidR="0043554D" w:rsidP="001D5A7C" w:rsidRDefault="00F83A07" w14:paraId="6497B712" w14:textId="7F8C629F">
      <w:pPr>
        <w:pStyle w:val="ListParagraph"/>
        <w:rPr>
          <w:rFonts w:cs="Times New Roman"/>
          <w:b/>
          <w:bCs/>
        </w:rPr>
      </w:pPr>
      <w:r w:rsidRPr="00630E82">
        <w:rPr>
          <w:rFonts w:cs="Times New Roman"/>
          <w:b/>
          <w:bCs/>
        </w:rPr>
        <w:t xml:space="preserve">Tips when choosing the data types to </w:t>
      </w:r>
      <w:r w:rsidRPr="00630E82" w:rsidR="00A372F3">
        <w:rPr>
          <w:rFonts w:cs="Times New Roman"/>
          <w:b/>
          <w:bCs/>
        </w:rPr>
        <w:t>use.</w:t>
      </w:r>
    </w:p>
    <w:p w:rsidRPr="00630E82" w:rsidR="00F83A07" w:rsidP="00151EF7" w:rsidRDefault="00F83A07" w14:paraId="5F461BE5" w14:textId="7B76A395">
      <w:pPr>
        <w:pStyle w:val="ListParagraph"/>
        <w:numPr>
          <w:ilvl w:val="0"/>
          <w:numId w:val="37"/>
        </w:numPr>
        <w:rPr>
          <w:rFonts w:cs="Times New Roman"/>
        </w:rPr>
      </w:pPr>
      <w:r w:rsidRPr="00630E82">
        <w:rPr>
          <w:rFonts w:cs="Times New Roman"/>
        </w:rPr>
        <w:t>Always match the data type to the data nature</w:t>
      </w:r>
      <w:r w:rsidRPr="00630E82" w:rsidR="00B75D96">
        <w:rPr>
          <w:rFonts w:cs="Times New Roman"/>
        </w:rPr>
        <w:t xml:space="preserve"> </w:t>
      </w:r>
      <w:r w:rsidRPr="00630E82" w:rsidR="00EC43F4">
        <w:rPr>
          <w:rFonts w:cs="Times New Roman"/>
        </w:rPr>
        <w:t>e.g.,</w:t>
      </w:r>
      <w:r w:rsidRPr="00630E82" w:rsidR="00B75D96">
        <w:rPr>
          <w:rFonts w:cs="Times New Roman"/>
        </w:rPr>
        <w:t xml:space="preserve"> float for continuous data.</w:t>
      </w:r>
    </w:p>
    <w:p w:rsidRPr="00630E82" w:rsidR="00B75D96" w:rsidP="00151EF7" w:rsidRDefault="00B75D96" w14:paraId="45D16982" w14:textId="151B113A">
      <w:pPr>
        <w:pStyle w:val="ListParagraph"/>
        <w:numPr>
          <w:ilvl w:val="0"/>
          <w:numId w:val="37"/>
        </w:numPr>
        <w:rPr>
          <w:rFonts w:cs="Times New Roman"/>
        </w:rPr>
      </w:pPr>
      <w:r w:rsidRPr="00630E82">
        <w:rPr>
          <w:rFonts w:cs="Times New Roman"/>
        </w:rPr>
        <w:t xml:space="preserve">Use the smallest appropriate type </w:t>
      </w:r>
      <w:r w:rsidRPr="00630E82" w:rsidR="00EC43F4">
        <w:rPr>
          <w:rFonts w:cs="Times New Roman"/>
        </w:rPr>
        <w:t>e.g.,</w:t>
      </w:r>
      <w:r w:rsidRPr="00630E82">
        <w:rPr>
          <w:rFonts w:cs="Times New Roman"/>
        </w:rPr>
        <w:t xml:space="preserve"> int 16/int32 has different memory and processing requirements.</w:t>
      </w:r>
    </w:p>
    <w:p w:rsidRPr="00630E82" w:rsidR="00B75D96" w:rsidP="00151EF7" w:rsidRDefault="00FE4FBF" w14:paraId="353898DE" w14:textId="76665349">
      <w:pPr>
        <w:pStyle w:val="ListParagraph"/>
        <w:numPr>
          <w:ilvl w:val="0"/>
          <w:numId w:val="37"/>
        </w:numPr>
        <w:rPr>
          <w:rFonts w:cs="Times New Roman"/>
        </w:rPr>
      </w:pPr>
      <w:r w:rsidRPr="00630E82">
        <w:rPr>
          <w:rFonts w:cs="Times New Roman"/>
        </w:rPr>
        <w:t xml:space="preserve">Unsigned </w:t>
      </w:r>
      <w:r w:rsidRPr="00630E82" w:rsidR="00AD6F3F">
        <w:rPr>
          <w:rFonts w:cs="Times New Roman"/>
        </w:rPr>
        <w:t>types</w:t>
      </w:r>
      <w:r w:rsidRPr="00630E82">
        <w:rPr>
          <w:rFonts w:cs="Times New Roman"/>
        </w:rPr>
        <w:t xml:space="preserve"> for non- negative data</w:t>
      </w:r>
    </w:p>
    <w:p w:rsidRPr="00630E82" w:rsidR="00366287" w:rsidP="00151EF7" w:rsidRDefault="00366287" w14:paraId="5E22B0C9" w14:textId="5BC6CCD1">
      <w:pPr>
        <w:pStyle w:val="ListParagraph"/>
        <w:numPr>
          <w:ilvl w:val="0"/>
          <w:numId w:val="37"/>
        </w:numPr>
        <w:rPr>
          <w:rFonts w:cs="Times New Roman"/>
        </w:rPr>
      </w:pPr>
      <w:r w:rsidRPr="00630E82">
        <w:rPr>
          <w:rFonts w:cs="Times New Roman"/>
        </w:rPr>
        <w:t>Apply compression</w:t>
      </w:r>
      <w:r w:rsidRPr="00630E82" w:rsidR="00934066">
        <w:rPr>
          <w:rFonts w:cs="Times New Roman"/>
        </w:rPr>
        <w:t xml:space="preserve"> when possible.</w:t>
      </w:r>
    </w:p>
    <w:p w:rsidRPr="00DC4498" w:rsidR="003E6E2F" w:rsidP="00151EF7" w:rsidRDefault="00934066" w14:paraId="5571F81D" w14:textId="3D05D195">
      <w:pPr>
        <w:pStyle w:val="ListParagraph"/>
        <w:numPr>
          <w:ilvl w:val="0"/>
          <w:numId w:val="37"/>
        </w:numPr>
        <w:rPr>
          <w:rFonts w:cs="Times New Roman"/>
        </w:rPr>
      </w:pPr>
      <w:r w:rsidRPr="00630E82">
        <w:rPr>
          <w:rFonts w:cs="Times New Roman"/>
        </w:rPr>
        <w:t xml:space="preserve">Always verify after any conversion </w:t>
      </w:r>
      <w:r w:rsidRPr="00630E82" w:rsidR="00DB44CC">
        <w:rPr>
          <w:rFonts w:cs="Times New Roman"/>
        </w:rPr>
        <w:t xml:space="preserve">to ensure data is being handled as </w:t>
      </w:r>
      <w:r w:rsidRPr="00630E82" w:rsidR="00A372F3">
        <w:rPr>
          <w:rFonts w:cs="Times New Roman"/>
        </w:rPr>
        <w:t>expected.</w:t>
      </w:r>
    </w:p>
    <w:p w:rsidRPr="00196AB3" w:rsidR="00F87417" w:rsidP="001D5A7C" w:rsidRDefault="00F87417" w14:paraId="35102F70" w14:textId="77777777">
      <w:pPr>
        <w:pStyle w:val="ListParagraph"/>
        <w:rPr>
          <w:rFonts w:cs="Times New Roman"/>
        </w:rPr>
      </w:pPr>
    </w:p>
    <w:p w:rsidRPr="00196AB3" w:rsidR="001D5A7C" w:rsidP="001D5A7C" w:rsidRDefault="001D5A7C" w14:paraId="206F289A" w14:textId="77777777">
      <w:pPr>
        <w:pStyle w:val="ListParagraph"/>
        <w:rPr>
          <w:rFonts w:cs="Times New Roman"/>
        </w:rPr>
      </w:pPr>
    </w:p>
    <w:p w:rsidRPr="00196AB3" w:rsidR="001D5A7C" w:rsidP="001D5A7C" w:rsidRDefault="00DF0B6C" w14:paraId="29EFCBD1" w14:textId="48838D24">
      <w:pPr>
        <w:pStyle w:val="ListParagraph"/>
        <w:rPr>
          <w:rFonts w:cs="Times New Roman"/>
          <w:b/>
          <w:bCs/>
        </w:rPr>
      </w:pPr>
      <w:r w:rsidRPr="00196AB3">
        <w:rPr>
          <w:rFonts w:cs="Times New Roman"/>
          <w:b/>
          <w:bCs/>
        </w:rPr>
        <w:t>Resolution</w:t>
      </w:r>
    </w:p>
    <w:p w:rsidRPr="00F90E49" w:rsidR="001A4203" w:rsidP="001D5A7C" w:rsidRDefault="00B75842" w14:paraId="004A6164" w14:textId="61F1E991">
      <w:pPr>
        <w:pStyle w:val="ListParagraph"/>
        <w:rPr>
          <w:rFonts w:cs="Times New Roman"/>
        </w:rPr>
      </w:pPr>
      <w:r w:rsidRPr="00F90E49">
        <w:rPr>
          <w:rFonts w:cs="Times New Roman"/>
        </w:rPr>
        <w:t xml:space="preserve">When combining </w:t>
      </w:r>
      <w:r w:rsidRPr="00F90E49" w:rsidR="00A372F3">
        <w:rPr>
          <w:rFonts w:cs="Times New Roman"/>
        </w:rPr>
        <w:t>rasters,</w:t>
      </w:r>
      <w:r w:rsidRPr="00F90E49">
        <w:rPr>
          <w:rFonts w:cs="Times New Roman"/>
        </w:rPr>
        <w:t xml:space="preserve"> it is important that </w:t>
      </w:r>
      <w:r w:rsidRPr="00F90E49" w:rsidR="00407577">
        <w:rPr>
          <w:rFonts w:cs="Times New Roman"/>
        </w:rPr>
        <w:t>they align perfectly with each other</w:t>
      </w:r>
      <w:r w:rsidRPr="00F90E49" w:rsidR="00B2262B">
        <w:rPr>
          <w:rFonts w:cs="Times New Roman"/>
        </w:rPr>
        <w:t xml:space="preserve"> to avoid computational errors.</w:t>
      </w:r>
      <w:r w:rsidRPr="00F90E49" w:rsidR="00407577">
        <w:rPr>
          <w:rFonts w:cs="Times New Roman"/>
        </w:rPr>
        <w:t xml:space="preserve"> </w:t>
      </w:r>
      <w:r w:rsidRPr="00F90E49" w:rsidR="004F19CF">
        <w:rPr>
          <w:rFonts w:cs="Times New Roman"/>
        </w:rPr>
        <w:t xml:space="preserve">Always verify the pixel </w:t>
      </w:r>
      <w:r w:rsidRPr="00F90E49" w:rsidR="00A372F3">
        <w:rPr>
          <w:rFonts w:cs="Times New Roman"/>
        </w:rPr>
        <w:t>origin,</w:t>
      </w:r>
      <w:r w:rsidRPr="00F90E49" w:rsidR="00FF77E4">
        <w:rPr>
          <w:rFonts w:cs="Times New Roman"/>
        </w:rPr>
        <w:t xml:space="preserve"> grid alignment</w:t>
      </w:r>
      <w:r w:rsidRPr="00F90E49" w:rsidR="00B46F6A">
        <w:rPr>
          <w:rFonts w:cs="Times New Roman"/>
        </w:rPr>
        <w:t xml:space="preserve">, </w:t>
      </w:r>
      <w:r w:rsidRPr="00F90E49" w:rsidR="00AD6F3F">
        <w:rPr>
          <w:rFonts w:cs="Times New Roman"/>
        </w:rPr>
        <w:t>extent, pixel</w:t>
      </w:r>
      <w:r w:rsidRPr="00F90E49" w:rsidR="00B46F6A">
        <w:rPr>
          <w:rFonts w:cs="Times New Roman"/>
        </w:rPr>
        <w:t xml:space="preserve"> size (resolution)</w:t>
      </w:r>
      <w:r w:rsidRPr="00F90E49" w:rsidR="00FF77E4">
        <w:rPr>
          <w:rFonts w:cs="Times New Roman"/>
        </w:rPr>
        <w:t xml:space="preserve"> and </w:t>
      </w:r>
      <w:r w:rsidRPr="00F90E49" w:rsidR="00155966">
        <w:rPr>
          <w:rFonts w:cs="Times New Roman"/>
        </w:rPr>
        <w:t>pixel</w:t>
      </w:r>
      <w:r w:rsidRPr="00F90E49" w:rsidR="00FF77E4">
        <w:rPr>
          <w:rFonts w:cs="Times New Roman"/>
        </w:rPr>
        <w:t xml:space="preserve"> count (</w:t>
      </w:r>
      <w:r w:rsidRPr="00F90E49" w:rsidR="00A372F3">
        <w:rPr>
          <w:rFonts w:cs="Times New Roman"/>
        </w:rPr>
        <w:t>width,</w:t>
      </w:r>
      <w:r w:rsidRPr="00F90E49" w:rsidR="00FF77E4">
        <w:rPr>
          <w:rFonts w:cs="Times New Roman"/>
        </w:rPr>
        <w:t xml:space="preserve"> height)</w:t>
      </w:r>
      <w:r w:rsidRPr="00F90E49" w:rsidR="00C34F6C">
        <w:rPr>
          <w:rFonts w:cs="Times New Roman"/>
        </w:rPr>
        <w:t xml:space="preserve"> and CRS</w:t>
      </w:r>
      <w:r w:rsidR="00B03C56">
        <w:rPr>
          <w:rFonts w:cs="Times New Roman"/>
        </w:rPr>
        <w:t>.</w:t>
      </w:r>
    </w:p>
    <w:p w:rsidRPr="00B03C56" w:rsidR="00B2262B" w:rsidP="001D5A7C" w:rsidRDefault="009764DE" w14:paraId="45F953AC" w14:textId="0017EE43">
      <w:pPr>
        <w:pStyle w:val="ListParagraph"/>
        <w:rPr>
          <w:rFonts w:cs="Times New Roman"/>
        </w:rPr>
      </w:pPr>
      <w:r w:rsidRPr="00B03C56">
        <w:rPr>
          <w:rFonts w:cs="Times New Roman"/>
        </w:rPr>
        <w:t xml:space="preserve">In </w:t>
      </w:r>
      <w:r w:rsidRPr="00B03C56" w:rsidR="00A372F3">
        <w:rPr>
          <w:rFonts w:cs="Times New Roman"/>
        </w:rPr>
        <w:t>QGIS,</w:t>
      </w:r>
      <w:r w:rsidRPr="00B03C56">
        <w:rPr>
          <w:rFonts w:cs="Times New Roman"/>
        </w:rPr>
        <w:t xml:space="preserve"> </w:t>
      </w:r>
      <w:r w:rsidRPr="00B03C56">
        <w:rPr>
          <w:rFonts w:cs="Times New Roman"/>
          <w:b/>
          <w:bCs/>
        </w:rPr>
        <w:t xml:space="preserve">right- clicking the layers </w:t>
      </w:r>
      <w:r w:rsidRPr="00B03C56" w:rsidR="00D60631">
        <w:rPr>
          <w:rFonts w:cs="Times New Roman"/>
          <w:b/>
          <w:bCs/>
        </w:rPr>
        <w:t>→</w:t>
      </w:r>
      <w:r w:rsidRPr="00B03C56">
        <w:rPr>
          <w:rFonts w:cs="Times New Roman"/>
          <w:b/>
          <w:bCs/>
        </w:rPr>
        <w:t xml:space="preserve"> Properties</w:t>
      </w:r>
      <w:r w:rsidRPr="00B03C56" w:rsidR="00D60631">
        <w:rPr>
          <w:rFonts w:cs="Times New Roman"/>
          <w:b/>
          <w:bCs/>
        </w:rPr>
        <w:t>→</w:t>
      </w:r>
      <w:r w:rsidRPr="00B03C56">
        <w:rPr>
          <w:rFonts w:cs="Times New Roman"/>
          <w:b/>
          <w:bCs/>
        </w:rPr>
        <w:t xml:space="preserve"> Information</w:t>
      </w:r>
      <w:r w:rsidRPr="00B03C56" w:rsidR="00943141">
        <w:rPr>
          <w:rFonts w:cs="Times New Roman"/>
        </w:rPr>
        <w:t xml:space="preserve"> will show these properties.</w:t>
      </w:r>
    </w:p>
    <w:p w:rsidR="00943141" w:rsidP="001D5A7C" w:rsidRDefault="00943141" w14:paraId="32832F16" w14:textId="1033A1D9">
      <w:pPr>
        <w:pStyle w:val="ListParagraph"/>
        <w:rPr>
          <w:rFonts w:cs="Times New Roman"/>
        </w:rPr>
      </w:pPr>
      <w:r w:rsidRPr="00B03C56">
        <w:rPr>
          <w:rFonts w:cs="Times New Roman"/>
        </w:rPr>
        <w:t xml:space="preserve">If different, </w:t>
      </w:r>
      <w:r w:rsidRPr="00B03C56">
        <w:rPr>
          <w:rFonts w:cs="Times New Roman"/>
          <w:b/>
          <w:bCs/>
        </w:rPr>
        <w:t>the Align Raster</w:t>
      </w:r>
      <w:r w:rsidRPr="00B03C56" w:rsidR="000C18B0">
        <w:rPr>
          <w:rFonts w:cs="Times New Roman"/>
          <w:b/>
          <w:bCs/>
        </w:rPr>
        <w:t xml:space="preserve"> Tool from</w:t>
      </w:r>
      <w:r w:rsidRPr="00B03C56" w:rsidR="000C18B0">
        <w:rPr>
          <w:rFonts w:cs="Times New Roman"/>
        </w:rPr>
        <w:t xml:space="preserve"> the </w:t>
      </w:r>
      <w:r w:rsidRPr="00B03C56" w:rsidR="000C18B0">
        <w:rPr>
          <w:rFonts w:cs="Times New Roman"/>
          <w:b/>
          <w:bCs/>
        </w:rPr>
        <w:t>Raster Tools</w:t>
      </w:r>
      <w:r w:rsidRPr="00B03C56" w:rsidR="002E1583">
        <w:rPr>
          <w:rFonts w:cs="Times New Roman"/>
        </w:rPr>
        <w:t xml:space="preserve"> can be </w:t>
      </w:r>
      <w:r w:rsidRPr="00B03C56" w:rsidR="00A372F3">
        <w:rPr>
          <w:rFonts w:cs="Times New Roman"/>
        </w:rPr>
        <w:t>used.</w:t>
      </w:r>
    </w:p>
    <w:p w:rsidRPr="00B03C56" w:rsidR="00B03C56" w:rsidP="001D5A7C" w:rsidRDefault="00B03C56" w14:paraId="701BC8EF" w14:textId="77777777">
      <w:pPr>
        <w:pStyle w:val="ListParagraph"/>
        <w:rPr>
          <w:rFonts w:cs="Times New Roman"/>
        </w:rPr>
      </w:pPr>
    </w:p>
    <w:p w:rsidRPr="00196AB3" w:rsidR="00DF0B6C" w:rsidP="00B03C56" w:rsidRDefault="00DF0B6C" w14:paraId="684A59D3" w14:textId="5E58E0B1">
      <w:pPr>
        <w:pStyle w:val="ListParagraph"/>
        <w:rPr>
          <w:rFonts w:cs="Times New Roman"/>
          <w:b/>
          <w:bCs/>
        </w:rPr>
      </w:pPr>
      <w:r w:rsidRPr="00196AB3">
        <w:rPr>
          <w:rFonts w:cs="Times New Roman"/>
          <w:b/>
          <w:bCs/>
        </w:rPr>
        <w:t>Working with mixed resolution</w:t>
      </w:r>
      <w:r w:rsidR="008864FB">
        <w:rPr>
          <w:rFonts w:cs="Times New Roman"/>
          <w:b/>
          <w:bCs/>
        </w:rPr>
        <w:t xml:space="preserve"> rasters.</w:t>
      </w:r>
    </w:p>
    <w:p w:rsidRPr="00196AB3" w:rsidR="006C7A3B" w:rsidP="00B03C56" w:rsidRDefault="0077795C" w14:paraId="44A1118A" w14:textId="31A888DD">
      <w:pPr>
        <w:pStyle w:val="ListParagraph"/>
        <w:rPr>
          <w:rFonts w:cs="Times New Roman"/>
        </w:rPr>
      </w:pPr>
      <w:r w:rsidRPr="00196AB3">
        <w:rPr>
          <w:rFonts w:cs="Times New Roman"/>
        </w:rPr>
        <w:t>When working with rasters</w:t>
      </w:r>
      <w:r w:rsidRPr="00196AB3" w:rsidR="000E2029">
        <w:rPr>
          <w:rFonts w:cs="Times New Roman"/>
        </w:rPr>
        <w:t xml:space="preserve"> of different </w:t>
      </w:r>
      <w:r w:rsidRPr="00196AB3" w:rsidR="00A372F3">
        <w:rPr>
          <w:rFonts w:cs="Times New Roman"/>
        </w:rPr>
        <w:t>resolutions;</w:t>
      </w:r>
      <w:r w:rsidRPr="00196AB3" w:rsidR="000F1AC9">
        <w:rPr>
          <w:rFonts w:cs="Times New Roman"/>
        </w:rPr>
        <w:t xml:space="preserve"> virtual </w:t>
      </w:r>
      <w:r w:rsidRPr="00196AB3" w:rsidR="00A372F3">
        <w:rPr>
          <w:rFonts w:cs="Times New Roman"/>
        </w:rPr>
        <w:t>rasters (</w:t>
      </w:r>
      <w:r w:rsidRPr="00196AB3" w:rsidR="000F1AC9">
        <w:rPr>
          <w:rFonts w:cs="Times New Roman"/>
        </w:rPr>
        <w:t>VRTs)</w:t>
      </w:r>
      <w:r w:rsidR="008864FB">
        <w:rPr>
          <w:rFonts w:cs="Times New Roman"/>
        </w:rPr>
        <w:t xml:space="preserve"> explained earlier</w:t>
      </w:r>
      <w:r w:rsidRPr="00196AB3" w:rsidR="000F1AC9">
        <w:rPr>
          <w:rFonts w:cs="Times New Roman"/>
        </w:rPr>
        <w:t xml:space="preserve"> are a viable option to create uniform temporary layers</w:t>
      </w:r>
      <w:r w:rsidRPr="00196AB3" w:rsidR="00942D15">
        <w:rPr>
          <w:rFonts w:cs="Times New Roman"/>
        </w:rPr>
        <w:t xml:space="preserve"> for </w:t>
      </w:r>
      <w:r w:rsidRPr="00196AB3" w:rsidR="00A372F3">
        <w:rPr>
          <w:rFonts w:cs="Times New Roman"/>
        </w:rPr>
        <w:t>visualization.</w:t>
      </w:r>
    </w:p>
    <w:p w:rsidR="00942D15" w:rsidP="00B03C56" w:rsidRDefault="00942D15" w14:paraId="275F41FC" w14:textId="5BF08021">
      <w:pPr>
        <w:pStyle w:val="ListParagraph"/>
        <w:rPr>
          <w:rFonts w:cs="Times New Roman"/>
        </w:rPr>
      </w:pPr>
      <w:r w:rsidRPr="00196AB3">
        <w:rPr>
          <w:rFonts w:cs="Times New Roman"/>
        </w:rPr>
        <w:t>When analysis is required,</w:t>
      </w:r>
      <w:r w:rsidRPr="00196AB3" w:rsidR="009E0A32">
        <w:rPr>
          <w:rFonts w:cs="Times New Roman"/>
        </w:rPr>
        <w:t xml:space="preserve"> resample all inputs to a common resolution appropriate for the analysis scale.</w:t>
      </w:r>
    </w:p>
    <w:p w:rsidR="008208D7" w:rsidP="00B03C56" w:rsidRDefault="008208D7" w14:paraId="1BB01F0D" w14:textId="77777777">
      <w:pPr>
        <w:pStyle w:val="ListParagraph"/>
        <w:rPr>
          <w:rFonts w:cs="Times New Roman"/>
        </w:rPr>
      </w:pPr>
    </w:p>
    <w:p w:rsidR="008208D7" w:rsidP="00B03C56" w:rsidRDefault="008208D7" w14:paraId="0518AE75" w14:textId="77777777">
      <w:pPr>
        <w:pStyle w:val="ListParagraph"/>
        <w:rPr>
          <w:rFonts w:cs="Times New Roman"/>
        </w:rPr>
      </w:pPr>
    </w:p>
    <w:p w:rsidR="008208D7" w:rsidP="00B03C56" w:rsidRDefault="008208D7" w14:paraId="7BBE07C0" w14:textId="77777777">
      <w:pPr>
        <w:pStyle w:val="ListParagraph"/>
        <w:rPr>
          <w:rFonts w:cs="Times New Roman"/>
        </w:rPr>
      </w:pPr>
    </w:p>
    <w:p w:rsidR="008208D7" w:rsidP="00B03C56" w:rsidRDefault="008208D7" w14:paraId="583CBAEC" w14:textId="77777777">
      <w:pPr>
        <w:pStyle w:val="ListParagraph"/>
        <w:rPr>
          <w:rFonts w:cs="Times New Roman"/>
        </w:rPr>
      </w:pPr>
    </w:p>
    <w:p w:rsidR="008208D7" w:rsidP="00B03C56" w:rsidRDefault="008208D7" w14:paraId="084F2CE1" w14:textId="77777777">
      <w:pPr>
        <w:pStyle w:val="ListParagraph"/>
        <w:rPr>
          <w:rFonts w:cs="Times New Roman"/>
        </w:rPr>
      </w:pPr>
    </w:p>
    <w:p w:rsidRPr="00196AB3" w:rsidR="006343E0" w:rsidP="00B03C56" w:rsidRDefault="006343E0" w14:paraId="45FF31F7" w14:textId="77777777">
      <w:pPr>
        <w:pStyle w:val="ListParagraph"/>
        <w:rPr>
          <w:rFonts w:cs="Times New Roman"/>
        </w:rPr>
      </w:pPr>
    </w:p>
    <w:p w:rsidRPr="006343E0" w:rsidR="00750C5F" w:rsidP="00151EF7" w:rsidRDefault="00750C5F" w14:paraId="12D5DE14" w14:textId="4FA38BCA">
      <w:pPr>
        <w:pStyle w:val="ListParagraph"/>
        <w:numPr>
          <w:ilvl w:val="0"/>
          <w:numId w:val="36"/>
        </w:numPr>
        <w:rPr>
          <w:rFonts w:cs="Times New Roman"/>
          <w:b/>
          <w:bCs/>
        </w:rPr>
      </w:pPr>
      <w:r w:rsidRPr="006343E0">
        <w:rPr>
          <w:rFonts w:cs="Times New Roman"/>
          <w:b/>
          <w:bCs/>
        </w:rPr>
        <w:t xml:space="preserve">Resampling </w:t>
      </w:r>
    </w:p>
    <w:p w:rsidRPr="00196AB3" w:rsidR="0048496C" w:rsidP="006343E0" w:rsidRDefault="0048496C" w14:paraId="5049C6C4" w14:textId="54B4BD03">
      <w:pPr>
        <w:ind w:left="720"/>
        <w:rPr>
          <w:rFonts w:cs="Times New Roman"/>
        </w:rPr>
      </w:pPr>
      <w:r w:rsidRPr="00196AB3">
        <w:rPr>
          <w:rFonts w:cs="Times New Roman"/>
        </w:rPr>
        <w:t xml:space="preserve">Resampling is </w:t>
      </w:r>
      <w:r w:rsidR="00621786">
        <w:rPr>
          <w:rFonts w:cs="Times New Roman"/>
        </w:rPr>
        <w:t>applied</w:t>
      </w:r>
      <w:r w:rsidRPr="00196AB3">
        <w:rPr>
          <w:rFonts w:cs="Times New Roman"/>
        </w:rPr>
        <w:t xml:space="preserve"> when rasters must </w:t>
      </w:r>
      <w:r w:rsidRPr="00196AB3" w:rsidR="00A372F3">
        <w:rPr>
          <w:rFonts w:cs="Times New Roman"/>
        </w:rPr>
        <w:t>match</w:t>
      </w:r>
      <w:r w:rsidRPr="00196AB3">
        <w:rPr>
          <w:rFonts w:cs="Times New Roman"/>
        </w:rPr>
        <w:t xml:space="preserve"> </w:t>
      </w:r>
      <w:r w:rsidRPr="00196AB3" w:rsidR="008F4ABB">
        <w:rPr>
          <w:rFonts w:cs="Times New Roman"/>
        </w:rPr>
        <w:t>resolution,</w:t>
      </w:r>
      <w:r w:rsidRPr="00196AB3">
        <w:rPr>
          <w:rFonts w:cs="Times New Roman"/>
        </w:rPr>
        <w:t xml:space="preserve"> </w:t>
      </w:r>
      <w:r w:rsidRPr="00196AB3" w:rsidR="00EC43F4">
        <w:rPr>
          <w:rFonts w:cs="Times New Roman"/>
        </w:rPr>
        <w:t>alignment,</w:t>
      </w:r>
      <w:r w:rsidRPr="00196AB3">
        <w:rPr>
          <w:rFonts w:cs="Times New Roman"/>
        </w:rPr>
        <w:t xml:space="preserve"> </w:t>
      </w:r>
      <w:r w:rsidRPr="00196AB3" w:rsidR="006001FF">
        <w:rPr>
          <w:rFonts w:cs="Times New Roman"/>
        </w:rPr>
        <w:t xml:space="preserve">or coordinate refrence system for pixel- sensitive analyses. The type of resampling method depends on the data </w:t>
      </w:r>
      <w:r w:rsidRPr="00196AB3" w:rsidR="00A372F3">
        <w:rPr>
          <w:rFonts w:cs="Times New Roman"/>
        </w:rPr>
        <w:t>type.</w:t>
      </w:r>
    </w:p>
    <w:p w:rsidRPr="00196AB3" w:rsidR="001B69FF" w:rsidP="00151EF7" w:rsidRDefault="001B69FF" w14:paraId="1ED3C826" w14:textId="7C8E01E6">
      <w:pPr>
        <w:pStyle w:val="ListParagraph"/>
        <w:numPr>
          <w:ilvl w:val="0"/>
          <w:numId w:val="1"/>
        </w:numPr>
        <w:ind w:left="1440"/>
        <w:rPr>
          <w:rFonts w:cs="Times New Roman"/>
        </w:rPr>
      </w:pPr>
      <w:r w:rsidRPr="00196AB3">
        <w:rPr>
          <w:rFonts w:cs="Times New Roman"/>
        </w:rPr>
        <w:t xml:space="preserve">Use Nearest Neighbor for categorical </w:t>
      </w:r>
      <w:r w:rsidRPr="00196AB3" w:rsidR="003174DD">
        <w:rPr>
          <w:rFonts w:cs="Times New Roman"/>
        </w:rPr>
        <w:t>rasters</w:t>
      </w:r>
      <w:r w:rsidR="00FC2AFC">
        <w:rPr>
          <w:rFonts w:cs="Times New Roman"/>
        </w:rPr>
        <w:t xml:space="preserve"> </w:t>
      </w:r>
      <w:r w:rsidRPr="00196AB3" w:rsidR="00FC2AFC">
        <w:rPr>
          <w:rFonts w:cs="Times New Roman"/>
        </w:rPr>
        <w:t>e</w:t>
      </w:r>
      <w:r w:rsidR="00FC2AFC">
        <w:rPr>
          <w:rFonts w:cs="Times New Roman"/>
        </w:rPr>
        <w:t>.</w:t>
      </w:r>
      <w:r w:rsidRPr="00196AB3" w:rsidR="00FC2AFC">
        <w:rPr>
          <w:rFonts w:cs="Times New Roman"/>
        </w:rPr>
        <w:t>g.</w:t>
      </w:r>
      <w:r w:rsidRPr="00196AB3" w:rsidR="003174DD">
        <w:rPr>
          <w:rFonts w:cs="Times New Roman"/>
        </w:rPr>
        <w:t xml:space="preserve"> </w:t>
      </w:r>
      <w:r w:rsidRPr="00196AB3" w:rsidR="00C614F9">
        <w:rPr>
          <w:rFonts w:cs="Times New Roman"/>
        </w:rPr>
        <w:t>landcover.</w:t>
      </w:r>
    </w:p>
    <w:p w:rsidRPr="00196AB3" w:rsidR="003174DD" w:rsidP="00151EF7" w:rsidRDefault="003174DD" w14:paraId="7553586A" w14:textId="4E08A0CB">
      <w:pPr>
        <w:pStyle w:val="ListParagraph"/>
        <w:numPr>
          <w:ilvl w:val="0"/>
          <w:numId w:val="1"/>
        </w:numPr>
        <w:ind w:left="1440"/>
        <w:rPr>
          <w:rFonts w:cs="Times New Roman"/>
        </w:rPr>
      </w:pPr>
      <w:r w:rsidRPr="00196AB3">
        <w:rPr>
          <w:rFonts w:cs="Times New Roman"/>
        </w:rPr>
        <w:t xml:space="preserve">Bilinear </w:t>
      </w:r>
      <w:r w:rsidRPr="00196AB3" w:rsidR="00F76EDA">
        <w:rPr>
          <w:rFonts w:cs="Times New Roman"/>
        </w:rPr>
        <w:t xml:space="preserve">is typically used for continuous surfaces </w:t>
      </w:r>
      <w:r w:rsidRPr="00196AB3" w:rsidR="00EC43F4">
        <w:rPr>
          <w:rFonts w:cs="Times New Roman"/>
        </w:rPr>
        <w:t>e.g.,</w:t>
      </w:r>
      <w:r w:rsidRPr="00196AB3" w:rsidR="00F76EDA">
        <w:rPr>
          <w:rFonts w:cs="Times New Roman"/>
        </w:rPr>
        <w:t xml:space="preserve"> </w:t>
      </w:r>
      <w:r w:rsidRPr="00196AB3" w:rsidR="00C614F9">
        <w:rPr>
          <w:rFonts w:cs="Times New Roman"/>
        </w:rPr>
        <w:t>DEM.</w:t>
      </w:r>
    </w:p>
    <w:p w:rsidRPr="00196AB3" w:rsidR="00F76EDA" w:rsidP="00151EF7" w:rsidRDefault="00F76EDA" w14:paraId="7CCF17DA" w14:textId="3CDA2B6C">
      <w:pPr>
        <w:pStyle w:val="ListParagraph"/>
        <w:numPr>
          <w:ilvl w:val="0"/>
          <w:numId w:val="1"/>
        </w:numPr>
        <w:ind w:left="1440"/>
        <w:rPr>
          <w:rFonts w:cs="Times New Roman"/>
        </w:rPr>
      </w:pPr>
      <w:r w:rsidRPr="00196AB3">
        <w:rPr>
          <w:rFonts w:cs="Times New Roman"/>
        </w:rPr>
        <w:t xml:space="preserve">Cubic </w:t>
      </w:r>
      <w:r w:rsidRPr="00196AB3" w:rsidR="00072FBE">
        <w:rPr>
          <w:rFonts w:cs="Times New Roman"/>
        </w:rPr>
        <w:t>convolution</w:t>
      </w:r>
      <w:r w:rsidRPr="00196AB3" w:rsidR="00EC06E5">
        <w:rPr>
          <w:rFonts w:cs="Times New Roman"/>
        </w:rPr>
        <w:t xml:space="preserve"> fo</w:t>
      </w:r>
      <w:r w:rsidRPr="00196AB3" w:rsidR="00695DD2">
        <w:rPr>
          <w:rFonts w:cs="Times New Roman"/>
        </w:rPr>
        <w:t>r</w:t>
      </w:r>
      <w:r w:rsidR="000F2E16">
        <w:rPr>
          <w:rFonts w:cs="Times New Roman"/>
        </w:rPr>
        <w:t xml:space="preserve"> smooth,</w:t>
      </w:r>
      <w:r w:rsidRPr="00196AB3" w:rsidR="00695DD2">
        <w:rPr>
          <w:rFonts w:cs="Times New Roman"/>
        </w:rPr>
        <w:t xml:space="preserve"> attractive</w:t>
      </w:r>
      <w:r w:rsidRPr="00196AB3" w:rsidR="00940056">
        <w:rPr>
          <w:rFonts w:cs="Times New Roman"/>
        </w:rPr>
        <w:t xml:space="preserve"> images of continuous surfaces for visualization</w:t>
      </w:r>
    </w:p>
    <w:p w:rsidRPr="00196AB3" w:rsidR="00C179D0" w:rsidP="00151EF7" w:rsidRDefault="00B63F1C" w14:paraId="61D429B2" w14:textId="7EECFF03">
      <w:pPr>
        <w:pStyle w:val="ListParagraph"/>
        <w:numPr>
          <w:ilvl w:val="0"/>
          <w:numId w:val="1"/>
        </w:numPr>
        <w:ind w:left="1440"/>
        <w:rPr>
          <w:rFonts w:cs="Times New Roman"/>
        </w:rPr>
      </w:pPr>
      <w:r>
        <w:rPr>
          <w:noProof/>
        </w:rPr>
        <mc:AlternateContent>
          <mc:Choice Requires="wps">
            <w:drawing>
              <wp:anchor distT="0" distB="0" distL="114300" distR="114300" simplePos="0" relativeHeight="251658266" behindDoc="0" locked="0" layoutInCell="1" allowOverlap="1" wp14:anchorId="2106FB37" wp14:editId="6500141E">
                <wp:simplePos x="0" y="0"/>
                <wp:positionH relativeFrom="margin">
                  <wp:align>left</wp:align>
                </wp:positionH>
                <wp:positionV relativeFrom="paragraph">
                  <wp:posOffset>457200</wp:posOffset>
                </wp:positionV>
                <wp:extent cx="6371590" cy="1828800"/>
                <wp:effectExtent l="0" t="0" r="10160" b="12700"/>
                <wp:wrapSquare wrapText="bothSides"/>
                <wp:docPr id="1635639301" name="Text Box 1"/>
                <wp:cNvGraphicFramePr/>
                <a:graphic xmlns:a="http://schemas.openxmlformats.org/drawingml/2006/main">
                  <a:graphicData uri="http://schemas.microsoft.com/office/word/2010/wordprocessingShape">
                    <wps:wsp>
                      <wps:cNvSpPr txBox="1"/>
                      <wps:spPr>
                        <a:xfrm>
                          <a:off x="0" y="0"/>
                          <a:ext cx="6371590" cy="1828800"/>
                        </a:xfrm>
                        <a:prstGeom prst="rect">
                          <a:avLst/>
                        </a:prstGeom>
                        <a:solidFill>
                          <a:schemeClr val="accent2">
                            <a:lumMod val="20000"/>
                            <a:lumOff val="80000"/>
                          </a:schemeClr>
                        </a:solidFill>
                        <a:ln w="6350">
                          <a:solidFill>
                            <a:prstClr val="black"/>
                          </a:solidFill>
                        </a:ln>
                      </wps:spPr>
                      <wps:txbx>
                        <w:txbxContent>
                          <w:p w:rsidRPr="00303841" w:rsidR="000F2E16" w:rsidP="00303841" w:rsidRDefault="000F2E16" w14:paraId="32503A99" w14:textId="381D186E">
                            <w:pPr>
                              <w:rPr>
                                <w:rFonts w:cs="Times New Roman"/>
                              </w:rPr>
                            </w:pPr>
                            <w:r>
                              <w:rPr>
                                <w:rFonts w:cs="Times New Roman"/>
                              </w:rPr>
                              <w:t>Warning: Resampling</w:t>
                            </w:r>
                            <w:r w:rsidRPr="00196AB3">
                              <w:rPr>
                                <w:rFonts w:cs="Times New Roman"/>
                              </w:rPr>
                              <w:t xml:space="preserve"> should be used carefully </w:t>
                            </w:r>
                            <w:r w:rsidRPr="00B63F1C" w:rsidR="00B63F1C">
                              <w:rPr>
                                <w:rFonts w:cs="Times New Roman"/>
                              </w:rPr>
                              <w:t>as it modifies raster values and may affect analysis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6188B91F">
              <v:shape id="_x0000_s1072" style="position:absolute;left:0;text-align:left;margin-left:0;margin-top:36pt;width:501.7pt;height:2in;z-index:25165826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fillcolor="#fbe4d5 [66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" w14:anchorId="2106FB37">
                <v:textbox style="mso-fit-shape-to-text:t">
                  <w:txbxContent>
                    <w:p w:rsidRPr="00303841" w:rsidR="000F2E16" w:rsidP="00303841" w:rsidRDefault="000F2E16" w14:paraId="1A1E5585" w14:textId="381D186E">
                      <w:pPr>
                        <w:rPr>
                          <w:rFonts w:cs="Times New Roman"/>
                        </w:rPr>
                      </w:pPr>
                      <w:r>
                        <w:rPr>
                          <w:rFonts w:cs="Times New Roman"/>
                        </w:rPr>
                        <w:t>Warning: Resampling</w:t>
                      </w:r>
                      <w:r w:rsidRPr="00196AB3">
                        <w:rPr>
                          <w:rFonts w:cs="Times New Roman"/>
                        </w:rPr>
                        <w:t xml:space="preserve"> should be used carefully </w:t>
                      </w:r>
                      <w:r w:rsidRPr="00B63F1C" w:rsidR="00B63F1C">
                        <w:rPr>
                          <w:rFonts w:cs="Times New Roman"/>
                        </w:rPr>
                        <w:t>as it modifies raster values and may affect analysis results.</w:t>
                      </w:r>
                    </w:p>
                  </w:txbxContent>
                </v:textbox>
                <w10:wrap type="square" anchorx="margin"/>
              </v:shape>
            </w:pict>
          </mc:Fallback>
        </mc:AlternateContent>
      </w:r>
      <w:r w:rsidRPr="00196AB3" w:rsidR="00C179D0">
        <w:rPr>
          <w:rFonts w:cs="Times New Roman"/>
        </w:rPr>
        <w:t xml:space="preserve">Average /Mode is best for aggregation or when </w:t>
      </w:r>
      <w:r w:rsidRPr="00196AB3" w:rsidR="00C614F9">
        <w:rPr>
          <w:rFonts w:cs="Times New Roman"/>
        </w:rPr>
        <w:t>downscaling.</w:t>
      </w:r>
      <w:r w:rsidRPr="00196AB3" w:rsidR="00C179D0">
        <w:rPr>
          <w:rFonts w:cs="Times New Roman"/>
        </w:rPr>
        <w:t xml:space="preserve"> </w:t>
      </w:r>
    </w:p>
    <w:p w:rsidRPr="00196AB3" w:rsidR="001B4DBE" w:rsidP="00940056" w:rsidRDefault="001B4DBE" w14:paraId="25AC2CFF" w14:textId="44AEBF48">
      <w:pPr>
        <w:rPr>
          <w:rFonts w:cs="Times New Roman"/>
        </w:rPr>
      </w:pPr>
    </w:p>
    <w:p w:rsidRPr="00B63F1C" w:rsidR="00120745" w:rsidP="00151EF7" w:rsidRDefault="00072FBE" w14:paraId="29BDA930" w14:textId="7B319D36">
      <w:pPr>
        <w:pStyle w:val="ListParagraph"/>
        <w:numPr>
          <w:ilvl w:val="0"/>
          <w:numId w:val="36"/>
        </w:numPr>
        <w:rPr>
          <w:rFonts w:cs="Times New Roman"/>
          <w:b/>
          <w:bCs/>
        </w:rPr>
      </w:pPr>
      <w:r w:rsidRPr="00B63F1C">
        <w:rPr>
          <w:rFonts w:cs="Times New Roman"/>
          <w:b/>
          <w:bCs/>
        </w:rPr>
        <w:t>Batch processing</w:t>
      </w:r>
    </w:p>
    <w:p w:rsidRPr="00196AB3" w:rsidR="0046416E" w:rsidP="004C0F6B" w:rsidRDefault="0046416E" w14:paraId="681B2A06" w14:textId="4F48EB25">
      <w:pPr>
        <w:rPr>
          <w:rFonts w:cs="Times New Roman"/>
        </w:rPr>
      </w:pPr>
      <w:r w:rsidRPr="00196AB3">
        <w:rPr>
          <w:rFonts w:cs="Times New Roman"/>
        </w:rPr>
        <w:t>In the event where</w:t>
      </w:r>
      <w:r w:rsidR="00B63F1C">
        <w:rPr>
          <w:rFonts w:cs="Times New Roman"/>
        </w:rPr>
        <w:t xml:space="preserve"> multiple,</w:t>
      </w:r>
      <w:r w:rsidRPr="00196AB3">
        <w:rPr>
          <w:rFonts w:cs="Times New Roman"/>
        </w:rPr>
        <w:t xml:space="preserve"> repetitive analyses are to be </w:t>
      </w:r>
      <w:r w:rsidRPr="00196AB3" w:rsidR="009C4B6C">
        <w:rPr>
          <w:rFonts w:cs="Times New Roman"/>
        </w:rPr>
        <w:t>conducted</w:t>
      </w:r>
      <w:r w:rsidRPr="00196AB3">
        <w:rPr>
          <w:rFonts w:cs="Times New Roman"/>
        </w:rPr>
        <w:t xml:space="preserve"> – batch processing </w:t>
      </w:r>
      <w:r w:rsidRPr="00196AB3" w:rsidR="00D42BC0">
        <w:rPr>
          <w:rFonts w:cs="Times New Roman"/>
        </w:rPr>
        <w:t>is</w:t>
      </w:r>
      <w:r w:rsidRPr="00196AB3" w:rsidR="002F7D6D">
        <w:rPr>
          <w:rFonts w:cs="Times New Roman"/>
        </w:rPr>
        <w:t xml:space="preserve"> </w:t>
      </w:r>
      <w:r w:rsidR="00EB6D6E">
        <w:rPr>
          <w:rFonts w:cs="Times New Roman"/>
        </w:rPr>
        <w:t xml:space="preserve">a viable </w:t>
      </w:r>
      <w:r w:rsidRPr="00196AB3" w:rsidR="00565EEE">
        <w:rPr>
          <w:rFonts w:cs="Times New Roman"/>
        </w:rPr>
        <w:t>option</w:t>
      </w:r>
      <w:r w:rsidRPr="00196AB3" w:rsidR="00907717">
        <w:rPr>
          <w:rFonts w:cs="Times New Roman"/>
        </w:rPr>
        <w:t xml:space="preserve"> to reduce overhead, minimizes user error and ensures consistency</w:t>
      </w:r>
      <w:r w:rsidRPr="00196AB3" w:rsidR="002F7D6D">
        <w:rPr>
          <w:rFonts w:cs="Times New Roman"/>
        </w:rPr>
        <w:t>.</w:t>
      </w:r>
    </w:p>
    <w:p w:rsidR="00565EEE" w:rsidP="004C0F6B" w:rsidRDefault="00565EEE" w14:paraId="28AE45B8" w14:textId="3F207FB2">
      <w:pPr>
        <w:rPr>
          <w:rFonts w:cs="Times New Roman"/>
        </w:rPr>
      </w:pPr>
      <w:r w:rsidRPr="00196AB3">
        <w:rPr>
          <w:rFonts w:cs="Times New Roman"/>
        </w:rPr>
        <w:t xml:space="preserve">Batch processing </w:t>
      </w:r>
      <w:r w:rsidRPr="00196AB3" w:rsidR="00DC5A31">
        <w:rPr>
          <w:rFonts w:cs="Times New Roman"/>
        </w:rPr>
        <w:t xml:space="preserve">is implemented by </w:t>
      </w:r>
      <w:r w:rsidRPr="00D5495B" w:rsidR="00DC5A31">
        <w:rPr>
          <w:rFonts w:cs="Times New Roman"/>
          <w:b/>
          <w:bCs/>
        </w:rPr>
        <w:t>right- clicking the tool</w:t>
      </w:r>
      <w:r w:rsidRPr="00196AB3" w:rsidR="00DC5A31">
        <w:rPr>
          <w:rFonts w:cs="Times New Roman"/>
        </w:rPr>
        <w:t xml:space="preserve"> and choosing the </w:t>
      </w:r>
      <w:r w:rsidRPr="00D5495B" w:rsidR="00DC5A31">
        <w:rPr>
          <w:rFonts w:cs="Times New Roman"/>
          <w:b/>
          <w:bCs/>
        </w:rPr>
        <w:t xml:space="preserve">Execute as Batch process </w:t>
      </w:r>
      <w:r w:rsidRPr="00196AB3" w:rsidR="00DC5A31">
        <w:rPr>
          <w:rFonts w:cs="Times New Roman"/>
        </w:rPr>
        <w:t>option.</w:t>
      </w:r>
      <w:r w:rsidRPr="00196AB3" w:rsidR="005B1B40">
        <w:rPr>
          <w:rFonts w:cs="Times New Roman"/>
        </w:rPr>
        <w:t xml:space="preserve"> The parameters are the set as usual.</w:t>
      </w:r>
    </w:p>
    <w:p w:rsidRPr="00196AB3" w:rsidR="00D5495B" w:rsidP="004C0F6B" w:rsidRDefault="00D5495B" w14:paraId="1C5771AA" w14:textId="77777777">
      <w:pPr>
        <w:rPr>
          <w:rFonts w:cs="Times New Roman"/>
        </w:rPr>
      </w:pPr>
    </w:p>
    <w:p w:rsidRPr="00D5495B" w:rsidR="001D138F" w:rsidP="00151EF7" w:rsidRDefault="00C3283F" w14:paraId="385560E6" w14:textId="7DD0749C">
      <w:pPr>
        <w:pStyle w:val="ListParagraph"/>
        <w:numPr>
          <w:ilvl w:val="0"/>
          <w:numId w:val="36"/>
        </w:numPr>
        <w:rPr>
          <w:rFonts w:cs="Times New Roman"/>
          <w:b/>
          <w:bCs/>
        </w:rPr>
      </w:pPr>
      <w:r w:rsidRPr="00D5495B">
        <w:rPr>
          <w:rFonts w:cs="Times New Roman"/>
          <w:b/>
          <w:bCs/>
        </w:rPr>
        <w:t xml:space="preserve">Handling NoData </w:t>
      </w:r>
    </w:p>
    <w:p w:rsidRPr="00196AB3" w:rsidR="002110BE" w:rsidP="004C0F6B" w:rsidRDefault="00072FBE" w14:paraId="20F1517C" w14:textId="685817E5">
      <w:pPr>
        <w:rPr>
          <w:rFonts w:cs="Times New Roman"/>
        </w:rPr>
      </w:pPr>
      <w:r w:rsidRPr="00196AB3">
        <w:rPr>
          <w:rFonts w:cs="Times New Roman"/>
        </w:rPr>
        <w:t>No data</w:t>
      </w:r>
      <w:r w:rsidRPr="00196AB3" w:rsidR="003D4C57">
        <w:rPr>
          <w:rFonts w:cs="Times New Roman"/>
        </w:rPr>
        <w:t xml:space="preserve"> values represent missing or invalid data in </w:t>
      </w:r>
      <w:r w:rsidRPr="00196AB3" w:rsidR="007D2B9B">
        <w:rPr>
          <w:rFonts w:cs="Times New Roman"/>
        </w:rPr>
        <w:t xml:space="preserve">a raster grid. In most GIS </w:t>
      </w:r>
      <w:r w:rsidRPr="00196AB3" w:rsidR="00C614F9">
        <w:rPr>
          <w:rFonts w:cs="Times New Roman"/>
        </w:rPr>
        <w:t>systems,</w:t>
      </w:r>
      <w:r w:rsidRPr="00196AB3" w:rsidR="007D2B9B">
        <w:rPr>
          <w:rFonts w:cs="Times New Roman"/>
        </w:rPr>
        <w:t xml:space="preserve"> </w:t>
      </w:r>
      <w:r w:rsidR="00192548">
        <w:rPr>
          <w:rFonts w:cs="Times New Roman"/>
        </w:rPr>
        <w:t>NoD</w:t>
      </w:r>
      <w:r w:rsidRPr="00196AB3">
        <w:rPr>
          <w:rFonts w:cs="Times New Roman"/>
        </w:rPr>
        <w:t>ata</w:t>
      </w:r>
      <w:r w:rsidRPr="00196AB3" w:rsidR="007D2B9B">
        <w:rPr>
          <w:rFonts w:cs="Times New Roman"/>
        </w:rPr>
        <w:t xml:space="preserve"> values are assigned </w:t>
      </w:r>
      <w:r w:rsidRPr="00196AB3" w:rsidR="005E005A">
        <w:rPr>
          <w:rFonts w:cs="Times New Roman"/>
        </w:rPr>
        <w:t xml:space="preserve">numeric values to </w:t>
      </w:r>
      <w:r w:rsidRPr="00196AB3">
        <w:rPr>
          <w:rFonts w:cs="Times New Roman"/>
        </w:rPr>
        <w:t>distinguish</w:t>
      </w:r>
      <w:r w:rsidRPr="00196AB3" w:rsidR="005E005A">
        <w:rPr>
          <w:rFonts w:cs="Times New Roman"/>
        </w:rPr>
        <w:t xml:space="preserve"> them from other </w:t>
      </w:r>
      <w:r w:rsidRPr="00196AB3">
        <w:rPr>
          <w:rFonts w:cs="Times New Roman"/>
        </w:rPr>
        <w:t>cells. Common</w:t>
      </w:r>
      <w:r w:rsidRPr="00196AB3" w:rsidR="00EC451F">
        <w:rPr>
          <w:rFonts w:cs="Times New Roman"/>
        </w:rPr>
        <w:t xml:space="preserve"> values include -</w:t>
      </w:r>
      <w:r w:rsidRPr="00196AB3" w:rsidR="00CF3E26">
        <w:rPr>
          <w:rFonts w:cs="Times New Roman"/>
        </w:rPr>
        <w:t>9999, -999, -</w:t>
      </w:r>
      <w:r w:rsidRPr="00196AB3" w:rsidR="00EC451F">
        <w:rPr>
          <w:rFonts w:cs="Times New Roman"/>
        </w:rPr>
        <w:t xml:space="preserve">32768 or </w:t>
      </w:r>
      <w:r w:rsidRPr="00196AB3" w:rsidR="002665BE">
        <w:rPr>
          <w:rFonts w:cs="Times New Roman"/>
        </w:rPr>
        <w:t>-3.4e38 depending on the dataset and software used.</w:t>
      </w:r>
    </w:p>
    <w:p w:rsidR="00192548" w:rsidP="004C0F6B" w:rsidRDefault="002665BE" w14:paraId="0F103C43" w14:textId="0CFAE2A8">
      <w:pPr>
        <w:rPr>
          <w:rFonts w:cs="Times New Roman"/>
        </w:rPr>
      </w:pPr>
      <w:r w:rsidRPr="00196AB3">
        <w:rPr>
          <w:rFonts w:cs="Times New Roman"/>
        </w:rPr>
        <w:t xml:space="preserve">To know the </w:t>
      </w:r>
      <w:r w:rsidRPr="00196AB3" w:rsidR="00072FBE">
        <w:rPr>
          <w:rFonts w:cs="Times New Roman"/>
        </w:rPr>
        <w:t>No Data</w:t>
      </w:r>
      <w:r w:rsidRPr="00196AB3">
        <w:rPr>
          <w:rFonts w:cs="Times New Roman"/>
        </w:rPr>
        <w:t xml:space="preserve"> value</w:t>
      </w:r>
      <w:r w:rsidRPr="00196AB3" w:rsidR="00343D95">
        <w:rPr>
          <w:rFonts w:cs="Times New Roman"/>
        </w:rPr>
        <w:t xml:space="preserve"> assigned to y</w:t>
      </w:r>
      <w:r w:rsidR="00192548">
        <w:rPr>
          <w:rFonts w:cs="Times New Roman"/>
        </w:rPr>
        <w:t>o</w:t>
      </w:r>
      <w:r w:rsidRPr="00196AB3" w:rsidR="00343D95">
        <w:rPr>
          <w:rFonts w:cs="Times New Roman"/>
        </w:rPr>
        <w:t xml:space="preserve">ur dataset in QGIS, clicking </w:t>
      </w:r>
      <w:r w:rsidRPr="00192548" w:rsidR="00343D95">
        <w:rPr>
          <w:rFonts w:cs="Times New Roman"/>
          <w:b/>
          <w:bCs/>
        </w:rPr>
        <w:t>the Layer properties</w:t>
      </w:r>
      <w:r w:rsidRPr="00192548" w:rsidR="001643C8">
        <w:rPr>
          <w:rFonts w:cs="Times New Roman"/>
          <w:b/>
          <w:bCs/>
        </w:rPr>
        <w:t xml:space="preserve"> </w:t>
      </w:r>
      <w:r w:rsidRPr="00192548" w:rsidR="00D60631">
        <w:rPr>
          <w:rFonts w:cs="Times New Roman"/>
          <w:b/>
          <w:bCs/>
        </w:rPr>
        <w:t>→</w:t>
      </w:r>
      <w:r w:rsidRPr="00192548" w:rsidR="001643C8">
        <w:rPr>
          <w:rFonts w:cs="Times New Roman"/>
          <w:b/>
          <w:bCs/>
        </w:rPr>
        <w:t xml:space="preserve"> Information Tab </w:t>
      </w:r>
      <w:r w:rsidRPr="00192548" w:rsidR="00D60631">
        <w:rPr>
          <w:rFonts w:cs="Times New Roman"/>
          <w:b/>
          <w:bCs/>
        </w:rPr>
        <w:t>→</w:t>
      </w:r>
      <w:r w:rsidRPr="00192548" w:rsidR="001643C8">
        <w:rPr>
          <w:rFonts w:cs="Times New Roman"/>
          <w:b/>
          <w:bCs/>
        </w:rPr>
        <w:t xml:space="preserve"> Dimensions Section</w:t>
      </w:r>
      <w:r w:rsidRPr="00196AB3" w:rsidR="001643C8">
        <w:rPr>
          <w:rFonts w:cs="Times New Roman"/>
        </w:rPr>
        <w:t xml:space="preserve"> should show the </w:t>
      </w:r>
      <w:r w:rsidRPr="00196AB3" w:rsidR="00072FBE">
        <w:rPr>
          <w:rFonts w:cs="Times New Roman"/>
        </w:rPr>
        <w:t>No data</w:t>
      </w:r>
      <w:r w:rsidRPr="00196AB3" w:rsidR="001643C8">
        <w:rPr>
          <w:rFonts w:cs="Times New Roman"/>
        </w:rPr>
        <w:t xml:space="preserve"> values.</w:t>
      </w:r>
    </w:p>
    <w:p w:rsidRPr="00A004CF" w:rsidR="00A004CF" w:rsidP="004C0F6B" w:rsidRDefault="00A004CF" w14:paraId="1EA4C2A7" w14:textId="77777777">
      <w:pPr>
        <w:rPr>
          <w:rFonts w:cs="Times New Roman"/>
        </w:rPr>
      </w:pPr>
    </w:p>
    <w:p w:rsidRPr="00196AB3" w:rsidR="00192548" w:rsidP="00A004CF" w:rsidRDefault="00742216" w14:paraId="56D2E52A" w14:textId="23C82607">
      <w:pPr>
        <w:rPr>
          <w:rFonts w:cs="Times New Roman"/>
          <w:b/>
          <w:bCs/>
        </w:rPr>
      </w:pPr>
      <w:r w:rsidRPr="00196AB3">
        <w:rPr>
          <w:rFonts w:cs="Times New Roman"/>
          <w:b/>
          <w:bCs/>
        </w:rPr>
        <w:t>Visualiz</w:t>
      </w:r>
      <w:r w:rsidR="00A004CF">
        <w:rPr>
          <w:rFonts w:cs="Times New Roman"/>
          <w:b/>
          <w:bCs/>
        </w:rPr>
        <w:t>ing</w:t>
      </w:r>
      <w:r w:rsidRPr="00196AB3">
        <w:rPr>
          <w:rFonts w:cs="Times New Roman"/>
          <w:b/>
          <w:bCs/>
        </w:rPr>
        <w:t xml:space="preserve"> </w:t>
      </w:r>
      <w:r w:rsidRPr="00196AB3" w:rsidR="00072FBE">
        <w:rPr>
          <w:rFonts w:cs="Times New Roman"/>
          <w:b/>
          <w:bCs/>
        </w:rPr>
        <w:t>No Data</w:t>
      </w:r>
      <w:r w:rsidRPr="00196AB3">
        <w:rPr>
          <w:rFonts w:cs="Times New Roman"/>
          <w:b/>
          <w:bCs/>
        </w:rPr>
        <w:t xml:space="preserve"> cells</w:t>
      </w:r>
    </w:p>
    <w:p w:rsidRPr="00196AB3" w:rsidR="002110BE" w:rsidP="00A004CF" w:rsidRDefault="0075153F" w14:paraId="1333BC29" w14:textId="724F86C7">
      <w:pPr>
        <w:rPr>
          <w:rFonts w:cs="Times New Roman"/>
        </w:rPr>
      </w:pPr>
      <w:r w:rsidRPr="00196AB3">
        <w:rPr>
          <w:rFonts w:cs="Times New Roman"/>
        </w:rPr>
        <w:t xml:space="preserve">QGIS automatically </w:t>
      </w:r>
      <w:r w:rsidRPr="00196AB3" w:rsidR="00DA555F">
        <w:rPr>
          <w:rFonts w:cs="Times New Roman"/>
        </w:rPr>
        <w:t xml:space="preserve">renders </w:t>
      </w:r>
      <w:r w:rsidRPr="00196AB3" w:rsidR="00072FBE">
        <w:rPr>
          <w:rFonts w:cs="Times New Roman"/>
        </w:rPr>
        <w:t>No data</w:t>
      </w:r>
      <w:r w:rsidRPr="00196AB3" w:rsidR="00DA555F">
        <w:rPr>
          <w:rFonts w:cs="Times New Roman"/>
        </w:rPr>
        <w:t xml:space="preserve"> values as transparent </w:t>
      </w:r>
      <w:r w:rsidRPr="00196AB3" w:rsidR="00CF3E26">
        <w:rPr>
          <w:rFonts w:cs="Times New Roman"/>
        </w:rPr>
        <w:t>pixels</w:t>
      </w:r>
      <w:r w:rsidRPr="00196AB3" w:rsidR="00EC43F4">
        <w:rPr>
          <w:rFonts w:cs="Times New Roman"/>
        </w:rPr>
        <w:t xml:space="preserve">. </w:t>
      </w:r>
      <w:r w:rsidRPr="00196AB3" w:rsidR="007127A0">
        <w:rPr>
          <w:rFonts w:cs="Times New Roman"/>
        </w:rPr>
        <w:t xml:space="preserve">This can be altered by setting the </w:t>
      </w:r>
      <w:r w:rsidRPr="00FE52AE" w:rsidR="00072FBE">
        <w:rPr>
          <w:rFonts w:cs="Times New Roman"/>
        </w:rPr>
        <w:t>Transparency</w:t>
      </w:r>
      <w:r w:rsidRPr="00FE52AE" w:rsidR="007127A0">
        <w:rPr>
          <w:rFonts w:cs="Times New Roman"/>
        </w:rPr>
        <w:t xml:space="preserve"> settings</w:t>
      </w:r>
      <w:r w:rsidRPr="00196AB3" w:rsidR="007127A0">
        <w:rPr>
          <w:rFonts w:cs="Times New Roman"/>
        </w:rPr>
        <w:t xml:space="preserve"> in the layers</w:t>
      </w:r>
      <w:r w:rsidR="00E82691">
        <w:rPr>
          <w:rFonts w:cs="Times New Roman"/>
        </w:rPr>
        <w:t>’</w:t>
      </w:r>
      <w:r w:rsidRPr="00196AB3" w:rsidR="007127A0">
        <w:rPr>
          <w:rFonts w:cs="Times New Roman"/>
        </w:rPr>
        <w:t xml:space="preserve"> symbology.</w:t>
      </w:r>
    </w:p>
    <w:p w:rsidRPr="00196AB3" w:rsidR="00742216" w:rsidP="00A004CF" w:rsidRDefault="00267153" w14:paraId="4C9B590F" w14:textId="57C21006">
      <w:pPr>
        <w:rPr>
          <w:rFonts w:cs="Times New Roman"/>
          <w:b/>
          <w:bCs/>
        </w:rPr>
      </w:pPr>
      <w:r w:rsidRPr="00196AB3">
        <w:rPr>
          <w:rFonts w:cs="Times New Roman"/>
          <w:b/>
          <w:bCs/>
        </w:rPr>
        <w:t xml:space="preserve">Raster operations involving </w:t>
      </w:r>
      <w:r w:rsidRPr="00196AB3" w:rsidR="00072FBE">
        <w:rPr>
          <w:rFonts w:cs="Times New Roman"/>
          <w:b/>
          <w:bCs/>
        </w:rPr>
        <w:t xml:space="preserve">No </w:t>
      </w:r>
      <w:r w:rsidRPr="00196AB3" w:rsidR="00CF3E26">
        <w:rPr>
          <w:rFonts w:cs="Times New Roman"/>
          <w:b/>
          <w:bCs/>
        </w:rPr>
        <w:t>data.</w:t>
      </w:r>
    </w:p>
    <w:p w:rsidRPr="00196AB3" w:rsidR="0071572F" w:rsidP="00A004CF" w:rsidRDefault="0071572F" w14:paraId="6A0FF750" w14:textId="15E896D1">
      <w:pPr>
        <w:rPr>
          <w:rFonts w:cs="Times New Roman"/>
        </w:rPr>
      </w:pPr>
      <w:r w:rsidRPr="00196AB3">
        <w:rPr>
          <w:rFonts w:cs="Times New Roman"/>
        </w:rPr>
        <w:t>When particularly working with raster calculator operations</w:t>
      </w:r>
      <w:r w:rsidRPr="00196AB3" w:rsidR="006428FE">
        <w:rPr>
          <w:rFonts w:cs="Times New Roman"/>
        </w:rPr>
        <w:t xml:space="preserve">, </w:t>
      </w:r>
      <w:r w:rsidRPr="00196AB3" w:rsidR="00072FBE">
        <w:rPr>
          <w:rFonts w:cs="Times New Roman"/>
        </w:rPr>
        <w:t>No Data</w:t>
      </w:r>
      <w:r w:rsidRPr="00196AB3" w:rsidR="006428FE">
        <w:rPr>
          <w:rFonts w:cs="Times New Roman"/>
        </w:rPr>
        <w:t xml:space="preserve"> pixels can result </w:t>
      </w:r>
      <w:r w:rsidRPr="00196AB3" w:rsidR="00CF3E26">
        <w:rPr>
          <w:rFonts w:cs="Times New Roman"/>
        </w:rPr>
        <w:t>in</w:t>
      </w:r>
      <w:r w:rsidRPr="00196AB3" w:rsidR="006428FE">
        <w:rPr>
          <w:rFonts w:cs="Times New Roman"/>
        </w:rPr>
        <w:t xml:space="preserve"> unexpected outputs</w:t>
      </w:r>
      <w:r w:rsidRPr="00196AB3" w:rsidR="008C63E0">
        <w:rPr>
          <w:rFonts w:cs="Times New Roman"/>
        </w:rPr>
        <w:t>. Consequently, it is important to deal with these values</w:t>
      </w:r>
      <w:r w:rsidRPr="00196AB3" w:rsidR="00D134C0">
        <w:rPr>
          <w:rFonts w:cs="Times New Roman"/>
        </w:rPr>
        <w:t xml:space="preserve"> </w:t>
      </w:r>
      <w:r w:rsidRPr="00196AB3" w:rsidR="00CF3E26">
        <w:rPr>
          <w:rFonts w:cs="Times New Roman"/>
        </w:rPr>
        <w:t>appropriately.</w:t>
      </w:r>
      <w:r w:rsidRPr="00196AB3" w:rsidR="00D134C0">
        <w:rPr>
          <w:rFonts w:cs="Times New Roman"/>
        </w:rPr>
        <w:t xml:space="preserve"> Multiple solutions can be </w:t>
      </w:r>
      <w:r w:rsidRPr="00196AB3" w:rsidR="00DF5EFC">
        <w:rPr>
          <w:rFonts w:cs="Times New Roman"/>
        </w:rPr>
        <w:t>applied namely;</w:t>
      </w:r>
    </w:p>
    <w:p w:rsidRPr="00FE52AE" w:rsidR="00DF5EFC" w:rsidP="00151EF7" w:rsidRDefault="00DF5EFC" w14:paraId="2B8EFCB2" w14:textId="60C66378">
      <w:pPr>
        <w:pStyle w:val="ListParagraph"/>
        <w:numPr>
          <w:ilvl w:val="0"/>
          <w:numId w:val="38"/>
        </w:numPr>
        <w:rPr>
          <w:rFonts w:cs="Times New Roman"/>
        </w:rPr>
      </w:pPr>
      <w:r w:rsidRPr="00FE52AE">
        <w:rPr>
          <w:rFonts w:cs="Times New Roman"/>
          <w:b/>
          <w:bCs/>
        </w:rPr>
        <w:t>Interpolation</w:t>
      </w:r>
      <w:r w:rsidRPr="00FE52AE">
        <w:rPr>
          <w:rFonts w:cs="Times New Roman"/>
        </w:rPr>
        <w:t>-</w:t>
      </w:r>
      <w:r w:rsidRPr="00FE52AE" w:rsidR="003F086D">
        <w:rPr>
          <w:rFonts w:cs="Times New Roman"/>
        </w:rPr>
        <w:t xml:space="preserve"> The </w:t>
      </w:r>
      <w:r w:rsidRPr="00FE52AE" w:rsidR="003F086D">
        <w:rPr>
          <w:rFonts w:cs="Times New Roman"/>
          <w:b/>
          <w:bCs/>
        </w:rPr>
        <w:t xml:space="preserve">Fillnodata tool in QGIS under GDAL </w:t>
      </w:r>
      <w:r w:rsidRPr="00FE52AE" w:rsidR="00D60631">
        <w:rPr>
          <w:rFonts w:cs="Times New Roman"/>
          <w:b/>
          <w:bCs/>
        </w:rPr>
        <w:t>→</w:t>
      </w:r>
      <w:r w:rsidRPr="00FE52AE" w:rsidR="003F086D">
        <w:rPr>
          <w:rFonts w:cs="Times New Roman"/>
          <w:b/>
          <w:bCs/>
        </w:rPr>
        <w:t xml:space="preserve"> Raster Analysis</w:t>
      </w:r>
      <w:r w:rsidRPr="00FE52AE" w:rsidR="00B65DF5">
        <w:rPr>
          <w:rFonts w:cs="Times New Roman"/>
        </w:rPr>
        <w:t xml:space="preserve"> fills </w:t>
      </w:r>
      <w:r w:rsidRPr="00FE52AE" w:rsidR="00072FBE">
        <w:rPr>
          <w:rFonts w:cs="Times New Roman"/>
        </w:rPr>
        <w:t>no data</w:t>
      </w:r>
      <w:r w:rsidRPr="00FE52AE" w:rsidR="00B65DF5">
        <w:rPr>
          <w:rFonts w:cs="Times New Roman"/>
        </w:rPr>
        <w:t xml:space="preserve"> values by interpolating from surrounding </w:t>
      </w:r>
      <w:r w:rsidRPr="00FE52AE" w:rsidR="00CF3E26">
        <w:rPr>
          <w:rFonts w:cs="Times New Roman"/>
        </w:rPr>
        <w:t>data.</w:t>
      </w:r>
    </w:p>
    <w:p w:rsidRPr="00FE52AE" w:rsidR="00267153" w:rsidP="00151EF7" w:rsidRDefault="003345F5" w14:paraId="6A5849C4" w14:textId="0026BC08">
      <w:pPr>
        <w:pStyle w:val="ListParagraph"/>
        <w:numPr>
          <w:ilvl w:val="0"/>
          <w:numId w:val="38"/>
        </w:numPr>
        <w:rPr>
          <w:rFonts w:cs="Times New Roman"/>
        </w:rPr>
      </w:pPr>
      <w:r w:rsidRPr="00FE52AE">
        <w:rPr>
          <w:rFonts w:cs="Times New Roman"/>
          <w:b/>
          <w:bCs/>
        </w:rPr>
        <w:t>Conversion</w:t>
      </w:r>
      <w:r w:rsidRPr="00FE52AE">
        <w:rPr>
          <w:rFonts w:cs="Times New Roman"/>
        </w:rPr>
        <w:t xml:space="preserve">- When the raster </w:t>
      </w:r>
      <w:r w:rsidRPr="00FE52AE" w:rsidR="005D6C5B">
        <w:rPr>
          <w:rFonts w:cs="Times New Roman"/>
        </w:rPr>
        <w:t xml:space="preserve">has an undefined </w:t>
      </w:r>
      <w:r w:rsidRPr="00FE52AE" w:rsidR="00072FBE">
        <w:rPr>
          <w:rFonts w:cs="Times New Roman"/>
        </w:rPr>
        <w:t>No data</w:t>
      </w:r>
      <w:r w:rsidRPr="00FE52AE" w:rsidR="005D6C5B">
        <w:rPr>
          <w:rFonts w:cs="Times New Roman"/>
        </w:rPr>
        <w:t xml:space="preserve"> value or you want to change the </w:t>
      </w:r>
      <w:r w:rsidRPr="00FE52AE" w:rsidR="00072FBE">
        <w:rPr>
          <w:rFonts w:cs="Times New Roman"/>
        </w:rPr>
        <w:t>no data</w:t>
      </w:r>
      <w:r w:rsidRPr="00FE52AE" w:rsidR="005D6C5B">
        <w:rPr>
          <w:rFonts w:cs="Times New Roman"/>
        </w:rPr>
        <w:t xml:space="preserve"> value, </w:t>
      </w:r>
      <w:r w:rsidRPr="00FE52AE" w:rsidR="006A6138">
        <w:rPr>
          <w:rFonts w:cs="Times New Roman"/>
        </w:rPr>
        <w:t>Translat</w:t>
      </w:r>
      <w:r w:rsidRPr="00FE52AE" w:rsidR="00170AC1">
        <w:rPr>
          <w:rFonts w:cs="Times New Roman"/>
        </w:rPr>
        <w:t>ion</w:t>
      </w:r>
      <w:r w:rsidRPr="00FE52AE" w:rsidR="006A6138">
        <w:rPr>
          <w:rFonts w:cs="Times New Roman"/>
        </w:rPr>
        <w:t xml:space="preserve"> </w:t>
      </w:r>
      <w:r w:rsidRPr="00FE52AE" w:rsidR="00CF3E26">
        <w:rPr>
          <w:rFonts w:cs="Times New Roman"/>
        </w:rPr>
        <w:t>(Format</w:t>
      </w:r>
      <w:r w:rsidRPr="00FE52AE" w:rsidR="006A6138">
        <w:rPr>
          <w:rFonts w:cs="Times New Roman"/>
        </w:rPr>
        <w:t xml:space="preserve"> conversion) can be applied</w:t>
      </w:r>
      <w:r w:rsidRPr="00FE52AE" w:rsidR="00170AC1">
        <w:rPr>
          <w:rFonts w:cs="Times New Roman"/>
        </w:rPr>
        <w:t>. To translate a raster in QGIS,</w:t>
      </w:r>
    </w:p>
    <w:p w:rsidRPr="00DA57FE" w:rsidR="00170AC1" w:rsidP="00A004CF" w:rsidRDefault="00DA57FE" w14:paraId="5DDF31C9" w14:textId="5915C7C9">
      <w:pPr>
        <w:rPr>
          <w:rFonts w:cs="Times New Roman"/>
          <w:b/>
          <w:bCs/>
        </w:rPr>
      </w:pPr>
      <w:r>
        <w:rPr>
          <w:rFonts w:cs="Times New Roman"/>
          <w:b/>
          <w:bCs/>
        </w:rPr>
        <w:t xml:space="preserve"> </w:t>
      </w:r>
      <w:r w:rsidRPr="00DA57FE" w:rsidR="00170AC1">
        <w:rPr>
          <w:rFonts w:cs="Times New Roman"/>
          <w:b/>
          <w:bCs/>
        </w:rPr>
        <w:t xml:space="preserve">Go to </w:t>
      </w:r>
      <w:r w:rsidRPr="00DA57FE">
        <w:rPr>
          <w:rFonts w:cs="Times New Roman"/>
          <w:b/>
          <w:bCs/>
        </w:rPr>
        <w:t>P</w:t>
      </w:r>
      <w:r w:rsidRPr="00DA57FE" w:rsidR="00170AC1">
        <w:rPr>
          <w:rFonts w:cs="Times New Roman"/>
          <w:b/>
          <w:bCs/>
        </w:rPr>
        <w:t>rocessing</w:t>
      </w:r>
      <w:r w:rsidRPr="00DA57FE" w:rsidR="00D60631">
        <w:rPr>
          <w:rFonts w:cs="Times New Roman"/>
          <w:b/>
          <w:bCs/>
        </w:rPr>
        <w:t>→</w:t>
      </w:r>
      <w:r w:rsidRPr="00DA57FE" w:rsidR="00170AC1">
        <w:rPr>
          <w:rFonts w:cs="Times New Roman"/>
          <w:b/>
          <w:bCs/>
        </w:rPr>
        <w:t xml:space="preserve"> Toolbox</w:t>
      </w:r>
      <w:r w:rsidRPr="00DA57FE" w:rsidR="00D60631">
        <w:rPr>
          <w:rFonts w:cs="Times New Roman"/>
          <w:b/>
          <w:bCs/>
        </w:rPr>
        <w:t>→</w:t>
      </w:r>
      <w:r w:rsidRPr="00DA57FE" w:rsidR="00A40DF4">
        <w:rPr>
          <w:rFonts w:cs="Times New Roman"/>
          <w:b/>
          <w:bCs/>
        </w:rPr>
        <w:t xml:space="preserve"> GDAL</w:t>
      </w:r>
      <w:r w:rsidRPr="00DA57FE" w:rsidR="00D60631">
        <w:rPr>
          <w:rFonts w:cs="Times New Roman"/>
          <w:b/>
          <w:bCs/>
        </w:rPr>
        <w:t>→</w:t>
      </w:r>
      <w:r w:rsidRPr="00DA57FE" w:rsidR="00A40DF4">
        <w:rPr>
          <w:rFonts w:cs="Times New Roman"/>
          <w:b/>
          <w:bCs/>
        </w:rPr>
        <w:t xml:space="preserve"> Raster conversion </w:t>
      </w:r>
      <w:r w:rsidRPr="00DA57FE" w:rsidR="00D60631">
        <w:rPr>
          <w:rFonts w:cs="Times New Roman"/>
          <w:b/>
          <w:bCs/>
        </w:rPr>
        <w:t>→</w:t>
      </w:r>
      <w:r w:rsidRPr="00DA57FE" w:rsidR="00CF3E26">
        <w:rPr>
          <w:rFonts w:cs="Times New Roman"/>
          <w:b/>
          <w:bCs/>
        </w:rPr>
        <w:t>Translate.</w:t>
      </w:r>
    </w:p>
    <w:p w:rsidRPr="00196AB3" w:rsidR="00251E0B" w:rsidP="00A004CF" w:rsidRDefault="00251E0B" w14:paraId="2BB72D48" w14:textId="55A877CA">
      <w:pPr>
        <w:rPr>
          <w:rFonts w:cs="Times New Roman"/>
        </w:rPr>
      </w:pPr>
      <w:r w:rsidRPr="00196AB3">
        <w:rPr>
          <w:rFonts w:cs="Times New Roman"/>
        </w:rPr>
        <w:t xml:space="preserve">Once the input </w:t>
      </w:r>
      <w:r w:rsidRPr="00196AB3" w:rsidR="00CF3E26">
        <w:rPr>
          <w:rFonts w:cs="Times New Roman"/>
        </w:rPr>
        <w:t>and</w:t>
      </w:r>
      <w:r w:rsidRPr="00196AB3">
        <w:rPr>
          <w:rFonts w:cs="Times New Roman"/>
        </w:rPr>
        <w:t xml:space="preserve"> </w:t>
      </w:r>
      <w:r w:rsidRPr="00196AB3" w:rsidR="00072FBE">
        <w:rPr>
          <w:rFonts w:cs="Times New Roman"/>
        </w:rPr>
        <w:t>output</w:t>
      </w:r>
      <w:r w:rsidRPr="00196AB3">
        <w:rPr>
          <w:rFonts w:cs="Times New Roman"/>
        </w:rPr>
        <w:t xml:space="preserve"> files are defined, clicking on the</w:t>
      </w:r>
      <w:r w:rsidRPr="00196AB3" w:rsidR="00804136">
        <w:rPr>
          <w:rFonts w:cs="Times New Roman"/>
        </w:rPr>
        <w:t xml:space="preserve"> </w:t>
      </w:r>
      <w:r w:rsidRPr="00DA57FE" w:rsidR="00065485">
        <w:rPr>
          <w:rFonts w:cs="Times New Roman"/>
          <w:b/>
          <w:bCs/>
        </w:rPr>
        <w:t>NoData</w:t>
      </w:r>
      <w:r w:rsidRPr="00DA57FE" w:rsidR="00804136">
        <w:rPr>
          <w:rFonts w:cs="Times New Roman"/>
          <w:b/>
          <w:bCs/>
        </w:rPr>
        <w:t xml:space="preserve"> field in the</w:t>
      </w:r>
      <w:r w:rsidRPr="00DA57FE">
        <w:rPr>
          <w:rFonts w:cs="Times New Roman"/>
          <w:b/>
          <w:bCs/>
        </w:rPr>
        <w:t xml:space="preserve"> </w:t>
      </w:r>
      <w:r w:rsidRPr="00DA57FE" w:rsidR="00072FBE">
        <w:rPr>
          <w:rFonts w:cs="Times New Roman"/>
          <w:b/>
          <w:bCs/>
        </w:rPr>
        <w:t>Advanced</w:t>
      </w:r>
      <w:r w:rsidRPr="00DA57FE">
        <w:rPr>
          <w:rFonts w:cs="Times New Roman"/>
          <w:b/>
          <w:bCs/>
        </w:rPr>
        <w:t xml:space="preserve"> </w:t>
      </w:r>
      <w:r w:rsidRPr="00DA57FE" w:rsidR="00A372F3">
        <w:rPr>
          <w:rFonts w:cs="Times New Roman"/>
          <w:b/>
          <w:bCs/>
        </w:rPr>
        <w:t>Parameters</w:t>
      </w:r>
      <w:r w:rsidRPr="00196AB3">
        <w:rPr>
          <w:rFonts w:cs="Times New Roman"/>
        </w:rPr>
        <w:t xml:space="preserve"> section</w:t>
      </w:r>
      <w:r w:rsidRPr="00196AB3" w:rsidR="00804136">
        <w:rPr>
          <w:rFonts w:cs="Times New Roman"/>
        </w:rPr>
        <w:t xml:space="preserve"> </w:t>
      </w:r>
      <w:r w:rsidRPr="00196AB3" w:rsidR="00CF3E26">
        <w:rPr>
          <w:rFonts w:cs="Times New Roman"/>
        </w:rPr>
        <w:t>allows you</w:t>
      </w:r>
      <w:r w:rsidRPr="00196AB3" w:rsidR="00804136">
        <w:rPr>
          <w:rFonts w:cs="Times New Roman"/>
        </w:rPr>
        <w:t xml:space="preserve"> to set a specified </w:t>
      </w:r>
      <w:r w:rsidRPr="00196AB3" w:rsidR="00072FBE">
        <w:rPr>
          <w:rFonts w:cs="Times New Roman"/>
        </w:rPr>
        <w:t>no data</w:t>
      </w:r>
      <w:r w:rsidRPr="00196AB3" w:rsidR="00804136">
        <w:rPr>
          <w:rFonts w:cs="Times New Roman"/>
        </w:rPr>
        <w:t xml:space="preserve"> value.</w:t>
      </w:r>
    </w:p>
    <w:p w:rsidRPr="00196AB3" w:rsidR="00804136" w:rsidP="00A004CF" w:rsidRDefault="00191C7E" w14:paraId="37A897DC" w14:textId="2CE12717">
      <w:pPr>
        <w:ind w:left="720"/>
        <w:rPr>
          <w:rFonts w:cs="Times New Roman"/>
          <w:b/>
          <w:bCs/>
        </w:rPr>
      </w:pPr>
      <w:r w:rsidRPr="00196AB3">
        <w:rPr>
          <w:rFonts w:cs="Times New Roman"/>
          <w:b/>
          <w:bCs/>
        </w:rPr>
        <w:t xml:space="preserve"> Replacing</w:t>
      </w:r>
      <w:r w:rsidRPr="00196AB3" w:rsidR="00A22843">
        <w:rPr>
          <w:rFonts w:cs="Times New Roman"/>
          <w:b/>
          <w:bCs/>
        </w:rPr>
        <w:t xml:space="preserve"> </w:t>
      </w:r>
      <w:r w:rsidRPr="00196AB3" w:rsidR="00072FBE">
        <w:rPr>
          <w:rFonts w:cs="Times New Roman"/>
          <w:b/>
          <w:bCs/>
        </w:rPr>
        <w:t>no data</w:t>
      </w:r>
      <w:r w:rsidRPr="00196AB3" w:rsidR="00A22843">
        <w:rPr>
          <w:rFonts w:cs="Times New Roman"/>
          <w:b/>
          <w:bCs/>
        </w:rPr>
        <w:t xml:space="preserve"> values</w:t>
      </w:r>
    </w:p>
    <w:p w:rsidRPr="00196AB3" w:rsidR="007127A0" w:rsidP="004C0F6B" w:rsidRDefault="00776D5C" w14:paraId="70471AA7" w14:textId="4193A610">
      <w:pPr>
        <w:rPr>
          <w:rFonts w:cs="Times New Roman"/>
        </w:rPr>
      </w:pPr>
      <w:r w:rsidRPr="00196AB3">
        <w:rPr>
          <w:rFonts w:cs="Times New Roman"/>
        </w:rPr>
        <w:t>In cases</w:t>
      </w:r>
      <w:r w:rsidRPr="00196AB3" w:rsidR="00836FE1">
        <w:rPr>
          <w:rFonts w:cs="Times New Roman"/>
        </w:rPr>
        <w:t xml:space="preserve"> where a specific </w:t>
      </w:r>
      <w:r w:rsidRPr="00196AB3" w:rsidR="00072FBE">
        <w:rPr>
          <w:rFonts w:cs="Times New Roman"/>
        </w:rPr>
        <w:t>no data</w:t>
      </w:r>
      <w:r w:rsidRPr="00196AB3" w:rsidR="00836FE1">
        <w:rPr>
          <w:rFonts w:cs="Times New Roman"/>
        </w:rPr>
        <w:t xml:space="preserve"> value is </w:t>
      </w:r>
      <w:r w:rsidRPr="00196AB3" w:rsidR="00152395">
        <w:rPr>
          <w:rFonts w:cs="Times New Roman"/>
        </w:rPr>
        <w:t>needed,</w:t>
      </w:r>
      <w:r w:rsidRPr="00196AB3" w:rsidR="00CF3E26">
        <w:rPr>
          <w:rFonts w:cs="Times New Roman"/>
        </w:rPr>
        <w:t xml:space="preserve"> for</w:t>
      </w:r>
      <w:r w:rsidRPr="00196AB3" w:rsidR="00836FE1">
        <w:rPr>
          <w:rFonts w:cs="Times New Roman"/>
        </w:rPr>
        <w:t xml:space="preserve"> example in the case of </w:t>
      </w:r>
      <w:r w:rsidRPr="00196AB3" w:rsidR="006C4927">
        <w:rPr>
          <w:rFonts w:cs="Times New Roman"/>
        </w:rPr>
        <w:t xml:space="preserve">PFF binary rasters, the </w:t>
      </w:r>
      <w:r w:rsidRPr="00196AB3" w:rsidR="00072FBE">
        <w:rPr>
          <w:rFonts w:cs="Times New Roman"/>
        </w:rPr>
        <w:t>Raster</w:t>
      </w:r>
      <w:r w:rsidRPr="00196AB3" w:rsidR="006C4927">
        <w:rPr>
          <w:rFonts w:cs="Times New Roman"/>
        </w:rPr>
        <w:t xml:space="preserve"> calculator can be used</w:t>
      </w:r>
      <w:r w:rsidRPr="00196AB3" w:rsidR="000F641F">
        <w:rPr>
          <w:rFonts w:cs="Times New Roman"/>
        </w:rPr>
        <w:t>.</w:t>
      </w:r>
    </w:p>
    <w:p w:rsidRPr="00196AB3" w:rsidR="000F641F" w:rsidP="004C0F6B" w:rsidRDefault="00EB2993" w14:paraId="1609A030" w14:textId="12795DE5">
      <w:pPr>
        <w:rPr>
          <w:rFonts w:cs="Times New Roman"/>
        </w:rPr>
      </w:pPr>
      <w:r w:rsidRPr="00196AB3">
        <w:rPr>
          <w:rFonts w:cs="Times New Roman"/>
        </w:rPr>
        <w:t xml:space="preserve">Expressions like </w:t>
      </w:r>
      <w:r w:rsidRPr="00205675">
        <w:rPr>
          <w:rFonts w:ascii="Courier New" w:hAnsi="Courier New" w:cs="Courier New"/>
        </w:rPr>
        <w:t xml:space="preserve">("raster@1" </w:t>
      </w:r>
      <w:r w:rsidRPr="00205675" w:rsidR="00826BA3">
        <w:rPr>
          <w:rFonts w:ascii="Courier New" w:hAnsi="Courier New" w:cs="Courier New"/>
        </w:rPr>
        <w:t>&gt;</w:t>
      </w:r>
      <w:r w:rsidRPr="00205675">
        <w:rPr>
          <w:rFonts w:ascii="Courier New" w:hAnsi="Courier New" w:cs="Courier New"/>
        </w:rPr>
        <w:t xml:space="preserve"> 0) * "raster@1" / (("raster@1" </w:t>
      </w:r>
      <w:r w:rsidRPr="00205675" w:rsidR="00826BA3">
        <w:rPr>
          <w:rFonts w:ascii="Courier New" w:hAnsi="Courier New" w:cs="Courier New"/>
        </w:rPr>
        <w:t>&gt;</w:t>
      </w:r>
      <w:r w:rsidRPr="00205675">
        <w:rPr>
          <w:rFonts w:ascii="Courier New" w:hAnsi="Courier New" w:cs="Courier New"/>
        </w:rPr>
        <w:t>0) * 1)</w:t>
      </w:r>
      <w:r w:rsidRPr="00196AB3" w:rsidR="00EE7729">
        <w:rPr>
          <w:rFonts w:cs="Times New Roman"/>
        </w:rPr>
        <w:t xml:space="preserve"> can be used to map unwanted values to 0/0</w:t>
      </w:r>
      <w:r w:rsidRPr="00196AB3" w:rsidR="00D30F90">
        <w:rPr>
          <w:rFonts w:cs="Times New Roman"/>
        </w:rPr>
        <w:t>.</w:t>
      </w:r>
    </w:p>
    <w:p w:rsidRPr="00196AB3" w:rsidR="002110BE" w:rsidP="004C0F6B" w:rsidRDefault="002110BE" w14:paraId="470F1AF1" w14:textId="77777777">
      <w:pPr>
        <w:rPr>
          <w:rFonts w:cs="Times New Roman"/>
        </w:rPr>
      </w:pPr>
    </w:p>
    <w:p w:rsidRPr="00196AB3" w:rsidR="00C62A82" w:rsidP="004C0F6B" w:rsidRDefault="00C62A82" w14:paraId="775CAE50" w14:textId="77777777">
      <w:pPr>
        <w:rPr>
          <w:rFonts w:cs="Times New Roman"/>
        </w:rPr>
      </w:pPr>
    </w:p>
    <w:p w:rsidRPr="00196AB3" w:rsidR="00A27895" w:rsidP="004C0F6B" w:rsidRDefault="00A27895" w14:paraId="31BE5101" w14:textId="77777777">
      <w:pPr>
        <w:rPr>
          <w:rFonts w:cs="Times New Roman"/>
        </w:rPr>
      </w:pPr>
    </w:p>
    <w:p w:rsidRPr="00196AB3" w:rsidR="00AF0408" w:rsidP="004C0F6B" w:rsidRDefault="00AF0408" w14:paraId="40461DC8" w14:textId="77777777">
      <w:pPr>
        <w:rPr>
          <w:rFonts w:cs="Times New Roman"/>
        </w:rPr>
      </w:pPr>
    </w:p>
    <w:p w:rsidRPr="00196AB3" w:rsidR="00AF0408" w:rsidP="004C0F6B" w:rsidRDefault="00AF0408" w14:paraId="502BF8B4" w14:textId="77777777">
      <w:pPr>
        <w:rPr>
          <w:rFonts w:cs="Times New Roman"/>
        </w:rPr>
      </w:pPr>
    </w:p>
    <w:p w:rsidRPr="00196AB3" w:rsidR="004C0F6B" w:rsidP="000A5888" w:rsidRDefault="004C0F6B" w14:paraId="00FFC993" w14:textId="77777777">
      <w:pPr>
        <w:rPr>
          <w:rFonts w:cs="Times New Roman"/>
        </w:rPr>
      </w:pPr>
    </w:p>
    <w:p w:rsidR="004C0F6B" w:rsidP="000A5888" w:rsidRDefault="004C0F6B" w14:paraId="333AC817" w14:textId="77777777">
      <w:pPr>
        <w:rPr>
          <w:rFonts w:cs="Times New Roman"/>
        </w:rPr>
      </w:pPr>
    </w:p>
    <w:p w:rsidR="00324E12" w:rsidP="000A5888" w:rsidRDefault="00324E12" w14:paraId="689C2D62" w14:textId="77777777">
      <w:pPr>
        <w:rPr>
          <w:rFonts w:cs="Times New Roman"/>
        </w:rPr>
      </w:pPr>
    </w:p>
    <w:p w:rsidR="00324E12" w:rsidP="000A5888" w:rsidRDefault="00324E12" w14:paraId="11DEC617" w14:textId="77777777">
      <w:pPr>
        <w:rPr>
          <w:rFonts w:cs="Times New Roman"/>
        </w:rPr>
      </w:pPr>
    </w:p>
    <w:p w:rsidR="00324E12" w:rsidP="000A5888" w:rsidRDefault="00324E12" w14:paraId="11297256" w14:textId="77777777">
      <w:pPr>
        <w:rPr>
          <w:rFonts w:cs="Times New Roman"/>
        </w:rPr>
      </w:pPr>
    </w:p>
    <w:p w:rsidR="00324E12" w:rsidP="000A5888" w:rsidRDefault="00324E12" w14:paraId="61FBF28A" w14:textId="77777777">
      <w:pPr>
        <w:rPr>
          <w:rFonts w:cs="Times New Roman"/>
        </w:rPr>
      </w:pPr>
    </w:p>
    <w:p w:rsidR="00324E12" w:rsidP="000A5888" w:rsidRDefault="00324E12" w14:paraId="6F3B6B3F" w14:textId="77777777">
      <w:pPr>
        <w:rPr>
          <w:rFonts w:cs="Times New Roman"/>
        </w:rPr>
      </w:pPr>
    </w:p>
    <w:p w:rsidR="00324E12" w:rsidP="000A5888" w:rsidRDefault="00324E12" w14:paraId="51CFC965" w14:textId="77777777">
      <w:pPr>
        <w:rPr>
          <w:rFonts w:cs="Times New Roman"/>
        </w:rPr>
      </w:pPr>
    </w:p>
    <w:p w:rsidR="008208D7" w:rsidP="000A5888" w:rsidRDefault="008208D7" w14:paraId="1C43190E" w14:textId="77777777">
      <w:pPr>
        <w:rPr>
          <w:rFonts w:cs="Times New Roman"/>
        </w:rPr>
      </w:pPr>
    </w:p>
    <w:p w:rsidR="00302C84" w:rsidP="000A5888" w:rsidRDefault="00302C84" w14:paraId="0AA1CB32" w14:textId="77777777">
      <w:pPr>
        <w:rPr>
          <w:rFonts w:cs="Times New Roman"/>
        </w:rPr>
      </w:pPr>
    </w:p>
    <w:p w:rsidR="00302C84" w:rsidP="000A5888" w:rsidRDefault="00302C84" w14:paraId="2FE8296D" w14:textId="77777777">
      <w:pPr>
        <w:rPr>
          <w:rFonts w:cs="Times New Roman"/>
        </w:rPr>
      </w:pPr>
    </w:p>
    <w:p w:rsidR="00B33A81" w:rsidP="00250A55" w:rsidRDefault="00A24E95" w14:paraId="3F14B5D0" w14:textId="065D6B7B">
      <w:pPr>
        <w:pStyle w:val="Heading2"/>
      </w:pPr>
      <w:bookmarkStart w:name="_Toc216949317" w:id="96"/>
      <w:r w:rsidRPr="00A24E95">
        <w:t>A.2.</w:t>
      </w:r>
      <w:r>
        <w:t xml:space="preserve"> </w:t>
      </w:r>
      <w:r w:rsidRPr="00A24E95" w:rsidR="00B561BA">
        <w:t>Default Global Datasets</w:t>
      </w:r>
      <w:bookmarkEnd w:id="96"/>
      <w:r w:rsidRPr="00A24E95" w:rsidR="00B561BA">
        <w:t xml:space="preserve"> </w:t>
      </w:r>
    </w:p>
    <w:p w:rsidRPr="00B33A81" w:rsidR="00B33A81" w:rsidP="00B33A81" w:rsidRDefault="00B33A81" w14:paraId="5DEF1845" w14:textId="0AF3C5E1">
      <w:r>
        <w:t xml:space="preserve">While national datasets provide the most authoritative </w:t>
      </w:r>
      <w:r w:rsidR="009A6CDE">
        <w:t>results</w:t>
      </w:r>
      <w:r w:rsidR="00250A55">
        <w:t xml:space="preserve"> during computation,</w:t>
      </w:r>
      <w:r w:rsidR="009A6CDE">
        <w:t xml:space="preserve"> global datase</w:t>
      </w:r>
      <w:r w:rsidR="009E528F">
        <w:t xml:space="preserve">ts </w:t>
      </w:r>
      <w:r w:rsidR="00194D58">
        <w:t xml:space="preserve">are a viable option when national datasets are </w:t>
      </w:r>
      <w:r w:rsidR="00250A55">
        <w:t>unavailable or non-representative.</w:t>
      </w:r>
    </w:p>
    <w:p w:rsidR="002C48DC" w:rsidP="002C48DC" w:rsidRDefault="002C48DC" w14:paraId="733E6431" w14:textId="77777777"/>
    <w:p w:rsidRPr="00CC3FEE" w:rsidR="009F0AC2" w:rsidP="002C48DC" w:rsidRDefault="002C48DC" w14:paraId="7A6B7F3D" w14:textId="538CCD1D">
      <w:pPr>
        <w:rPr>
          <w:b/>
          <w:bCs/>
        </w:rPr>
      </w:pPr>
      <w:r w:rsidRPr="00CC3FEE">
        <w:rPr>
          <w:b/>
          <w:bCs/>
        </w:rPr>
        <w:t xml:space="preserve">Landcover </w:t>
      </w:r>
      <w:r w:rsidR="009B4207">
        <w:rPr>
          <w:b/>
          <w:bCs/>
        </w:rPr>
        <w:t>Products</w:t>
      </w:r>
    </w:p>
    <w:p w:rsidR="00250A55" w:rsidP="002C48DC" w:rsidRDefault="00250A55" w14:paraId="29818F6D" w14:textId="77777777">
      <w:pPr>
        <w:rPr>
          <w:b/>
          <w:bCs/>
          <w:color w:val="4472C4" w:themeColor="accent1"/>
        </w:rPr>
      </w:pPr>
    </w:p>
    <w:p w:rsidRPr="00B33A81" w:rsidR="00250A55" w:rsidP="00250A55" w:rsidRDefault="00250A55" w14:paraId="6AE164B4" w14:textId="1C525E2C">
      <w:pPr>
        <w:pStyle w:val="Caption"/>
        <w:ind w:left="1440"/>
        <w:rPr>
          <w:b/>
          <w:bCs/>
          <w:color w:val="4472C4" w:themeColor="accent1"/>
        </w:rPr>
      </w:pPr>
      <w:r>
        <w:t xml:space="preserve">Table </w:t>
      </w:r>
      <w:r>
        <w:fldChar w:fldCharType="begin"/>
      </w:r>
      <w:r>
        <w:instrText xml:space="preserve"> SEQ Table \* ARABIC </w:instrText>
      </w:r>
      <w:r>
        <w:fldChar w:fldCharType="separate"/>
      </w:r>
      <w:r w:rsidR="008208D7">
        <w:rPr>
          <w:noProof/>
        </w:rPr>
        <w:t>5</w:t>
      </w:r>
      <w:r>
        <w:rPr>
          <w:noProof/>
        </w:rPr>
        <w:fldChar w:fldCharType="end"/>
      </w:r>
      <w:r>
        <w:t>: Summary of global landcover products</w:t>
      </w:r>
    </w:p>
    <w:tbl>
      <w:tblPr>
        <w:tblStyle w:val="GridTable1Light-Accent5"/>
        <w:tblW w:w="11250" w:type="dxa"/>
        <w:tblInd w:w="-905" w:type="dxa"/>
        <w:tblLayout w:type="fixed"/>
        <w:tblLook w:val="04A0" w:firstRow="1" w:lastRow="0" w:firstColumn="1" w:lastColumn="0" w:noHBand="0" w:noVBand="1"/>
      </w:tblPr>
      <w:tblGrid>
        <w:gridCol w:w="1530"/>
        <w:gridCol w:w="1890"/>
        <w:gridCol w:w="1530"/>
        <w:gridCol w:w="1350"/>
        <w:gridCol w:w="1260"/>
        <w:gridCol w:w="1260"/>
        <w:gridCol w:w="1260"/>
        <w:gridCol w:w="1170"/>
      </w:tblGrid>
      <w:tr w:rsidRPr="002124CD" w:rsidR="002124CD" w:rsidTr="00F232AE" w14:paraId="0368BB8E" w14:textId="77777777">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68DF006B" w14:textId="77777777">
            <w:pPr>
              <w:spacing w:after="160" w:line="259" w:lineRule="auto"/>
              <w:rPr>
                <w:rFonts w:cs="Times New Roman"/>
              </w:rPr>
            </w:pPr>
            <w:r w:rsidRPr="002124CD">
              <w:rPr>
                <w:rFonts w:cs="Times New Roman"/>
              </w:rPr>
              <w:t>Product</w:t>
            </w:r>
          </w:p>
        </w:tc>
        <w:tc>
          <w:tcPr>
            <w:tcW w:w="1890" w:type="dxa"/>
          </w:tcPr>
          <w:p w:rsidRPr="002124CD" w:rsidR="002124CD" w:rsidP="002124CD" w:rsidRDefault="002124CD" w14:paraId="4E200314"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2124CD">
              <w:rPr>
                <w:rFonts w:cs="Times New Roman"/>
              </w:rPr>
              <w:t>Measurement method</w:t>
            </w:r>
          </w:p>
        </w:tc>
        <w:tc>
          <w:tcPr>
            <w:tcW w:w="1530" w:type="dxa"/>
          </w:tcPr>
          <w:p w:rsidRPr="002124CD" w:rsidR="002124CD" w:rsidP="002124CD" w:rsidRDefault="002124CD" w14:paraId="3D22F9EC"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2124CD">
              <w:rPr>
                <w:rFonts w:cs="Times New Roman"/>
              </w:rPr>
              <w:t xml:space="preserve">Geographical coverage </w:t>
            </w:r>
          </w:p>
        </w:tc>
        <w:tc>
          <w:tcPr>
            <w:tcW w:w="1350" w:type="dxa"/>
          </w:tcPr>
          <w:p w:rsidRPr="002124CD" w:rsidR="002124CD" w:rsidP="002124CD" w:rsidRDefault="002124CD" w14:paraId="01DA9C8B"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2124CD">
              <w:rPr>
                <w:rFonts w:cs="Times New Roman"/>
              </w:rPr>
              <w:t>Spatial resolution</w:t>
            </w:r>
          </w:p>
        </w:tc>
        <w:tc>
          <w:tcPr>
            <w:tcW w:w="1260" w:type="dxa"/>
          </w:tcPr>
          <w:p w:rsidRPr="002124CD" w:rsidR="002124CD" w:rsidP="002124CD" w:rsidRDefault="002124CD" w14:paraId="3AB430C0"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2124CD">
              <w:rPr>
                <w:rFonts w:cs="Times New Roman"/>
              </w:rPr>
              <w:t>Thematic resolution</w:t>
            </w:r>
          </w:p>
        </w:tc>
        <w:tc>
          <w:tcPr>
            <w:tcW w:w="1260" w:type="dxa"/>
          </w:tcPr>
          <w:p w:rsidRPr="002124CD" w:rsidR="002124CD" w:rsidP="002124CD" w:rsidRDefault="002124CD" w14:paraId="2DBF0EB2"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2124CD">
              <w:rPr>
                <w:rFonts w:cs="Times New Roman"/>
              </w:rPr>
              <w:t>Temporal coverage</w:t>
            </w:r>
          </w:p>
        </w:tc>
        <w:tc>
          <w:tcPr>
            <w:tcW w:w="1260" w:type="dxa"/>
          </w:tcPr>
          <w:p w:rsidRPr="002124CD" w:rsidR="002124CD" w:rsidP="002124CD" w:rsidRDefault="002124CD" w14:paraId="15A37E16"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2124CD">
              <w:rPr>
                <w:rFonts w:cs="Times New Roman"/>
              </w:rPr>
              <w:t>Reported accuracy</w:t>
            </w:r>
          </w:p>
        </w:tc>
        <w:tc>
          <w:tcPr>
            <w:tcW w:w="1170" w:type="dxa"/>
          </w:tcPr>
          <w:p w:rsidRPr="002124CD" w:rsidR="002124CD" w:rsidP="002124CD" w:rsidRDefault="002124CD" w14:paraId="3C28C70B"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2124CD">
              <w:rPr>
                <w:rFonts w:cs="Times New Roman"/>
              </w:rPr>
              <w:t>Link</w:t>
            </w:r>
          </w:p>
        </w:tc>
      </w:tr>
      <w:tr w:rsidRPr="002124CD" w:rsidR="002124CD" w:rsidTr="00F232AE" w14:paraId="58DF6B74" w14:textId="77777777">
        <w:trPr>
          <w:trHeight w:val="305"/>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63EFDFCB" w14:textId="77777777">
            <w:pPr>
              <w:spacing w:after="160" w:line="259" w:lineRule="auto"/>
              <w:rPr>
                <w:rFonts w:cs="Times New Roman"/>
              </w:rPr>
            </w:pPr>
            <w:r w:rsidRPr="002124CD">
              <w:rPr>
                <w:rFonts w:cs="Times New Roman"/>
              </w:rPr>
              <w:t>ESA‑CCI‑LC</w:t>
            </w:r>
          </w:p>
        </w:tc>
        <w:tc>
          <w:tcPr>
            <w:tcW w:w="1890" w:type="dxa"/>
          </w:tcPr>
          <w:p w:rsidRPr="002124CD" w:rsidR="002124CD" w:rsidP="002124CD" w:rsidRDefault="002124CD" w14:paraId="04696B3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Based on AVHRR, SPOT, PROBA-V</w:t>
            </w:r>
          </w:p>
          <w:p w:rsidRPr="002124CD" w:rsidR="002124CD" w:rsidP="002124CD" w:rsidRDefault="002124CD" w14:paraId="5B42786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and Sentinel-3 satellite imagery</w:t>
            </w:r>
          </w:p>
        </w:tc>
        <w:tc>
          <w:tcPr>
            <w:tcW w:w="1530" w:type="dxa"/>
          </w:tcPr>
          <w:p w:rsidRPr="002124CD" w:rsidR="002124CD" w:rsidP="002124CD" w:rsidRDefault="002124CD" w14:paraId="2012622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Global</w:t>
            </w:r>
          </w:p>
        </w:tc>
        <w:tc>
          <w:tcPr>
            <w:tcW w:w="1350" w:type="dxa"/>
          </w:tcPr>
          <w:p w:rsidRPr="002124CD" w:rsidR="002124CD" w:rsidP="002124CD" w:rsidRDefault="002124CD" w14:paraId="7C4B943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300 m</w:t>
            </w:r>
          </w:p>
        </w:tc>
        <w:tc>
          <w:tcPr>
            <w:tcW w:w="1260" w:type="dxa"/>
          </w:tcPr>
          <w:p w:rsidRPr="002124CD" w:rsidR="002124CD" w:rsidP="002124CD" w:rsidRDefault="002124CD" w14:paraId="7A8197A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22 classes</w:t>
            </w:r>
          </w:p>
        </w:tc>
        <w:tc>
          <w:tcPr>
            <w:tcW w:w="1260" w:type="dxa"/>
          </w:tcPr>
          <w:p w:rsidRPr="002124CD" w:rsidR="002124CD" w:rsidP="002124CD" w:rsidRDefault="002124CD" w14:paraId="58A30EB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Every year from 1992 to 2020</w:t>
            </w:r>
          </w:p>
        </w:tc>
        <w:tc>
          <w:tcPr>
            <w:tcW w:w="1260" w:type="dxa"/>
          </w:tcPr>
          <w:p w:rsidRPr="002124CD" w:rsidR="002124CD" w:rsidP="002124CD" w:rsidRDefault="002124CD" w14:paraId="0278A63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73%</w:t>
            </w:r>
          </w:p>
        </w:tc>
        <w:tc>
          <w:tcPr>
            <w:tcW w:w="1170" w:type="dxa"/>
          </w:tcPr>
          <w:p w:rsidRPr="002124CD" w:rsidR="002124CD" w:rsidP="002124CD" w:rsidRDefault="002124CD" w14:paraId="698CC7F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53">
              <w:r w:rsidRPr="002124CD">
                <w:rPr>
                  <w:rStyle w:val="Hyperlink"/>
                  <w:rFonts w:cs="Times New Roman"/>
                </w:rPr>
                <w:t>http://maps.elie.ucl.ac.be/CCI/viewer/index.php</w:t>
              </w:r>
            </w:hyperlink>
          </w:p>
        </w:tc>
      </w:tr>
      <w:tr w:rsidRPr="002124CD" w:rsidR="002124CD" w:rsidTr="00F232AE" w14:paraId="4E28AADE" w14:textId="77777777">
        <w:trPr>
          <w:trHeight w:val="565"/>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0E2A1823" w14:textId="77777777">
            <w:pPr>
              <w:spacing w:after="160" w:line="259" w:lineRule="auto"/>
              <w:rPr>
                <w:rFonts w:cs="Times New Roman"/>
              </w:rPr>
            </w:pPr>
            <w:r w:rsidRPr="002124CD">
              <w:rPr>
                <w:rFonts w:cs="Times New Roman"/>
              </w:rPr>
              <w:t>MODIS Land Cover (MCD12Q1 v061)</w:t>
            </w:r>
          </w:p>
        </w:tc>
        <w:tc>
          <w:tcPr>
            <w:tcW w:w="1890" w:type="dxa"/>
          </w:tcPr>
          <w:p w:rsidRPr="002124CD" w:rsidR="002124CD" w:rsidP="002124CD" w:rsidRDefault="002124CD" w14:paraId="7FECA5C4" w14:textId="76CCAAF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 xml:space="preserve">MODIS </w:t>
            </w:r>
            <w:r w:rsidRPr="002124CD" w:rsidR="00D96F47">
              <w:rPr>
                <w:rFonts w:cs="Times New Roman"/>
              </w:rPr>
              <w:t>sensors</w:t>
            </w:r>
            <w:r w:rsidRPr="002124CD">
              <w:rPr>
                <w:rFonts w:cs="Times New Roman"/>
              </w:rPr>
              <w:t xml:space="preserve"> onboard the Terra and Aqua satellites</w:t>
            </w:r>
          </w:p>
        </w:tc>
        <w:tc>
          <w:tcPr>
            <w:tcW w:w="1530" w:type="dxa"/>
          </w:tcPr>
          <w:p w:rsidRPr="002124CD" w:rsidR="002124CD" w:rsidP="002124CD" w:rsidRDefault="002124CD" w14:paraId="34A053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Global</w:t>
            </w:r>
          </w:p>
        </w:tc>
        <w:tc>
          <w:tcPr>
            <w:tcW w:w="1350" w:type="dxa"/>
          </w:tcPr>
          <w:p w:rsidRPr="002124CD" w:rsidR="002124CD" w:rsidP="002124CD" w:rsidRDefault="002124CD" w14:paraId="05A0F2E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500m</w:t>
            </w:r>
          </w:p>
        </w:tc>
        <w:tc>
          <w:tcPr>
            <w:tcW w:w="1260" w:type="dxa"/>
          </w:tcPr>
          <w:p w:rsidRPr="002124CD" w:rsidR="002124CD" w:rsidP="002124CD" w:rsidRDefault="002124CD" w14:paraId="0A923A7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17 classes</w:t>
            </w:r>
          </w:p>
        </w:tc>
        <w:tc>
          <w:tcPr>
            <w:tcW w:w="1260" w:type="dxa"/>
          </w:tcPr>
          <w:p w:rsidRPr="002124CD" w:rsidR="002124CD" w:rsidP="002124CD" w:rsidRDefault="002124CD" w14:paraId="26D9BED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Every year from 2001 to 2021</w:t>
            </w:r>
          </w:p>
        </w:tc>
        <w:tc>
          <w:tcPr>
            <w:tcW w:w="1260" w:type="dxa"/>
          </w:tcPr>
          <w:p w:rsidRPr="002124CD" w:rsidR="002124CD" w:rsidP="002124CD" w:rsidRDefault="002124CD" w14:paraId="0A7A651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Not available</w:t>
            </w:r>
          </w:p>
        </w:tc>
        <w:tc>
          <w:tcPr>
            <w:tcW w:w="1170" w:type="dxa"/>
          </w:tcPr>
          <w:p w:rsidRPr="002124CD" w:rsidR="002124CD" w:rsidP="002124CD" w:rsidRDefault="002124CD" w14:paraId="1485054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54">
              <w:r w:rsidRPr="002124CD">
                <w:rPr>
                  <w:rStyle w:val="Hyperlink"/>
                  <w:rFonts w:cs="Times New Roman"/>
                </w:rPr>
                <w:t>https://lpdaac.usgs.gov/products/mcd12q2v061/</w:t>
              </w:r>
            </w:hyperlink>
          </w:p>
        </w:tc>
      </w:tr>
      <w:tr w:rsidRPr="002124CD" w:rsidR="002124CD" w:rsidTr="00F232AE" w14:paraId="2BE84FD8" w14:textId="77777777">
        <w:trPr>
          <w:trHeight w:val="659"/>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092FEF54" w14:textId="77777777">
            <w:pPr>
              <w:spacing w:after="160" w:line="259" w:lineRule="auto"/>
              <w:rPr>
                <w:rFonts w:cs="Times New Roman"/>
              </w:rPr>
            </w:pPr>
            <w:r w:rsidRPr="002124CD">
              <w:rPr>
                <w:rFonts w:cs="Times New Roman"/>
              </w:rPr>
              <w:t xml:space="preserve">Copernicus Global Land cover </w:t>
            </w:r>
          </w:p>
          <w:p w:rsidRPr="002124CD" w:rsidR="002124CD" w:rsidP="002124CD" w:rsidRDefault="002124CD" w14:paraId="0EFD137B" w14:textId="77777777">
            <w:pPr>
              <w:spacing w:after="160" w:line="259" w:lineRule="auto"/>
              <w:rPr>
                <w:rFonts w:cs="Times New Roman"/>
              </w:rPr>
            </w:pPr>
            <w:r w:rsidRPr="002124CD">
              <w:rPr>
                <w:rFonts w:cs="Times New Roman"/>
              </w:rPr>
              <w:t>(CGLS-LC100)</w:t>
            </w:r>
          </w:p>
        </w:tc>
        <w:tc>
          <w:tcPr>
            <w:tcW w:w="1890" w:type="dxa"/>
          </w:tcPr>
          <w:p w:rsidRPr="002124CD" w:rsidR="002124CD" w:rsidP="002124CD" w:rsidRDefault="002124CD" w14:paraId="1DE0FE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PROVA-V</w:t>
            </w:r>
          </w:p>
        </w:tc>
        <w:tc>
          <w:tcPr>
            <w:tcW w:w="1530" w:type="dxa"/>
          </w:tcPr>
          <w:p w:rsidRPr="002124CD" w:rsidR="002124CD" w:rsidP="002124CD" w:rsidRDefault="002124CD" w14:paraId="5B8B4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Global</w:t>
            </w:r>
          </w:p>
        </w:tc>
        <w:tc>
          <w:tcPr>
            <w:tcW w:w="1350" w:type="dxa"/>
          </w:tcPr>
          <w:p w:rsidRPr="002124CD" w:rsidR="002124CD" w:rsidP="002124CD" w:rsidRDefault="002124CD" w14:paraId="0A4372D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100 m</w:t>
            </w:r>
          </w:p>
        </w:tc>
        <w:tc>
          <w:tcPr>
            <w:tcW w:w="1260" w:type="dxa"/>
          </w:tcPr>
          <w:p w:rsidRPr="002124CD" w:rsidR="002124CD" w:rsidP="002124CD" w:rsidRDefault="002124CD" w14:paraId="5898543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23 classes</w:t>
            </w:r>
          </w:p>
        </w:tc>
        <w:tc>
          <w:tcPr>
            <w:tcW w:w="1260" w:type="dxa"/>
          </w:tcPr>
          <w:p w:rsidRPr="002124CD" w:rsidR="002124CD" w:rsidP="002124CD" w:rsidRDefault="002124CD" w14:paraId="66E3230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Every year from 2015 to 2019</w:t>
            </w:r>
          </w:p>
        </w:tc>
        <w:tc>
          <w:tcPr>
            <w:tcW w:w="1260" w:type="dxa"/>
          </w:tcPr>
          <w:p w:rsidRPr="002124CD" w:rsidR="002124CD" w:rsidP="002124CD" w:rsidRDefault="002124CD" w14:paraId="32C3E96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80%</w:t>
            </w:r>
          </w:p>
        </w:tc>
        <w:tc>
          <w:tcPr>
            <w:tcW w:w="1170" w:type="dxa"/>
          </w:tcPr>
          <w:p w:rsidRPr="002124CD" w:rsidR="002124CD" w:rsidP="002124CD" w:rsidRDefault="002124CD" w14:paraId="20DF27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55">
              <w:r w:rsidRPr="002124CD">
                <w:rPr>
                  <w:rStyle w:val="Hyperlink"/>
                  <w:rFonts w:cs="Times New Roman"/>
                </w:rPr>
                <w:t>https://land.copernicus.eu/global/products/lc</w:t>
              </w:r>
            </w:hyperlink>
          </w:p>
        </w:tc>
      </w:tr>
      <w:tr w:rsidRPr="002124CD" w:rsidR="002124CD" w:rsidTr="00F232AE" w14:paraId="508431BF" w14:textId="77777777">
        <w:trPr>
          <w:trHeight w:val="581"/>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0A4BDC53" w14:textId="77777777">
            <w:pPr>
              <w:spacing w:after="160" w:line="259" w:lineRule="auto"/>
              <w:rPr>
                <w:rFonts w:cs="Times New Roman"/>
              </w:rPr>
            </w:pPr>
            <w:r w:rsidRPr="002124CD">
              <w:rPr>
                <w:rFonts w:cs="Times New Roman"/>
              </w:rPr>
              <w:t>ESA World Cover</w:t>
            </w:r>
          </w:p>
        </w:tc>
        <w:tc>
          <w:tcPr>
            <w:tcW w:w="1890" w:type="dxa"/>
          </w:tcPr>
          <w:p w:rsidRPr="002124CD" w:rsidR="002124CD" w:rsidP="002124CD" w:rsidRDefault="002124CD" w14:paraId="1B5021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Sentinel-1 and Sentinel-2 data.</w:t>
            </w:r>
          </w:p>
        </w:tc>
        <w:tc>
          <w:tcPr>
            <w:tcW w:w="1530" w:type="dxa"/>
          </w:tcPr>
          <w:p w:rsidRPr="002124CD" w:rsidR="002124CD" w:rsidP="002124CD" w:rsidRDefault="002124CD" w14:paraId="6C17E6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Global</w:t>
            </w:r>
          </w:p>
        </w:tc>
        <w:tc>
          <w:tcPr>
            <w:tcW w:w="1350" w:type="dxa"/>
          </w:tcPr>
          <w:p w:rsidRPr="002124CD" w:rsidR="002124CD" w:rsidP="002124CD" w:rsidRDefault="002124CD" w14:paraId="6BFCE39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10 m</w:t>
            </w:r>
          </w:p>
        </w:tc>
        <w:tc>
          <w:tcPr>
            <w:tcW w:w="1260" w:type="dxa"/>
          </w:tcPr>
          <w:p w:rsidRPr="002124CD" w:rsidR="002124CD" w:rsidP="002124CD" w:rsidRDefault="002124CD" w14:paraId="5FB3F16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11 classes</w:t>
            </w:r>
          </w:p>
        </w:tc>
        <w:tc>
          <w:tcPr>
            <w:tcW w:w="1260" w:type="dxa"/>
          </w:tcPr>
          <w:p w:rsidRPr="002124CD" w:rsidR="002124CD" w:rsidP="002124CD" w:rsidRDefault="002124CD" w14:paraId="15408BE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Every year from 2020 to 2021</w:t>
            </w:r>
          </w:p>
        </w:tc>
        <w:tc>
          <w:tcPr>
            <w:tcW w:w="1260" w:type="dxa"/>
          </w:tcPr>
          <w:p w:rsidRPr="002124CD" w:rsidR="002124CD" w:rsidP="002124CD" w:rsidRDefault="002124CD" w14:paraId="6844F3F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75%</w:t>
            </w:r>
          </w:p>
        </w:tc>
        <w:tc>
          <w:tcPr>
            <w:tcW w:w="1170" w:type="dxa"/>
          </w:tcPr>
          <w:p w:rsidRPr="002124CD" w:rsidR="002124CD" w:rsidP="002124CD" w:rsidRDefault="002124CD" w14:paraId="384F2D2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56">
              <w:r w:rsidRPr="002124CD">
                <w:rPr>
                  <w:rStyle w:val="Hyperlink"/>
                  <w:rFonts w:cs="Times New Roman"/>
                </w:rPr>
                <w:t>https://esa-worldcover.org/en</w:t>
              </w:r>
            </w:hyperlink>
          </w:p>
        </w:tc>
      </w:tr>
      <w:tr w:rsidRPr="002124CD" w:rsidR="002124CD" w:rsidTr="00F232AE" w14:paraId="3009A3F4" w14:textId="77777777">
        <w:trPr>
          <w:trHeight w:val="581"/>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7A753A89" w14:textId="77777777">
            <w:pPr>
              <w:spacing w:after="160" w:line="259" w:lineRule="auto"/>
              <w:rPr>
                <w:rFonts w:cs="Times New Roman"/>
              </w:rPr>
            </w:pPr>
            <w:r w:rsidRPr="002124CD">
              <w:rPr>
                <w:rFonts w:cs="Times New Roman"/>
              </w:rPr>
              <w:t>Dynamic World</w:t>
            </w:r>
          </w:p>
        </w:tc>
        <w:tc>
          <w:tcPr>
            <w:tcW w:w="1890" w:type="dxa"/>
          </w:tcPr>
          <w:p w:rsidRPr="002124CD" w:rsidR="002124CD" w:rsidP="002124CD" w:rsidRDefault="002124CD" w14:paraId="7E5384E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Sentinel-2</w:t>
            </w:r>
          </w:p>
        </w:tc>
        <w:tc>
          <w:tcPr>
            <w:tcW w:w="1530" w:type="dxa"/>
          </w:tcPr>
          <w:p w:rsidRPr="002124CD" w:rsidR="002124CD" w:rsidP="002124CD" w:rsidRDefault="002124CD" w14:paraId="651EFB9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Global</w:t>
            </w:r>
          </w:p>
        </w:tc>
        <w:tc>
          <w:tcPr>
            <w:tcW w:w="1350" w:type="dxa"/>
          </w:tcPr>
          <w:p w:rsidRPr="002124CD" w:rsidR="002124CD" w:rsidP="002124CD" w:rsidRDefault="002124CD" w14:paraId="70A7CAE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10 m</w:t>
            </w:r>
          </w:p>
        </w:tc>
        <w:tc>
          <w:tcPr>
            <w:tcW w:w="1260" w:type="dxa"/>
          </w:tcPr>
          <w:p w:rsidRPr="002124CD" w:rsidR="002124CD" w:rsidP="002124CD" w:rsidRDefault="002124CD" w14:paraId="7020702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9 classes</w:t>
            </w:r>
          </w:p>
        </w:tc>
        <w:tc>
          <w:tcPr>
            <w:tcW w:w="1260" w:type="dxa"/>
          </w:tcPr>
          <w:p w:rsidRPr="002124CD" w:rsidR="002124CD" w:rsidP="002124CD" w:rsidRDefault="002124CD" w14:paraId="277AD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Every 2-5 days from 2015</w:t>
            </w:r>
          </w:p>
        </w:tc>
        <w:tc>
          <w:tcPr>
            <w:tcW w:w="1260" w:type="dxa"/>
          </w:tcPr>
          <w:p w:rsidRPr="002124CD" w:rsidR="002124CD" w:rsidP="002124CD" w:rsidRDefault="002124CD" w14:paraId="2E66AA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73.8%</w:t>
            </w:r>
          </w:p>
        </w:tc>
        <w:tc>
          <w:tcPr>
            <w:tcW w:w="1170" w:type="dxa"/>
          </w:tcPr>
          <w:p w:rsidRPr="002124CD" w:rsidR="002124CD" w:rsidP="002124CD" w:rsidRDefault="002124CD" w14:paraId="33AA86F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57">
              <w:r w:rsidRPr="002124CD">
                <w:rPr>
                  <w:rStyle w:val="Hyperlink"/>
                  <w:rFonts w:cs="Times New Roman"/>
                </w:rPr>
                <w:t>https://dynamicworld.app/</w:t>
              </w:r>
            </w:hyperlink>
          </w:p>
        </w:tc>
      </w:tr>
      <w:tr w:rsidRPr="002124CD" w:rsidR="002124CD" w:rsidTr="00F232AE" w14:paraId="05DAC61C" w14:textId="77777777">
        <w:trPr>
          <w:trHeight w:val="626"/>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7CE38DC5" w14:textId="77777777">
            <w:pPr>
              <w:spacing w:after="160" w:line="259" w:lineRule="auto"/>
              <w:rPr>
                <w:rFonts w:cs="Times New Roman"/>
              </w:rPr>
            </w:pPr>
            <w:r w:rsidRPr="002124CD">
              <w:rPr>
                <w:rFonts w:cs="Times New Roman"/>
              </w:rPr>
              <w:t>ESRI Land Use Land Cover</w:t>
            </w:r>
          </w:p>
        </w:tc>
        <w:tc>
          <w:tcPr>
            <w:tcW w:w="1890" w:type="dxa"/>
          </w:tcPr>
          <w:p w:rsidRPr="002124CD" w:rsidR="002124CD" w:rsidP="002124CD" w:rsidRDefault="002124CD" w14:paraId="40C2BF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Sentinel-2</w:t>
            </w:r>
          </w:p>
        </w:tc>
        <w:tc>
          <w:tcPr>
            <w:tcW w:w="1530" w:type="dxa"/>
          </w:tcPr>
          <w:p w:rsidRPr="002124CD" w:rsidR="002124CD" w:rsidP="002124CD" w:rsidRDefault="002124CD" w14:paraId="0A345C4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Global</w:t>
            </w:r>
          </w:p>
        </w:tc>
        <w:tc>
          <w:tcPr>
            <w:tcW w:w="1350" w:type="dxa"/>
          </w:tcPr>
          <w:p w:rsidRPr="002124CD" w:rsidR="002124CD" w:rsidP="002124CD" w:rsidRDefault="002124CD" w14:paraId="15C4F58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10m</w:t>
            </w:r>
          </w:p>
        </w:tc>
        <w:tc>
          <w:tcPr>
            <w:tcW w:w="1260" w:type="dxa"/>
          </w:tcPr>
          <w:p w:rsidRPr="002124CD" w:rsidR="002124CD" w:rsidP="002124CD" w:rsidRDefault="002124CD" w14:paraId="400CC8F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9 classes</w:t>
            </w:r>
          </w:p>
        </w:tc>
        <w:tc>
          <w:tcPr>
            <w:tcW w:w="1260" w:type="dxa"/>
          </w:tcPr>
          <w:p w:rsidRPr="002124CD" w:rsidR="002124CD" w:rsidP="002124CD" w:rsidRDefault="002124CD" w14:paraId="45865B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Every year from 2017 to 2022</w:t>
            </w:r>
          </w:p>
        </w:tc>
        <w:tc>
          <w:tcPr>
            <w:tcW w:w="1260" w:type="dxa"/>
          </w:tcPr>
          <w:p w:rsidRPr="002124CD" w:rsidR="002124CD" w:rsidP="002124CD" w:rsidRDefault="002124CD" w14:paraId="4E782C0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85%</w:t>
            </w:r>
          </w:p>
        </w:tc>
        <w:tc>
          <w:tcPr>
            <w:tcW w:w="1170" w:type="dxa"/>
          </w:tcPr>
          <w:p w:rsidRPr="002124CD" w:rsidR="002124CD" w:rsidP="002124CD" w:rsidRDefault="002124CD" w14:paraId="733CFDA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58">
              <w:r w:rsidRPr="002124CD">
                <w:rPr>
                  <w:rStyle w:val="Hyperlink"/>
                  <w:rFonts w:cs="Times New Roman"/>
                </w:rPr>
                <w:t>https://livingatlas.arcgis.com/landcover/</w:t>
              </w:r>
            </w:hyperlink>
          </w:p>
        </w:tc>
      </w:tr>
      <w:tr w:rsidRPr="002124CD" w:rsidR="002124CD" w:rsidTr="00F232AE" w14:paraId="70189914" w14:textId="77777777">
        <w:trPr>
          <w:trHeight w:val="626"/>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34EED1B3" w14:textId="77777777">
            <w:pPr>
              <w:spacing w:after="160" w:line="259" w:lineRule="auto"/>
              <w:rPr>
                <w:rFonts w:cs="Times New Roman"/>
              </w:rPr>
            </w:pPr>
            <w:r w:rsidRPr="002124CD">
              <w:rPr>
                <w:rFonts w:cs="Times New Roman"/>
              </w:rPr>
              <w:t>GlobLand30</w:t>
            </w:r>
          </w:p>
        </w:tc>
        <w:tc>
          <w:tcPr>
            <w:tcW w:w="1890" w:type="dxa"/>
          </w:tcPr>
          <w:p w:rsidRPr="002124CD" w:rsidR="002124CD" w:rsidP="002124CD" w:rsidRDefault="002124CD" w14:paraId="48EF9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Landsat 4 and 7</w:t>
            </w:r>
          </w:p>
        </w:tc>
        <w:tc>
          <w:tcPr>
            <w:tcW w:w="1530" w:type="dxa"/>
          </w:tcPr>
          <w:p w:rsidRPr="002124CD" w:rsidR="002124CD" w:rsidP="002124CD" w:rsidRDefault="002124CD" w14:paraId="2B4D870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Global</w:t>
            </w:r>
          </w:p>
        </w:tc>
        <w:tc>
          <w:tcPr>
            <w:tcW w:w="1350" w:type="dxa"/>
          </w:tcPr>
          <w:p w:rsidRPr="002124CD" w:rsidR="002124CD" w:rsidP="002124CD" w:rsidRDefault="002124CD" w14:paraId="5842E89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30 m</w:t>
            </w:r>
          </w:p>
        </w:tc>
        <w:tc>
          <w:tcPr>
            <w:tcW w:w="1260" w:type="dxa"/>
          </w:tcPr>
          <w:p w:rsidRPr="002124CD" w:rsidR="002124CD" w:rsidP="002124CD" w:rsidRDefault="002124CD" w14:paraId="19E103A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10 classes</w:t>
            </w:r>
          </w:p>
        </w:tc>
        <w:tc>
          <w:tcPr>
            <w:tcW w:w="1260" w:type="dxa"/>
          </w:tcPr>
          <w:p w:rsidRPr="002124CD" w:rsidR="002124CD" w:rsidP="002124CD" w:rsidRDefault="002124CD" w14:paraId="6855021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2000 and 2010 only</w:t>
            </w:r>
          </w:p>
        </w:tc>
        <w:tc>
          <w:tcPr>
            <w:tcW w:w="1260" w:type="dxa"/>
          </w:tcPr>
          <w:p w:rsidRPr="002124CD" w:rsidR="002124CD" w:rsidP="002124CD" w:rsidRDefault="002124CD" w14:paraId="203F0F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83%</w:t>
            </w:r>
          </w:p>
        </w:tc>
        <w:tc>
          <w:tcPr>
            <w:tcW w:w="1170" w:type="dxa"/>
          </w:tcPr>
          <w:p w:rsidRPr="002124CD" w:rsidR="002124CD" w:rsidP="002124CD" w:rsidRDefault="002124CD" w14:paraId="2E4034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59">
              <w:r w:rsidRPr="002124CD">
                <w:rPr>
                  <w:rStyle w:val="Hyperlink"/>
                  <w:rFonts w:cs="Times New Roman"/>
                </w:rPr>
                <w:t>http://glc30.tianditu.com</w:t>
              </w:r>
            </w:hyperlink>
            <w:r w:rsidRPr="002124CD">
              <w:rPr>
                <w:rFonts w:cs="Times New Roman"/>
              </w:rPr>
              <w:t xml:space="preserve">; </w:t>
            </w:r>
            <w:hyperlink w:history="1" r:id="rId60">
              <w:r w:rsidRPr="002124CD">
                <w:rPr>
                  <w:rStyle w:val="Hyperlink"/>
                  <w:rFonts w:cs="Times New Roman"/>
                </w:rPr>
                <w:t>http://www.globallandcover.com/</w:t>
              </w:r>
            </w:hyperlink>
          </w:p>
        </w:tc>
      </w:tr>
      <w:tr w:rsidRPr="002124CD" w:rsidR="002124CD" w:rsidTr="00F232AE" w14:paraId="403A85DD" w14:textId="77777777">
        <w:trPr>
          <w:trHeight w:val="535"/>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7AB5785E" w14:textId="77777777">
            <w:pPr>
              <w:spacing w:after="160" w:line="259" w:lineRule="auto"/>
              <w:rPr>
                <w:rFonts w:cs="Times New Roman"/>
              </w:rPr>
            </w:pPr>
            <w:r w:rsidRPr="002124CD">
              <w:rPr>
                <w:rFonts w:cs="Times New Roman"/>
              </w:rPr>
              <w:t>GLAD LCLU Change</w:t>
            </w:r>
          </w:p>
        </w:tc>
        <w:tc>
          <w:tcPr>
            <w:tcW w:w="1890" w:type="dxa"/>
          </w:tcPr>
          <w:p w:rsidRPr="002124CD" w:rsidR="002124CD" w:rsidP="002124CD" w:rsidRDefault="002124CD" w14:paraId="1ED7A1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Landsat 5, 7, and 8 scenes</w:t>
            </w:r>
          </w:p>
        </w:tc>
        <w:tc>
          <w:tcPr>
            <w:tcW w:w="1530" w:type="dxa"/>
          </w:tcPr>
          <w:p w:rsidRPr="002124CD" w:rsidR="002124CD" w:rsidP="002124CD" w:rsidRDefault="002124CD" w14:paraId="51659A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Global</w:t>
            </w:r>
          </w:p>
        </w:tc>
        <w:tc>
          <w:tcPr>
            <w:tcW w:w="1350" w:type="dxa"/>
          </w:tcPr>
          <w:p w:rsidRPr="002124CD" w:rsidR="002124CD" w:rsidP="002124CD" w:rsidRDefault="002124CD" w14:paraId="41D845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30 m</w:t>
            </w:r>
          </w:p>
        </w:tc>
        <w:tc>
          <w:tcPr>
            <w:tcW w:w="1260" w:type="dxa"/>
          </w:tcPr>
          <w:p w:rsidRPr="002124CD" w:rsidR="002124CD" w:rsidP="002124CD" w:rsidRDefault="002124CD" w14:paraId="20F9BB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5 classes</w:t>
            </w:r>
          </w:p>
        </w:tc>
        <w:tc>
          <w:tcPr>
            <w:tcW w:w="1260" w:type="dxa"/>
          </w:tcPr>
          <w:p w:rsidRPr="002124CD" w:rsidR="002124CD" w:rsidP="002124CD" w:rsidRDefault="002124CD" w14:paraId="278ED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2000 and 2020 only</w:t>
            </w:r>
          </w:p>
        </w:tc>
        <w:tc>
          <w:tcPr>
            <w:tcW w:w="1260" w:type="dxa"/>
          </w:tcPr>
          <w:p w:rsidRPr="002124CD" w:rsidR="002124CD" w:rsidP="002124CD" w:rsidRDefault="002124CD" w14:paraId="2DC3656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Above 85%</w:t>
            </w:r>
          </w:p>
        </w:tc>
        <w:tc>
          <w:tcPr>
            <w:tcW w:w="1170" w:type="dxa"/>
          </w:tcPr>
          <w:p w:rsidRPr="002124CD" w:rsidR="002124CD" w:rsidP="002124CD" w:rsidRDefault="002124CD" w14:paraId="3C1657F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61">
              <w:r w:rsidRPr="002124CD">
                <w:rPr>
                  <w:rStyle w:val="Hyperlink"/>
                  <w:rFonts w:cs="Times New Roman"/>
                </w:rPr>
                <w:t>https://glad.umd.edu/dataset/GLCLUC2020</w:t>
              </w:r>
            </w:hyperlink>
          </w:p>
        </w:tc>
      </w:tr>
      <w:tr w:rsidRPr="002124CD" w:rsidR="002124CD" w:rsidTr="00F232AE" w14:paraId="04608AA0" w14:textId="77777777">
        <w:trPr>
          <w:trHeight w:val="611"/>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202E39EA" w14:textId="77777777">
            <w:pPr>
              <w:spacing w:after="160" w:line="259" w:lineRule="auto"/>
              <w:rPr>
                <w:rFonts w:cs="Times New Roman"/>
              </w:rPr>
            </w:pPr>
            <w:r w:rsidRPr="002124CD">
              <w:rPr>
                <w:rFonts w:cs="Times New Roman"/>
              </w:rPr>
              <w:t>CORINE Land Cover</w:t>
            </w:r>
          </w:p>
        </w:tc>
        <w:tc>
          <w:tcPr>
            <w:tcW w:w="1890" w:type="dxa"/>
          </w:tcPr>
          <w:p w:rsidRPr="002124CD" w:rsidR="002124CD" w:rsidP="002124CD" w:rsidRDefault="002124CD" w14:paraId="28709C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Landsat 5, 7, 8SPOT 4/5, IRS P6, and Sentinel 2.</w:t>
            </w:r>
          </w:p>
        </w:tc>
        <w:tc>
          <w:tcPr>
            <w:tcW w:w="1530" w:type="dxa"/>
          </w:tcPr>
          <w:p w:rsidRPr="002124CD" w:rsidR="002124CD" w:rsidP="002124CD" w:rsidRDefault="002124CD" w14:paraId="03329F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Europe</w:t>
            </w:r>
          </w:p>
        </w:tc>
        <w:tc>
          <w:tcPr>
            <w:tcW w:w="1350" w:type="dxa"/>
          </w:tcPr>
          <w:p w:rsidRPr="002124CD" w:rsidR="002124CD" w:rsidP="002124CD" w:rsidRDefault="002124CD" w14:paraId="4812101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100 m</w:t>
            </w:r>
          </w:p>
        </w:tc>
        <w:tc>
          <w:tcPr>
            <w:tcW w:w="1260" w:type="dxa"/>
          </w:tcPr>
          <w:p w:rsidRPr="002124CD" w:rsidR="002124CD" w:rsidP="002124CD" w:rsidRDefault="002124CD" w14:paraId="77FF19E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44 classes</w:t>
            </w:r>
          </w:p>
        </w:tc>
        <w:tc>
          <w:tcPr>
            <w:tcW w:w="1260" w:type="dxa"/>
          </w:tcPr>
          <w:p w:rsidRPr="002124CD" w:rsidR="002124CD" w:rsidP="002124CD" w:rsidRDefault="002124CD" w14:paraId="109230A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1990, 2000, 2006, 2012 and 2018 only</w:t>
            </w:r>
          </w:p>
        </w:tc>
        <w:tc>
          <w:tcPr>
            <w:tcW w:w="1260" w:type="dxa"/>
          </w:tcPr>
          <w:p w:rsidRPr="002124CD" w:rsidR="002124CD" w:rsidP="002124CD" w:rsidRDefault="002124CD" w14:paraId="536045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85%</w:t>
            </w:r>
          </w:p>
        </w:tc>
        <w:tc>
          <w:tcPr>
            <w:tcW w:w="1170" w:type="dxa"/>
          </w:tcPr>
          <w:p w:rsidRPr="002124CD" w:rsidR="002124CD" w:rsidP="002124CD" w:rsidRDefault="002124CD" w14:paraId="2F55A9D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62">
              <w:r w:rsidRPr="002124CD">
                <w:rPr>
                  <w:rStyle w:val="Hyperlink"/>
                  <w:rFonts w:cs="Times New Roman"/>
                </w:rPr>
                <w:t>https://land.copernicus.eu/pan-european/corine-land-cover</w:t>
              </w:r>
            </w:hyperlink>
          </w:p>
        </w:tc>
      </w:tr>
      <w:tr w:rsidRPr="002124CD" w:rsidR="002124CD" w:rsidTr="00F232AE" w14:paraId="539634B9" w14:textId="77777777">
        <w:trPr>
          <w:trHeight w:val="611"/>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06B2CB7C" w14:textId="77777777">
            <w:pPr>
              <w:spacing w:after="160" w:line="259" w:lineRule="auto"/>
              <w:rPr>
                <w:rFonts w:cs="Times New Roman"/>
              </w:rPr>
            </w:pPr>
            <w:r w:rsidRPr="002124CD">
              <w:rPr>
                <w:rFonts w:cs="Times New Roman"/>
              </w:rPr>
              <w:t>CLC+ Backbone</w:t>
            </w:r>
          </w:p>
        </w:tc>
        <w:tc>
          <w:tcPr>
            <w:tcW w:w="1890" w:type="dxa"/>
          </w:tcPr>
          <w:p w:rsidRPr="002124CD" w:rsidR="002124CD" w:rsidP="002124CD" w:rsidRDefault="002124CD" w14:paraId="1434FFB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Sentinel-2</w:t>
            </w:r>
          </w:p>
        </w:tc>
        <w:tc>
          <w:tcPr>
            <w:tcW w:w="1530" w:type="dxa"/>
          </w:tcPr>
          <w:p w:rsidRPr="002124CD" w:rsidR="002124CD" w:rsidP="002124CD" w:rsidRDefault="002124CD" w14:paraId="50437E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Europe</w:t>
            </w:r>
          </w:p>
        </w:tc>
        <w:tc>
          <w:tcPr>
            <w:tcW w:w="1350" w:type="dxa"/>
          </w:tcPr>
          <w:p w:rsidRPr="002124CD" w:rsidR="002124CD" w:rsidP="002124CD" w:rsidRDefault="002124CD" w14:paraId="48645E7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10 m</w:t>
            </w:r>
          </w:p>
          <w:p w:rsidRPr="002124CD" w:rsidR="002124CD" w:rsidP="002124CD" w:rsidRDefault="002124CD" w14:paraId="4D887C2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(0.5 ha vector)</w:t>
            </w:r>
          </w:p>
        </w:tc>
        <w:tc>
          <w:tcPr>
            <w:tcW w:w="1260" w:type="dxa"/>
          </w:tcPr>
          <w:p w:rsidRPr="002124CD" w:rsidR="002124CD" w:rsidP="002124CD" w:rsidRDefault="002124CD" w14:paraId="080EDEB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11 (18) classes</w:t>
            </w:r>
          </w:p>
        </w:tc>
        <w:tc>
          <w:tcPr>
            <w:tcW w:w="1260" w:type="dxa"/>
          </w:tcPr>
          <w:p w:rsidRPr="002124CD" w:rsidR="002124CD" w:rsidP="002124CD" w:rsidRDefault="002124CD" w14:paraId="3D8325C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2018, 2021 in production</w:t>
            </w:r>
          </w:p>
        </w:tc>
        <w:tc>
          <w:tcPr>
            <w:tcW w:w="1260" w:type="dxa"/>
          </w:tcPr>
          <w:p w:rsidRPr="002124CD" w:rsidR="002124CD" w:rsidP="002124CD" w:rsidRDefault="002124CD" w14:paraId="6B4D94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92 %</w:t>
            </w:r>
          </w:p>
        </w:tc>
        <w:tc>
          <w:tcPr>
            <w:tcW w:w="1170" w:type="dxa"/>
          </w:tcPr>
          <w:p w:rsidRPr="002124CD" w:rsidR="002124CD" w:rsidP="002124CD" w:rsidRDefault="002124CD" w14:paraId="1A3DE56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https://land.copernicus.eu/pan-european/clc-plus/clc-backbone</w:t>
            </w:r>
          </w:p>
        </w:tc>
      </w:tr>
      <w:tr w:rsidRPr="002124CD" w:rsidR="002124CD" w:rsidTr="00F232AE" w14:paraId="7428023F" w14:textId="77777777">
        <w:trPr>
          <w:trHeight w:val="611"/>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44717FAA" w14:textId="77777777">
            <w:pPr>
              <w:spacing w:after="160" w:line="259" w:lineRule="auto"/>
              <w:rPr>
                <w:rFonts w:cs="Times New Roman"/>
              </w:rPr>
            </w:pPr>
            <w:r w:rsidRPr="002124CD">
              <w:rPr>
                <w:rFonts w:cs="Times New Roman"/>
              </w:rPr>
              <w:t>UK Land Cover Maps</w:t>
            </w:r>
          </w:p>
        </w:tc>
        <w:tc>
          <w:tcPr>
            <w:tcW w:w="1890" w:type="dxa"/>
          </w:tcPr>
          <w:p w:rsidRPr="002124CD" w:rsidR="002124CD" w:rsidP="002124CD" w:rsidRDefault="002124CD" w14:paraId="513B6A2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Landsat 5, 7, 8, SPOT 4/5, IRS P6, and Sentinel 2.</w:t>
            </w:r>
          </w:p>
        </w:tc>
        <w:tc>
          <w:tcPr>
            <w:tcW w:w="1530" w:type="dxa"/>
          </w:tcPr>
          <w:p w:rsidRPr="002124CD" w:rsidR="002124CD" w:rsidP="002124CD" w:rsidRDefault="002124CD" w14:paraId="6F6472B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UK</w:t>
            </w:r>
          </w:p>
        </w:tc>
        <w:tc>
          <w:tcPr>
            <w:tcW w:w="1350" w:type="dxa"/>
          </w:tcPr>
          <w:p w:rsidRPr="002124CD" w:rsidR="002124CD" w:rsidP="002124CD" w:rsidRDefault="002124CD" w14:paraId="7B91F62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25 m (0.5 ha vector)</w:t>
            </w:r>
          </w:p>
        </w:tc>
        <w:tc>
          <w:tcPr>
            <w:tcW w:w="1260" w:type="dxa"/>
          </w:tcPr>
          <w:p w:rsidRPr="002124CD" w:rsidR="002124CD" w:rsidP="002124CD" w:rsidRDefault="002124CD" w14:paraId="299D130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23 classes</w:t>
            </w:r>
          </w:p>
        </w:tc>
        <w:tc>
          <w:tcPr>
            <w:tcW w:w="1260" w:type="dxa"/>
          </w:tcPr>
          <w:p w:rsidRPr="002124CD" w:rsidR="002124CD" w:rsidP="002124CD" w:rsidRDefault="002124CD" w14:paraId="09EEE9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 xml:space="preserve">1990, 2000, 2007, 2015, </w:t>
            </w:r>
          </w:p>
          <w:p w:rsidRPr="002124CD" w:rsidR="002124CD" w:rsidP="002124CD" w:rsidRDefault="002124CD" w14:paraId="2D7903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 xml:space="preserve">2017, </w:t>
            </w:r>
          </w:p>
          <w:p w:rsidRPr="002124CD" w:rsidR="002124CD" w:rsidP="002124CD" w:rsidRDefault="002124CD" w14:paraId="16990D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2018,</w:t>
            </w:r>
          </w:p>
          <w:p w:rsidRPr="002124CD" w:rsidR="002124CD" w:rsidP="002124CD" w:rsidRDefault="002124CD" w14:paraId="08AD254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2019,</w:t>
            </w:r>
          </w:p>
          <w:p w:rsidRPr="002124CD" w:rsidR="002124CD" w:rsidP="002124CD" w:rsidRDefault="002124CD" w14:paraId="757C8A7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2020</w:t>
            </w:r>
          </w:p>
          <w:p w:rsidRPr="002124CD" w:rsidR="002124CD" w:rsidP="002124CD" w:rsidRDefault="002124CD" w14:paraId="45D981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2021</w:t>
            </w:r>
          </w:p>
        </w:tc>
        <w:tc>
          <w:tcPr>
            <w:tcW w:w="1260" w:type="dxa"/>
          </w:tcPr>
          <w:p w:rsidRPr="002124CD" w:rsidR="002124CD" w:rsidP="002124CD" w:rsidRDefault="002124CD" w14:paraId="444AE0C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79%</w:t>
            </w:r>
          </w:p>
        </w:tc>
        <w:tc>
          <w:tcPr>
            <w:tcW w:w="1170" w:type="dxa"/>
          </w:tcPr>
          <w:p w:rsidRPr="002124CD" w:rsidR="002124CD" w:rsidP="002124CD" w:rsidRDefault="002124CD" w14:paraId="079ED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https://www.ceh.ac.uk/data/ukceh-land-cover-maps</w:t>
            </w:r>
          </w:p>
        </w:tc>
      </w:tr>
      <w:tr w:rsidRPr="002124CD" w:rsidR="002124CD" w:rsidTr="00F232AE" w14:paraId="5C615FDC" w14:textId="77777777">
        <w:trPr>
          <w:trHeight w:val="626"/>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3DEB16C9" w14:textId="77777777">
            <w:pPr>
              <w:spacing w:after="160" w:line="259" w:lineRule="auto"/>
              <w:rPr>
                <w:rFonts w:cs="Times New Roman"/>
              </w:rPr>
            </w:pPr>
            <w:r w:rsidRPr="002124CD">
              <w:rPr>
                <w:rFonts w:cs="Times New Roman"/>
              </w:rPr>
              <w:t>MAPBIOMAS</w:t>
            </w:r>
          </w:p>
        </w:tc>
        <w:tc>
          <w:tcPr>
            <w:tcW w:w="1890" w:type="dxa"/>
          </w:tcPr>
          <w:p w:rsidRPr="002124CD" w:rsidR="002124CD" w:rsidP="002124CD" w:rsidRDefault="002124CD" w14:paraId="7ED5E61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Satellite imagery</w:t>
            </w:r>
          </w:p>
        </w:tc>
        <w:tc>
          <w:tcPr>
            <w:tcW w:w="1530" w:type="dxa"/>
          </w:tcPr>
          <w:p w:rsidRPr="002124CD" w:rsidR="002124CD" w:rsidP="002124CD" w:rsidRDefault="002124CD" w14:paraId="6EE8448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Amazonia</w:t>
            </w:r>
          </w:p>
        </w:tc>
        <w:tc>
          <w:tcPr>
            <w:tcW w:w="1350" w:type="dxa"/>
          </w:tcPr>
          <w:p w:rsidRPr="002124CD" w:rsidR="002124CD" w:rsidP="002124CD" w:rsidRDefault="002124CD" w14:paraId="5F9B24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30 m</w:t>
            </w:r>
          </w:p>
        </w:tc>
        <w:tc>
          <w:tcPr>
            <w:tcW w:w="1260" w:type="dxa"/>
          </w:tcPr>
          <w:p w:rsidRPr="002124CD" w:rsidR="002124CD" w:rsidP="002124CD" w:rsidRDefault="002124CD" w14:paraId="5DCA80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19 classes</w:t>
            </w:r>
          </w:p>
        </w:tc>
        <w:tc>
          <w:tcPr>
            <w:tcW w:w="1260" w:type="dxa"/>
          </w:tcPr>
          <w:p w:rsidRPr="002124CD" w:rsidR="002124CD" w:rsidP="002124CD" w:rsidRDefault="002124CD" w14:paraId="3CA89D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Every year from 1985 to 2022</w:t>
            </w:r>
          </w:p>
        </w:tc>
        <w:tc>
          <w:tcPr>
            <w:tcW w:w="1260" w:type="dxa"/>
          </w:tcPr>
          <w:p w:rsidRPr="002124CD" w:rsidR="002124CD" w:rsidP="002124CD" w:rsidRDefault="002124CD" w14:paraId="2BA78DE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Above 80%</w:t>
            </w:r>
          </w:p>
        </w:tc>
        <w:tc>
          <w:tcPr>
            <w:tcW w:w="1170" w:type="dxa"/>
          </w:tcPr>
          <w:p w:rsidRPr="002124CD" w:rsidR="002124CD" w:rsidP="002124CD" w:rsidRDefault="002124CD" w14:paraId="55FCC01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63">
              <w:r w:rsidRPr="002124CD">
                <w:rPr>
                  <w:rStyle w:val="Hyperlink"/>
                  <w:rFonts w:cs="Times New Roman"/>
                </w:rPr>
                <w:t>https://amazonia.mapbiomas.org/en</w:t>
              </w:r>
            </w:hyperlink>
          </w:p>
        </w:tc>
      </w:tr>
      <w:tr w:rsidRPr="002124CD" w:rsidR="002124CD" w:rsidTr="00F232AE" w14:paraId="1CBCD2AC" w14:textId="77777777">
        <w:trPr>
          <w:trHeight w:val="305"/>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1EA7554A" w14:textId="77777777">
            <w:pPr>
              <w:spacing w:after="160" w:line="259" w:lineRule="auto"/>
              <w:rPr>
                <w:rFonts w:cs="Times New Roman"/>
              </w:rPr>
            </w:pPr>
            <w:r w:rsidRPr="002124CD">
              <w:rPr>
                <w:rFonts w:cs="Times New Roman"/>
              </w:rPr>
              <w:t>ICIMOD HKH Land Cover</w:t>
            </w:r>
          </w:p>
        </w:tc>
        <w:tc>
          <w:tcPr>
            <w:tcW w:w="1890" w:type="dxa"/>
          </w:tcPr>
          <w:p w:rsidRPr="002124CD" w:rsidR="002124CD" w:rsidP="002124CD" w:rsidRDefault="002124CD" w14:paraId="147FAD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Landsat and Sentinel-2</w:t>
            </w:r>
          </w:p>
        </w:tc>
        <w:tc>
          <w:tcPr>
            <w:tcW w:w="1530" w:type="dxa"/>
          </w:tcPr>
          <w:p w:rsidRPr="002124CD" w:rsidR="002124CD" w:rsidP="002124CD" w:rsidRDefault="002124CD" w14:paraId="0133F63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Hindu Kush Himalaya</w:t>
            </w:r>
          </w:p>
        </w:tc>
        <w:tc>
          <w:tcPr>
            <w:tcW w:w="1350" w:type="dxa"/>
          </w:tcPr>
          <w:p w:rsidRPr="002124CD" w:rsidR="002124CD" w:rsidP="002124CD" w:rsidRDefault="002124CD" w14:paraId="41796C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30 m</w:t>
            </w:r>
          </w:p>
        </w:tc>
        <w:tc>
          <w:tcPr>
            <w:tcW w:w="1260" w:type="dxa"/>
          </w:tcPr>
          <w:p w:rsidRPr="002124CD" w:rsidR="002124CD" w:rsidP="002124CD" w:rsidRDefault="002124CD" w14:paraId="6A50DA7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9 classes</w:t>
            </w:r>
          </w:p>
        </w:tc>
        <w:tc>
          <w:tcPr>
            <w:tcW w:w="1260" w:type="dxa"/>
          </w:tcPr>
          <w:p w:rsidRPr="002124CD" w:rsidR="002124CD" w:rsidP="002124CD" w:rsidRDefault="002124CD" w14:paraId="3ADA81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Every year from 2000 to 2021</w:t>
            </w:r>
          </w:p>
        </w:tc>
        <w:tc>
          <w:tcPr>
            <w:tcW w:w="1260" w:type="dxa"/>
          </w:tcPr>
          <w:p w:rsidRPr="002124CD" w:rsidR="002124CD" w:rsidP="002124CD" w:rsidRDefault="002124CD" w14:paraId="6BA0CC9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81%</w:t>
            </w:r>
          </w:p>
        </w:tc>
        <w:tc>
          <w:tcPr>
            <w:tcW w:w="1170" w:type="dxa"/>
          </w:tcPr>
          <w:p w:rsidRPr="002124CD" w:rsidR="002124CD" w:rsidP="002124CD" w:rsidRDefault="002124CD" w14:paraId="12D5522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64">
              <w:r w:rsidRPr="002124CD">
                <w:rPr>
                  <w:rStyle w:val="Hyperlink"/>
                  <w:rFonts w:cs="Times New Roman"/>
                </w:rPr>
                <w:t>http://rds.icimod.org/Home/DataDetail?metadataId=1972511</w:t>
              </w:r>
            </w:hyperlink>
          </w:p>
        </w:tc>
      </w:tr>
      <w:tr w:rsidRPr="002124CD" w:rsidR="002124CD" w:rsidTr="00F232AE" w14:paraId="1151EABB" w14:textId="77777777">
        <w:trPr>
          <w:trHeight w:val="305"/>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12EACEAE" w14:textId="77777777">
            <w:pPr>
              <w:spacing w:after="160" w:line="259" w:lineRule="auto"/>
              <w:rPr>
                <w:rFonts w:cs="Times New Roman"/>
              </w:rPr>
            </w:pPr>
            <w:r w:rsidRPr="002124CD">
              <w:rPr>
                <w:rFonts w:cs="Times New Roman"/>
              </w:rPr>
              <w:t>North American Land Change Monitoring System</w:t>
            </w:r>
          </w:p>
          <w:p w:rsidRPr="002124CD" w:rsidR="002124CD" w:rsidP="002124CD" w:rsidRDefault="002124CD" w14:paraId="5507938B" w14:textId="77777777">
            <w:pPr>
              <w:spacing w:after="160" w:line="259" w:lineRule="auto"/>
              <w:rPr>
                <w:rFonts w:cs="Times New Roman"/>
              </w:rPr>
            </w:pPr>
            <w:r w:rsidRPr="002124CD">
              <w:rPr>
                <w:rFonts w:cs="Times New Roman"/>
              </w:rPr>
              <w:t>(NALCMS)</w:t>
            </w:r>
          </w:p>
        </w:tc>
        <w:tc>
          <w:tcPr>
            <w:tcW w:w="1890" w:type="dxa"/>
          </w:tcPr>
          <w:p w:rsidRPr="002124CD" w:rsidR="002124CD" w:rsidP="002124CD" w:rsidRDefault="002124CD" w14:paraId="1EB42D6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Landsat 7-8</w:t>
            </w:r>
          </w:p>
          <w:p w:rsidRPr="002124CD" w:rsidR="002124CD" w:rsidP="002124CD" w:rsidRDefault="002124CD" w14:paraId="013E0C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MODIS</w:t>
            </w:r>
          </w:p>
        </w:tc>
        <w:tc>
          <w:tcPr>
            <w:tcW w:w="1530" w:type="dxa"/>
          </w:tcPr>
          <w:p w:rsidRPr="002124CD" w:rsidR="002124CD" w:rsidP="002124CD" w:rsidRDefault="002124CD" w14:paraId="446E924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North America, Canada, Mexico</w:t>
            </w:r>
          </w:p>
        </w:tc>
        <w:tc>
          <w:tcPr>
            <w:tcW w:w="1350" w:type="dxa"/>
          </w:tcPr>
          <w:p w:rsidRPr="002124CD" w:rsidR="002124CD" w:rsidP="002124CD" w:rsidRDefault="002124CD" w14:paraId="60EF67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30 m</w:t>
            </w:r>
          </w:p>
          <w:p w:rsidRPr="002124CD" w:rsidR="002124CD" w:rsidP="002124CD" w:rsidRDefault="002124CD" w14:paraId="5B5D6CD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250 m</w:t>
            </w:r>
          </w:p>
        </w:tc>
        <w:tc>
          <w:tcPr>
            <w:tcW w:w="1260" w:type="dxa"/>
          </w:tcPr>
          <w:p w:rsidRPr="002124CD" w:rsidR="002124CD" w:rsidP="002124CD" w:rsidRDefault="002124CD" w14:paraId="2A248EC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19 classes</w:t>
            </w:r>
          </w:p>
        </w:tc>
        <w:tc>
          <w:tcPr>
            <w:tcW w:w="1260" w:type="dxa"/>
          </w:tcPr>
          <w:p w:rsidRPr="002124CD" w:rsidR="002124CD" w:rsidP="002124CD" w:rsidRDefault="002124CD" w14:paraId="5787387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 xml:space="preserve">     2005</w:t>
            </w:r>
          </w:p>
          <w:p w:rsidRPr="002124CD" w:rsidR="002124CD" w:rsidP="002124CD" w:rsidRDefault="002124CD" w14:paraId="798F3AC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2010</w:t>
            </w:r>
          </w:p>
          <w:p w:rsidRPr="002124CD" w:rsidR="002124CD" w:rsidP="002124CD" w:rsidRDefault="002124CD" w14:paraId="06CF9C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2015</w:t>
            </w:r>
          </w:p>
          <w:p w:rsidRPr="002124CD" w:rsidR="002124CD" w:rsidP="002124CD" w:rsidRDefault="002124CD" w14:paraId="65A3310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2020</w:t>
            </w:r>
          </w:p>
        </w:tc>
        <w:tc>
          <w:tcPr>
            <w:tcW w:w="1260" w:type="dxa"/>
          </w:tcPr>
          <w:p w:rsidRPr="002124CD" w:rsidR="002124CD" w:rsidP="002124CD" w:rsidRDefault="002124CD" w14:paraId="409CFF9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69%</w:t>
            </w:r>
          </w:p>
        </w:tc>
        <w:tc>
          <w:tcPr>
            <w:tcW w:w="1170" w:type="dxa"/>
          </w:tcPr>
          <w:p w:rsidRPr="002124CD" w:rsidR="002124CD" w:rsidP="002124CD" w:rsidRDefault="002124CD" w14:paraId="6205E4B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65">
              <w:r w:rsidRPr="002124CD">
                <w:rPr>
                  <w:rStyle w:val="Hyperlink"/>
                  <w:rFonts w:cs="Times New Roman"/>
                </w:rPr>
                <w:t>http://www.cec.org/north-american-land-change-monitoring-system/</w:t>
              </w:r>
            </w:hyperlink>
          </w:p>
          <w:p w:rsidRPr="002124CD" w:rsidR="002124CD" w:rsidP="002124CD" w:rsidRDefault="002124CD" w14:paraId="172569A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Pr="002124CD" w:rsidR="002124CD" w:rsidTr="00F232AE" w14:paraId="1220CDFB" w14:textId="77777777">
        <w:trPr>
          <w:trHeight w:val="305"/>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0EA6C5FA" w14:textId="77777777">
            <w:pPr>
              <w:spacing w:after="160" w:line="259" w:lineRule="auto"/>
              <w:rPr>
                <w:rFonts w:cs="Times New Roman"/>
              </w:rPr>
            </w:pPr>
            <w:r w:rsidRPr="002124CD">
              <w:rPr>
                <w:rFonts w:cs="Times New Roman"/>
              </w:rPr>
              <w:t>National Land Cover Database</w:t>
            </w:r>
          </w:p>
        </w:tc>
        <w:tc>
          <w:tcPr>
            <w:tcW w:w="1890" w:type="dxa"/>
          </w:tcPr>
          <w:p w:rsidRPr="002124CD" w:rsidR="002124CD" w:rsidP="002124CD" w:rsidRDefault="002124CD" w14:paraId="2F05CA9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Landsat TM</w:t>
            </w:r>
          </w:p>
        </w:tc>
        <w:tc>
          <w:tcPr>
            <w:tcW w:w="1530" w:type="dxa"/>
          </w:tcPr>
          <w:p w:rsidRPr="002124CD" w:rsidR="002124CD" w:rsidP="002124CD" w:rsidRDefault="002124CD" w14:paraId="0C3989E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United States</w:t>
            </w:r>
          </w:p>
        </w:tc>
        <w:tc>
          <w:tcPr>
            <w:tcW w:w="1350" w:type="dxa"/>
          </w:tcPr>
          <w:p w:rsidRPr="002124CD" w:rsidR="002124CD" w:rsidP="002124CD" w:rsidRDefault="002124CD" w14:paraId="166C19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30 m</w:t>
            </w:r>
          </w:p>
        </w:tc>
        <w:tc>
          <w:tcPr>
            <w:tcW w:w="1260" w:type="dxa"/>
          </w:tcPr>
          <w:p w:rsidRPr="002124CD" w:rsidR="002124CD" w:rsidP="002124CD" w:rsidRDefault="002124CD" w14:paraId="4C112D7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 classes</w:t>
            </w:r>
          </w:p>
        </w:tc>
        <w:tc>
          <w:tcPr>
            <w:tcW w:w="1260" w:type="dxa"/>
          </w:tcPr>
          <w:p w:rsidRPr="002124CD" w:rsidR="002124CD" w:rsidP="002124CD" w:rsidRDefault="002124CD" w14:paraId="4A096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1992,2001,2006,2011,2013,2016,2019,2021</w:t>
            </w:r>
          </w:p>
        </w:tc>
        <w:tc>
          <w:tcPr>
            <w:tcW w:w="1260" w:type="dxa"/>
          </w:tcPr>
          <w:p w:rsidRPr="002124CD" w:rsidR="002124CD" w:rsidP="002124CD" w:rsidRDefault="002124CD" w14:paraId="665B7B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78%</w:t>
            </w:r>
          </w:p>
        </w:tc>
        <w:tc>
          <w:tcPr>
            <w:tcW w:w="1170" w:type="dxa"/>
          </w:tcPr>
          <w:p w:rsidRPr="002124CD" w:rsidR="002124CD" w:rsidP="002124CD" w:rsidRDefault="002124CD" w14:paraId="5E9532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66">
              <w:r w:rsidRPr="002124CD">
                <w:rPr>
                  <w:rStyle w:val="Hyperlink"/>
                  <w:rFonts w:cs="Times New Roman"/>
                </w:rPr>
                <w:t>https://www.mrlc.gov/</w:t>
              </w:r>
            </w:hyperlink>
          </w:p>
          <w:p w:rsidRPr="002124CD" w:rsidR="002124CD" w:rsidP="002124CD" w:rsidRDefault="002124CD" w14:paraId="1CB2CAF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Pr="002124CD" w:rsidR="002124CD" w:rsidTr="00F232AE" w14:paraId="3E0960EE" w14:textId="77777777">
        <w:trPr>
          <w:trHeight w:val="305"/>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0F8AD9C6" w14:textId="77777777">
            <w:pPr>
              <w:spacing w:after="160" w:line="259" w:lineRule="auto"/>
              <w:rPr>
                <w:rFonts w:cs="Times New Roman"/>
                <w:lang w:val="es-ES"/>
              </w:rPr>
            </w:pPr>
            <w:r w:rsidRPr="002124CD">
              <w:rPr>
                <w:rFonts w:cs="Times New Roman"/>
                <w:lang w:val="es-ES"/>
              </w:rPr>
              <w:t>Catastro de los Recursos Vegetacionales Nativos de Chile</w:t>
            </w:r>
          </w:p>
        </w:tc>
        <w:tc>
          <w:tcPr>
            <w:tcW w:w="1890" w:type="dxa"/>
          </w:tcPr>
          <w:p w:rsidRPr="002124CD" w:rsidR="002124CD" w:rsidP="002124CD" w:rsidRDefault="002124CD" w14:paraId="5CD12E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Aerial photography, SPOT 5 and FORMOSAT-2</w:t>
            </w:r>
          </w:p>
        </w:tc>
        <w:tc>
          <w:tcPr>
            <w:tcW w:w="1530" w:type="dxa"/>
          </w:tcPr>
          <w:p w:rsidRPr="002124CD" w:rsidR="002124CD" w:rsidP="002124CD" w:rsidRDefault="002124CD" w14:paraId="5FE8960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Chile (mosaics of 15 regions)</w:t>
            </w:r>
          </w:p>
        </w:tc>
        <w:tc>
          <w:tcPr>
            <w:tcW w:w="1350" w:type="dxa"/>
          </w:tcPr>
          <w:p w:rsidRPr="002124CD" w:rsidR="002124CD" w:rsidP="002124CD" w:rsidRDefault="002124CD" w14:paraId="78D18F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1260" w:type="dxa"/>
          </w:tcPr>
          <w:p w:rsidRPr="002124CD" w:rsidR="002124CD" w:rsidP="002124CD" w:rsidRDefault="002124CD" w14:paraId="1A7AD1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1260" w:type="dxa"/>
          </w:tcPr>
          <w:p w:rsidRPr="002124CD" w:rsidR="002124CD" w:rsidP="002124CD" w:rsidRDefault="002124CD" w14:paraId="74B0F3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1997,2001,2007 and 2011</w:t>
            </w:r>
          </w:p>
        </w:tc>
        <w:tc>
          <w:tcPr>
            <w:tcW w:w="1260" w:type="dxa"/>
          </w:tcPr>
          <w:p w:rsidRPr="002124CD" w:rsidR="002124CD" w:rsidP="002124CD" w:rsidRDefault="002124CD" w14:paraId="437A2AB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1170" w:type="dxa"/>
          </w:tcPr>
          <w:p w:rsidRPr="002124CD" w:rsidR="002124CD" w:rsidP="002124CD" w:rsidRDefault="002124CD" w14:paraId="40C4EDA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67">
              <w:r w:rsidRPr="002124CD">
                <w:rPr>
                  <w:rStyle w:val="Hyperlink"/>
                  <w:rFonts w:cs="Times New Roman"/>
                </w:rPr>
                <w:t>https://sit.conaf.cl/</w:t>
              </w:r>
            </w:hyperlink>
          </w:p>
          <w:p w:rsidRPr="002124CD" w:rsidR="002124CD" w:rsidP="002124CD" w:rsidRDefault="002124CD" w14:paraId="5DDE8E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Pr="002124CD" w:rsidR="002124CD" w:rsidTr="00F232AE" w14:paraId="1753EAA4" w14:textId="77777777">
        <w:trPr>
          <w:trHeight w:val="305"/>
        </w:trPr>
        <w:tc>
          <w:tcPr>
            <w:cnfStyle w:val="001000000000" w:firstRow="0" w:lastRow="0" w:firstColumn="1" w:lastColumn="0" w:oddVBand="0" w:evenVBand="0" w:oddHBand="0" w:evenHBand="0" w:firstRowFirstColumn="0" w:firstRowLastColumn="0" w:lastRowFirstColumn="0" w:lastRowLastColumn="0"/>
            <w:tcW w:w="1530" w:type="dxa"/>
          </w:tcPr>
          <w:p w:rsidRPr="002124CD" w:rsidR="002124CD" w:rsidP="002124CD" w:rsidRDefault="002124CD" w14:paraId="08D852B2" w14:textId="77777777">
            <w:pPr>
              <w:spacing w:after="160" w:line="259" w:lineRule="auto"/>
              <w:rPr>
                <w:rFonts w:cs="Times New Roman"/>
              </w:rPr>
            </w:pPr>
            <w:r w:rsidRPr="002124CD">
              <w:rPr>
                <w:rFonts w:cs="Times New Roman"/>
              </w:rPr>
              <w:t xml:space="preserve">Dynamic Land Cover Dataset </w:t>
            </w:r>
          </w:p>
        </w:tc>
        <w:tc>
          <w:tcPr>
            <w:tcW w:w="1890" w:type="dxa"/>
          </w:tcPr>
          <w:p w:rsidRPr="002124CD" w:rsidR="002124CD" w:rsidP="002124CD" w:rsidRDefault="002124CD" w14:paraId="6DE92E0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MODIS EVI composites.</w:t>
            </w:r>
          </w:p>
        </w:tc>
        <w:tc>
          <w:tcPr>
            <w:tcW w:w="1530" w:type="dxa"/>
          </w:tcPr>
          <w:p w:rsidRPr="002124CD" w:rsidR="002124CD" w:rsidP="002124CD" w:rsidRDefault="002124CD" w14:paraId="2597F2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Australia</w:t>
            </w:r>
          </w:p>
        </w:tc>
        <w:tc>
          <w:tcPr>
            <w:tcW w:w="1350" w:type="dxa"/>
          </w:tcPr>
          <w:p w:rsidRPr="002124CD" w:rsidR="002124CD" w:rsidP="002124CD" w:rsidRDefault="002124CD" w14:paraId="512CB99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250 m</w:t>
            </w:r>
          </w:p>
        </w:tc>
        <w:tc>
          <w:tcPr>
            <w:tcW w:w="1260" w:type="dxa"/>
          </w:tcPr>
          <w:p w:rsidRPr="002124CD" w:rsidR="002124CD" w:rsidP="002124CD" w:rsidRDefault="002124CD" w14:paraId="3BD9389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30 classes</w:t>
            </w:r>
          </w:p>
        </w:tc>
        <w:tc>
          <w:tcPr>
            <w:tcW w:w="1260" w:type="dxa"/>
          </w:tcPr>
          <w:p w:rsidRPr="002124CD" w:rsidR="002124CD" w:rsidP="002124CD" w:rsidRDefault="002124CD" w14:paraId="175CC50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Every two years since 2001</w:t>
            </w:r>
          </w:p>
          <w:p w:rsidRPr="002124CD" w:rsidR="002124CD" w:rsidP="002124CD" w:rsidRDefault="002124CD" w14:paraId="5D009F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2001-2015</w:t>
            </w:r>
          </w:p>
        </w:tc>
        <w:tc>
          <w:tcPr>
            <w:tcW w:w="1260" w:type="dxa"/>
          </w:tcPr>
          <w:p w:rsidRPr="002124CD" w:rsidR="002124CD" w:rsidP="002124CD" w:rsidRDefault="002124CD" w14:paraId="7C021C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2124CD">
              <w:rPr>
                <w:rFonts w:cs="Times New Roman"/>
              </w:rPr>
              <w:t>None</w:t>
            </w:r>
          </w:p>
        </w:tc>
        <w:tc>
          <w:tcPr>
            <w:tcW w:w="1170" w:type="dxa"/>
          </w:tcPr>
          <w:p w:rsidRPr="002124CD" w:rsidR="002124CD" w:rsidP="002124CD" w:rsidRDefault="002124CD" w14:paraId="780D642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hyperlink w:history="1" r:id="rId68">
              <w:r w:rsidRPr="002124CD">
                <w:rPr>
                  <w:rStyle w:val="Hyperlink"/>
                  <w:rFonts w:cs="Times New Roman"/>
                </w:rPr>
                <w:t>https://www.agriculture.go</w:t>
              </w:r>
              <w:r w:rsidRPr="002124CD">
                <w:rPr>
                  <w:rStyle w:val="Hyperlink"/>
                  <w:rFonts w:cs="Times New Roman"/>
                </w:rPr>
                <w:t>v.au/abares/aclump/land-cover/dynamic-land-cover</w:t>
              </w:r>
            </w:hyperlink>
          </w:p>
          <w:p w:rsidRPr="002124CD" w:rsidR="002124CD" w:rsidP="002124CD" w:rsidRDefault="002124CD" w14:paraId="34C8D3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p>
        </w:tc>
      </w:tr>
    </w:tbl>
    <w:p w:rsidR="00250A55" w:rsidRDefault="00250A55" w14:paraId="5E9954C6" w14:textId="77777777">
      <w:pPr>
        <w:rPr>
          <w:rFonts w:cs="Times New Roman"/>
        </w:rPr>
      </w:pPr>
    </w:p>
    <w:p w:rsidR="00250A55" w:rsidRDefault="00250A55" w14:paraId="6E4601CC" w14:textId="77777777">
      <w:pPr>
        <w:rPr>
          <w:rFonts w:cs="Times New Roman"/>
        </w:rPr>
      </w:pPr>
    </w:p>
    <w:p w:rsidR="002E5232" w:rsidRDefault="002E5232" w14:paraId="35D06D9A" w14:textId="63D76634">
      <w:pPr>
        <w:rPr>
          <w:rFonts w:cs="Times New Roman"/>
          <w:b/>
          <w:bCs/>
        </w:rPr>
      </w:pPr>
      <w:r w:rsidRPr="00E60483">
        <w:rPr>
          <w:rFonts w:cs="Times New Roman"/>
          <w:b/>
          <w:bCs/>
        </w:rPr>
        <w:t>Digital Elevation Models</w:t>
      </w:r>
      <w:r w:rsidRPr="00E60483" w:rsidR="00E60483">
        <w:rPr>
          <w:rFonts w:cs="Times New Roman"/>
          <w:b/>
          <w:bCs/>
        </w:rPr>
        <w:t xml:space="preserve"> (DEMs)</w:t>
      </w:r>
    </w:p>
    <w:p w:rsidR="00A807F0" w:rsidP="00A807F0" w:rsidRDefault="00A807F0" w14:paraId="500854AB" w14:textId="77777777">
      <w:pPr>
        <w:pStyle w:val="Caption"/>
      </w:pPr>
    </w:p>
    <w:p w:rsidRPr="00E60483" w:rsidR="004A4B75" w:rsidP="009B4207" w:rsidRDefault="00A807F0" w14:paraId="62F42871" w14:textId="21439A01">
      <w:pPr>
        <w:pStyle w:val="Caption"/>
        <w:rPr>
          <w:rFonts w:cs="Times New Roman"/>
          <w:b/>
          <w:bCs/>
        </w:rPr>
      </w:pPr>
      <w:r>
        <w:t xml:space="preserve">Table </w:t>
      </w:r>
      <w:r>
        <w:fldChar w:fldCharType="begin"/>
      </w:r>
      <w:r>
        <w:instrText xml:space="preserve"> SEQ Table \* ARABIC </w:instrText>
      </w:r>
      <w:r>
        <w:fldChar w:fldCharType="separate"/>
      </w:r>
      <w:r w:rsidR="008208D7">
        <w:rPr>
          <w:noProof/>
        </w:rPr>
        <w:t>6</w:t>
      </w:r>
      <w:r>
        <w:fldChar w:fldCharType="end"/>
      </w:r>
      <w:r>
        <w:t xml:space="preserve"> : Global Elevation Datasets</w:t>
      </w:r>
    </w:p>
    <w:tbl>
      <w:tblPr>
        <w:tblStyle w:val="GridTable1Light-Accent5"/>
        <w:tblW w:w="5957" w:type="pct"/>
        <w:tblInd w:w="-815" w:type="dxa"/>
        <w:tblLayout w:type="fixed"/>
        <w:tblLook w:val="04A0" w:firstRow="1" w:lastRow="0" w:firstColumn="1" w:lastColumn="0" w:noHBand="0" w:noVBand="1"/>
      </w:tblPr>
      <w:tblGrid>
        <w:gridCol w:w="1439"/>
        <w:gridCol w:w="1889"/>
        <w:gridCol w:w="1531"/>
        <w:gridCol w:w="1439"/>
        <w:gridCol w:w="1170"/>
        <w:gridCol w:w="1261"/>
        <w:gridCol w:w="1199"/>
        <w:gridCol w:w="1212"/>
      </w:tblGrid>
      <w:tr w:rsidRPr="007D247A" w:rsidR="004A4B75" w:rsidTr="005B3B81" w14:paraId="7D566F06" w14:textId="77777777">
        <w:trPr>
          <w:cnfStyle w:val="100000000000" w:firstRow="1" w:lastRow="0" w:firstColumn="0" w:lastColumn="0" w:oddVBand="0" w:evenVBand="0" w:oddHBand="0" w:evenHBand="0" w:firstRowFirstColumn="0" w:firstRowLastColumn="0" w:lastRowFirstColumn="0" w:lastRowLastColumn="0"/>
          <w:trHeight w:val="1968"/>
        </w:trPr>
        <w:tc>
          <w:tcPr>
            <w:cnfStyle w:val="001000000000" w:firstRow="0" w:lastRow="0" w:firstColumn="1" w:lastColumn="0" w:oddVBand="0" w:evenVBand="0" w:oddHBand="0" w:evenHBand="0" w:firstRowFirstColumn="0" w:firstRowLastColumn="0" w:lastRowFirstColumn="0" w:lastRowLastColumn="0"/>
            <w:tcW w:w="646" w:type="pct"/>
            <w:hideMark/>
          </w:tcPr>
          <w:p w:rsidRPr="007D247A" w:rsidR="007D247A" w:rsidP="007D247A" w:rsidRDefault="007D247A" w14:paraId="0035B208" w14:textId="77777777">
            <w:pPr>
              <w:jc w:val="center"/>
              <w:rPr>
                <w:rFonts w:eastAsia="Times New Roman" w:cs="Times New Roman"/>
                <w:b w:val="0"/>
                <w:kern w:val="0"/>
                <w:szCs w:val="24"/>
                <w14:ligatures w14:val="none"/>
              </w:rPr>
            </w:pPr>
            <w:r w:rsidRPr="007D247A">
              <w:rPr>
                <w:rFonts w:eastAsia="Times New Roman" w:cs="Times New Roman"/>
                <w:kern w:val="0"/>
                <w:szCs w:val="24"/>
                <w14:ligatures w14:val="none"/>
              </w:rPr>
              <w:t>Product</w:t>
            </w:r>
          </w:p>
        </w:tc>
        <w:tc>
          <w:tcPr>
            <w:tcW w:w="848" w:type="pct"/>
            <w:hideMark/>
          </w:tcPr>
          <w:p w:rsidRPr="007D247A" w:rsidR="007D247A" w:rsidP="007D247A" w:rsidRDefault="007D247A" w14:paraId="26FB9E78"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7D247A">
              <w:rPr>
                <w:rFonts w:eastAsia="Times New Roman" w:cs="Times New Roman"/>
                <w:kern w:val="0"/>
                <w:szCs w:val="24"/>
                <w14:ligatures w14:val="none"/>
              </w:rPr>
              <w:t>Measurement method</w:t>
            </w:r>
          </w:p>
        </w:tc>
        <w:tc>
          <w:tcPr>
            <w:tcW w:w="687" w:type="pct"/>
            <w:hideMark/>
          </w:tcPr>
          <w:p w:rsidRPr="007D247A" w:rsidR="007D247A" w:rsidP="007D247A" w:rsidRDefault="007D247A" w14:paraId="1DFB38F7"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7D247A">
              <w:rPr>
                <w:rFonts w:eastAsia="Times New Roman" w:cs="Times New Roman"/>
                <w:kern w:val="0"/>
                <w:szCs w:val="24"/>
                <w14:ligatures w14:val="none"/>
              </w:rPr>
              <w:t>Geographical coverage</w:t>
            </w:r>
          </w:p>
        </w:tc>
        <w:tc>
          <w:tcPr>
            <w:tcW w:w="646" w:type="pct"/>
            <w:hideMark/>
          </w:tcPr>
          <w:p w:rsidRPr="007D247A" w:rsidR="007D247A" w:rsidP="007D247A" w:rsidRDefault="007D247A" w14:paraId="49C515A6"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7D247A">
              <w:rPr>
                <w:rFonts w:eastAsia="Times New Roman" w:cs="Times New Roman"/>
                <w:kern w:val="0"/>
                <w:szCs w:val="24"/>
                <w14:ligatures w14:val="none"/>
              </w:rPr>
              <w:t>Spatial resolution</w:t>
            </w:r>
          </w:p>
        </w:tc>
        <w:tc>
          <w:tcPr>
            <w:tcW w:w="525" w:type="pct"/>
            <w:hideMark/>
          </w:tcPr>
          <w:p w:rsidRPr="007D247A" w:rsidR="007D247A" w:rsidP="007D247A" w:rsidRDefault="007D247A" w14:paraId="28DC6ACE"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7D247A">
              <w:rPr>
                <w:rFonts w:eastAsia="Times New Roman" w:cs="Times New Roman"/>
                <w:kern w:val="0"/>
                <w:szCs w:val="24"/>
                <w14:ligatures w14:val="none"/>
              </w:rPr>
              <w:t>Thematic resolution</w:t>
            </w:r>
          </w:p>
        </w:tc>
        <w:tc>
          <w:tcPr>
            <w:tcW w:w="566" w:type="pct"/>
            <w:hideMark/>
          </w:tcPr>
          <w:p w:rsidRPr="007D247A" w:rsidR="007D247A" w:rsidP="007D247A" w:rsidRDefault="007D247A" w14:paraId="2AFA3116"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7D247A">
              <w:rPr>
                <w:rFonts w:eastAsia="Times New Roman" w:cs="Times New Roman"/>
                <w:kern w:val="0"/>
                <w:szCs w:val="24"/>
                <w14:ligatures w14:val="none"/>
              </w:rPr>
              <w:t>Temporal coverage</w:t>
            </w:r>
          </w:p>
        </w:tc>
        <w:tc>
          <w:tcPr>
            <w:tcW w:w="538" w:type="pct"/>
            <w:hideMark/>
          </w:tcPr>
          <w:p w:rsidRPr="007D247A" w:rsidR="007D247A" w:rsidP="007D247A" w:rsidRDefault="007D247A" w14:paraId="5B39E112"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7D247A">
              <w:rPr>
                <w:rFonts w:eastAsia="Times New Roman" w:cs="Times New Roman"/>
                <w:kern w:val="0"/>
                <w:szCs w:val="24"/>
                <w14:ligatures w14:val="none"/>
              </w:rPr>
              <w:t>Reported accuracy</w:t>
            </w:r>
          </w:p>
        </w:tc>
        <w:tc>
          <w:tcPr>
            <w:tcW w:w="544" w:type="pct"/>
            <w:hideMark/>
          </w:tcPr>
          <w:p w:rsidRPr="007D247A" w:rsidR="007D247A" w:rsidP="007D247A" w:rsidRDefault="007D247A" w14:paraId="567C65B3"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7D247A">
              <w:rPr>
                <w:rFonts w:eastAsia="Times New Roman" w:cs="Times New Roman"/>
                <w:kern w:val="0"/>
                <w:szCs w:val="24"/>
                <w14:ligatures w14:val="none"/>
              </w:rPr>
              <w:t>Link</w:t>
            </w:r>
          </w:p>
        </w:tc>
      </w:tr>
      <w:tr w:rsidRPr="007D247A" w:rsidR="004A4B75" w:rsidTr="005B3B81" w14:paraId="6D13FEC2" w14:textId="77777777">
        <w:trPr>
          <w:trHeight w:val="1968"/>
        </w:trPr>
        <w:tc>
          <w:tcPr>
            <w:cnfStyle w:val="001000000000" w:firstRow="0" w:lastRow="0" w:firstColumn="1" w:lastColumn="0" w:oddVBand="0" w:evenVBand="0" w:oddHBand="0" w:evenHBand="0" w:firstRowFirstColumn="0" w:firstRowLastColumn="0" w:lastRowFirstColumn="0" w:lastRowLastColumn="0"/>
            <w:tcW w:w="646" w:type="pct"/>
            <w:hideMark/>
          </w:tcPr>
          <w:p w:rsidRPr="007D247A" w:rsidR="007D247A" w:rsidP="007D247A" w:rsidRDefault="007D247A" w14:paraId="77EE21B4" w14:textId="77777777">
            <w:pPr>
              <w:rPr>
                <w:rFonts w:eastAsia="Times New Roman" w:cs="Times New Roman"/>
                <w:kern w:val="0"/>
                <w:szCs w:val="24"/>
                <w14:ligatures w14:val="none"/>
              </w:rPr>
            </w:pPr>
            <w:r w:rsidRPr="007D247A">
              <w:rPr>
                <w:rFonts w:eastAsia="Times New Roman" w:cs="Times New Roman"/>
                <w:kern w:val="0"/>
                <w:szCs w:val="24"/>
                <w14:ligatures w14:val="none"/>
              </w:rPr>
              <w:t>SRTM DEM</w:t>
            </w:r>
          </w:p>
        </w:tc>
        <w:tc>
          <w:tcPr>
            <w:tcW w:w="848" w:type="pct"/>
            <w:hideMark/>
          </w:tcPr>
          <w:p w:rsidRPr="007D247A" w:rsidR="007D247A" w:rsidP="007D247A" w:rsidRDefault="007D247A" w14:paraId="058FDF38"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Radar interferometry (C-band SAR)</w:t>
            </w:r>
          </w:p>
        </w:tc>
        <w:tc>
          <w:tcPr>
            <w:tcW w:w="687" w:type="pct"/>
            <w:hideMark/>
          </w:tcPr>
          <w:p w:rsidRPr="007D247A" w:rsidR="007D247A" w:rsidP="007D247A" w:rsidRDefault="007D247A" w14:paraId="7B731F50"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Near-global (60°N–56°S)</w:t>
            </w:r>
          </w:p>
        </w:tc>
        <w:tc>
          <w:tcPr>
            <w:tcW w:w="646" w:type="pct"/>
            <w:hideMark/>
          </w:tcPr>
          <w:p w:rsidRPr="007D247A" w:rsidR="007D247A" w:rsidP="007D247A" w:rsidRDefault="007D247A" w14:paraId="0A853434"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30 m (1 arc-second)</w:t>
            </w:r>
          </w:p>
        </w:tc>
        <w:tc>
          <w:tcPr>
            <w:tcW w:w="525" w:type="pct"/>
            <w:hideMark/>
          </w:tcPr>
          <w:p w:rsidRPr="007D247A" w:rsidR="007D247A" w:rsidP="007D247A" w:rsidRDefault="007D247A" w14:paraId="33307759"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Elevation (meters)</w:t>
            </w:r>
          </w:p>
        </w:tc>
        <w:tc>
          <w:tcPr>
            <w:tcW w:w="566" w:type="pct"/>
            <w:hideMark/>
          </w:tcPr>
          <w:p w:rsidRPr="007D247A" w:rsidR="007D247A" w:rsidP="007D247A" w:rsidRDefault="007D247A" w14:paraId="655F5D9B"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2000</w:t>
            </w:r>
          </w:p>
        </w:tc>
        <w:tc>
          <w:tcPr>
            <w:tcW w:w="538" w:type="pct"/>
            <w:hideMark/>
          </w:tcPr>
          <w:p w:rsidRPr="007D247A" w:rsidR="007D247A" w:rsidP="007D247A" w:rsidRDefault="007D247A" w14:paraId="16970011"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~10 m vertical RMSE</w:t>
            </w:r>
          </w:p>
        </w:tc>
        <w:tc>
          <w:tcPr>
            <w:tcW w:w="544" w:type="pct"/>
            <w:hideMark/>
          </w:tcPr>
          <w:p w:rsidR="007D247A" w:rsidP="007D247A" w:rsidRDefault="009B339B" w14:paraId="292858F8" w14:textId="771EA30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hyperlink w:history="1" r:id="rId69">
              <w:r w:rsidRPr="000B52C6">
                <w:rPr>
                  <w:rStyle w:val="Hyperlink"/>
                  <w:rFonts w:eastAsia="Times New Roman" w:cs="Times New Roman"/>
                  <w:kern w:val="0"/>
                  <w:szCs w:val="24"/>
                  <w14:ligatures w14:val="none"/>
                </w:rPr>
                <w:t>https://www.usgs.gov/centers/eros/science/usgs-eros-archive-digital-elevation-shuttle-radar-topography-mission-srtm-non</w:t>
              </w:r>
            </w:hyperlink>
          </w:p>
          <w:p w:rsidRPr="007D247A" w:rsidR="009B339B" w:rsidP="007D247A" w:rsidRDefault="009B339B" w14:paraId="39EA5036" w14:textId="60B1907F">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p>
        </w:tc>
      </w:tr>
      <w:tr w:rsidRPr="007D247A" w:rsidR="004A4B75" w:rsidTr="005B3B81" w14:paraId="11BE1B9D" w14:textId="77777777">
        <w:trPr>
          <w:trHeight w:val="1968"/>
        </w:trPr>
        <w:tc>
          <w:tcPr>
            <w:cnfStyle w:val="001000000000" w:firstRow="0" w:lastRow="0" w:firstColumn="1" w:lastColumn="0" w:oddVBand="0" w:evenVBand="0" w:oddHBand="0" w:evenHBand="0" w:firstRowFirstColumn="0" w:firstRowLastColumn="0" w:lastRowFirstColumn="0" w:lastRowLastColumn="0"/>
            <w:tcW w:w="646" w:type="pct"/>
            <w:hideMark/>
          </w:tcPr>
          <w:p w:rsidRPr="007D247A" w:rsidR="007D247A" w:rsidP="007D247A" w:rsidRDefault="007D247A" w14:paraId="33213BD5" w14:textId="77777777">
            <w:pPr>
              <w:rPr>
                <w:rFonts w:eastAsia="Times New Roman" w:cs="Times New Roman"/>
                <w:kern w:val="0"/>
                <w:szCs w:val="24"/>
                <w14:ligatures w14:val="none"/>
              </w:rPr>
            </w:pPr>
            <w:r w:rsidRPr="007D247A">
              <w:rPr>
                <w:rFonts w:eastAsia="Times New Roman" w:cs="Times New Roman"/>
                <w:kern w:val="0"/>
                <w:szCs w:val="24"/>
                <w14:ligatures w14:val="none"/>
              </w:rPr>
              <w:t>ALOS World 3D (AW3D30)</w:t>
            </w:r>
          </w:p>
        </w:tc>
        <w:tc>
          <w:tcPr>
            <w:tcW w:w="848" w:type="pct"/>
            <w:hideMark/>
          </w:tcPr>
          <w:p w:rsidRPr="007D247A" w:rsidR="007D247A" w:rsidP="007D247A" w:rsidRDefault="007D247A" w14:paraId="1D012ED3"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Optical stereo imagery</w:t>
            </w:r>
          </w:p>
        </w:tc>
        <w:tc>
          <w:tcPr>
            <w:tcW w:w="687" w:type="pct"/>
            <w:hideMark/>
          </w:tcPr>
          <w:p w:rsidRPr="007D247A" w:rsidR="007D247A" w:rsidP="007D247A" w:rsidRDefault="007D247A" w14:paraId="516E2354"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Global</w:t>
            </w:r>
          </w:p>
        </w:tc>
        <w:tc>
          <w:tcPr>
            <w:tcW w:w="646" w:type="pct"/>
            <w:hideMark/>
          </w:tcPr>
          <w:p w:rsidRPr="007D247A" w:rsidR="007D247A" w:rsidP="007D247A" w:rsidRDefault="007D247A" w14:paraId="094E1CB8"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30 m</w:t>
            </w:r>
          </w:p>
        </w:tc>
        <w:tc>
          <w:tcPr>
            <w:tcW w:w="525" w:type="pct"/>
            <w:hideMark/>
          </w:tcPr>
          <w:p w:rsidRPr="007D247A" w:rsidR="007D247A" w:rsidP="007D247A" w:rsidRDefault="007D247A" w14:paraId="14B07219"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Elevation (meters)</w:t>
            </w:r>
          </w:p>
        </w:tc>
        <w:tc>
          <w:tcPr>
            <w:tcW w:w="566" w:type="pct"/>
            <w:hideMark/>
          </w:tcPr>
          <w:p w:rsidRPr="007D247A" w:rsidR="007D247A" w:rsidP="007D247A" w:rsidRDefault="007D247A" w14:paraId="5015E5D9"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2006–2011</w:t>
            </w:r>
          </w:p>
        </w:tc>
        <w:tc>
          <w:tcPr>
            <w:tcW w:w="538" w:type="pct"/>
            <w:hideMark/>
          </w:tcPr>
          <w:p w:rsidRPr="007D247A" w:rsidR="007D247A" w:rsidP="007D247A" w:rsidRDefault="007D247A" w14:paraId="731F9B95"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7D247A">
              <w:rPr>
                <w:rFonts w:eastAsia="Times New Roman" w:cs="Times New Roman"/>
                <w:kern w:val="0"/>
                <w:szCs w:val="24"/>
                <w14:ligatures w14:val="none"/>
              </w:rPr>
              <w:t>~5 m vertical RMSE</w:t>
            </w:r>
          </w:p>
        </w:tc>
        <w:tc>
          <w:tcPr>
            <w:tcW w:w="544" w:type="pct"/>
            <w:hideMark/>
          </w:tcPr>
          <w:p w:rsidR="007D247A" w:rsidP="007D247A" w:rsidRDefault="00B80F75" w14:paraId="1978069B" w14:textId="216E4000">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hyperlink w:history="1" r:id="rId70">
              <w:r w:rsidRPr="000B52C6">
                <w:rPr>
                  <w:rStyle w:val="Hyperlink"/>
                  <w:rFonts w:eastAsia="Times New Roman" w:cs="Times New Roman"/>
                  <w:kern w:val="0"/>
                  <w:szCs w:val="24"/>
                  <w14:ligatures w14:val="none"/>
                </w:rPr>
                <w:t>https://www.eorc.jaxa.jp/ALOS/en/dataset/aw3d30/aw3d30_e.htm</w:t>
              </w:r>
            </w:hyperlink>
          </w:p>
          <w:p w:rsidRPr="007D247A" w:rsidR="00B80F75" w:rsidP="007D247A" w:rsidRDefault="00B80F75" w14:paraId="1EA09699" w14:textId="4689B2F1">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p>
        </w:tc>
      </w:tr>
    </w:tbl>
    <w:p w:rsidR="005418BC" w:rsidRDefault="005418BC" w14:paraId="58F4EF97" w14:textId="77777777">
      <w:pPr>
        <w:rPr>
          <w:rFonts w:cs="Times New Roman"/>
          <w:b/>
          <w:bCs/>
        </w:rPr>
      </w:pPr>
    </w:p>
    <w:p w:rsidR="00A35659" w:rsidRDefault="00A35659" w14:paraId="2ECC921F" w14:textId="1943CBFA">
      <w:pPr>
        <w:rPr>
          <w:rFonts w:cs="Times New Roman"/>
          <w:b/>
          <w:bCs/>
        </w:rPr>
      </w:pPr>
      <w:r w:rsidRPr="003A4A11">
        <w:rPr>
          <w:rFonts w:cs="Times New Roman"/>
          <w:b/>
          <w:bCs/>
        </w:rPr>
        <w:t>Protected Areas</w:t>
      </w:r>
    </w:p>
    <w:p w:rsidRPr="003A4A11" w:rsidR="00A807F0" w:rsidP="00A807F0" w:rsidRDefault="00A807F0" w14:paraId="10855F20" w14:textId="68108A64">
      <w:pPr>
        <w:pStyle w:val="Caption"/>
        <w:ind w:left="1440"/>
        <w:rPr>
          <w:rFonts w:cs="Times New Roman"/>
          <w:b/>
          <w:bCs/>
        </w:rPr>
      </w:pPr>
      <w:r>
        <w:t xml:space="preserve">      Table </w:t>
      </w:r>
      <w:r>
        <w:fldChar w:fldCharType="begin"/>
      </w:r>
      <w:r>
        <w:instrText xml:space="preserve"> SEQ Table \* ARABIC </w:instrText>
      </w:r>
      <w:r>
        <w:fldChar w:fldCharType="separate"/>
      </w:r>
      <w:r w:rsidR="008208D7">
        <w:rPr>
          <w:noProof/>
        </w:rPr>
        <w:t>7</w:t>
      </w:r>
      <w:r>
        <w:fldChar w:fldCharType="end"/>
      </w:r>
      <w:r>
        <w:t>: Global Protected Areas Datasets</w:t>
      </w:r>
    </w:p>
    <w:tbl>
      <w:tblPr>
        <w:tblStyle w:val="GridTable1Light-Accent5"/>
        <w:tblW w:w="11160" w:type="dxa"/>
        <w:tblInd w:w="-815" w:type="dxa"/>
        <w:tblLayout w:type="fixed"/>
        <w:tblLook w:val="04A0" w:firstRow="1" w:lastRow="0" w:firstColumn="1" w:lastColumn="0" w:noHBand="0" w:noVBand="1"/>
      </w:tblPr>
      <w:tblGrid>
        <w:gridCol w:w="1440"/>
        <w:gridCol w:w="1890"/>
        <w:gridCol w:w="1614"/>
        <w:gridCol w:w="1280"/>
        <w:gridCol w:w="1246"/>
        <w:gridCol w:w="1080"/>
        <w:gridCol w:w="1440"/>
        <w:gridCol w:w="1170"/>
      </w:tblGrid>
      <w:tr w:rsidRPr="00BD09D8" w:rsidR="00E10807" w:rsidTr="005418BC" w14:paraId="2BC1906C" w14:textId="77777777">
        <w:trPr>
          <w:cnfStyle w:val="100000000000" w:firstRow="1" w:lastRow="0" w:firstColumn="0" w:lastColumn="0" w:oddVBand="0" w:evenVBand="0" w:oddHBand="0" w:evenHBand="0" w:firstRowFirstColumn="0" w:firstRowLastColumn="0" w:lastRowFirstColumn="0" w:lastRowLastColumn="0"/>
          <w:trHeight w:val="1270"/>
        </w:trPr>
        <w:tc>
          <w:tcPr>
            <w:cnfStyle w:val="001000000000" w:firstRow="0" w:lastRow="0" w:firstColumn="1" w:lastColumn="0" w:oddVBand="0" w:evenVBand="0" w:oddHBand="0" w:evenHBand="0" w:firstRowFirstColumn="0" w:firstRowLastColumn="0" w:lastRowFirstColumn="0" w:lastRowLastColumn="0"/>
            <w:tcW w:w="1440" w:type="dxa"/>
            <w:hideMark/>
          </w:tcPr>
          <w:p w:rsidRPr="00BD09D8" w:rsidR="00BD09D8" w:rsidP="00511D77" w:rsidRDefault="00BD09D8" w14:paraId="3DC2E4D6" w14:textId="77777777">
            <w:pPr>
              <w:rPr>
                <w:rFonts w:cs="Times New Roman"/>
                <w:b w:val="0"/>
              </w:rPr>
            </w:pPr>
            <w:r w:rsidRPr="00BD09D8">
              <w:rPr>
                <w:rFonts w:cs="Times New Roman"/>
              </w:rPr>
              <w:t>Product</w:t>
            </w:r>
          </w:p>
        </w:tc>
        <w:tc>
          <w:tcPr>
            <w:tcW w:w="1890" w:type="dxa"/>
            <w:hideMark/>
          </w:tcPr>
          <w:p w:rsidRPr="00BD09D8" w:rsidR="00BD09D8" w:rsidP="00511D77" w:rsidRDefault="00BD09D8" w14:paraId="78D1A906" w14:textId="77777777">
            <w:pPr>
              <w:cnfStyle w:val="100000000000" w:firstRow="1" w:lastRow="0" w:firstColumn="0" w:lastColumn="0" w:oddVBand="0" w:evenVBand="0" w:oddHBand="0" w:evenHBand="0" w:firstRowFirstColumn="0" w:firstRowLastColumn="0" w:lastRowFirstColumn="0" w:lastRowLastColumn="0"/>
              <w:rPr>
                <w:rFonts w:cs="Times New Roman"/>
                <w:b w:val="0"/>
              </w:rPr>
            </w:pPr>
            <w:r w:rsidRPr="00BD09D8">
              <w:rPr>
                <w:rFonts w:cs="Times New Roman"/>
              </w:rPr>
              <w:t>Measurement method</w:t>
            </w:r>
          </w:p>
        </w:tc>
        <w:tc>
          <w:tcPr>
            <w:tcW w:w="1614" w:type="dxa"/>
            <w:hideMark/>
          </w:tcPr>
          <w:p w:rsidRPr="00BD09D8" w:rsidR="00BD09D8" w:rsidP="00511D77" w:rsidRDefault="00BD09D8" w14:paraId="1E4E4FBB" w14:textId="77777777">
            <w:pPr>
              <w:cnfStyle w:val="100000000000" w:firstRow="1" w:lastRow="0" w:firstColumn="0" w:lastColumn="0" w:oddVBand="0" w:evenVBand="0" w:oddHBand="0" w:evenHBand="0" w:firstRowFirstColumn="0" w:firstRowLastColumn="0" w:lastRowFirstColumn="0" w:lastRowLastColumn="0"/>
              <w:rPr>
                <w:rFonts w:cs="Times New Roman"/>
                <w:b w:val="0"/>
              </w:rPr>
            </w:pPr>
            <w:r w:rsidRPr="00BD09D8">
              <w:rPr>
                <w:rFonts w:cs="Times New Roman"/>
              </w:rPr>
              <w:t>Geographical coverage</w:t>
            </w:r>
          </w:p>
        </w:tc>
        <w:tc>
          <w:tcPr>
            <w:tcW w:w="1280" w:type="dxa"/>
            <w:hideMark/>
          </w:tcPr>
          <w:p w:rsidRPr="00BD09D8" w:rsidR="00BD09D8" w:rsidP="00511D77" w:rsidRDefault="00BD09D8" w14:paraId="3D5578D9" w14:textId="77777777">
            <w:pPr>
              <w:cnfStyle w:val="100000000000" w:firstRow="1" w:lastRow="0" w:firstColumn="0" w:lastColumn="0" w:oddVBand="0" w:evenVBand="0" w:oddHBand="0" w:evenHBand="0" w:firstRowFirstColumn="0" w:firstRowLastColumn="0" w:lastRowFirstColumn="0" w:lastRowLastColumn="0"/>
              <w:rPr>
                <w:rFonts w:cs="Times New Roman"/>
                <w:b w:val="0"/>
              </w:rPr>
            </w:pPr>
            <w:r w:rsidRPr="00BD09D8">
              <w:rPr>
                <w:rFonts w:cs="Times New Roman"/>
              </w:rPr>
              <w:t>Spatial resolution</w:t>
            </w:r>
          </w:p>
        </w:tc>
        <w:tc>
          <w:tcPr>
            <w:tcW w:w="1246" w:type="dxa"/>
            <w:hideMark/>
          </w:tcPr>
          <w:p w:rsidRPr="00BD09D8" w:rsidR="00BD09D8" w:rsidP="00511D77" w:rsidRDefault="00BD09D8" w14:paraId="1309F45A" w14:textId="77777777">
            <w:pPr>
              <w:cnfStyle w:val="100000000000" w:firstRow="1" w:lastRow="0" w:firstColumn="0" w:lastColumn="0" w:oddVBand="0" w:evenVBand="0" w:oddHBand="0" w:evenHBand="0" w:firstRowFirstColumn="0" w:firstRowLastColumn="0" w:lastRowFirstColumn="0" w:lastRowLastColumn="0"/>
              <w:rPr>
                <w:rFonts w:cs="Times New Roman"/>
                <w:b w:val="0"/>
              </w:rPr>
            </w:pPr>
            <w:r w:rsidRPr="00BD09D8">
              <w:rPr>
                <w:rFonts w:cs="Times New Roman"/>
              </w:rPr>
              <w:t>Thematic resolution</w:t>
            </w:r>
          </w:p>
        </w:tc>
        <w:tc>
          <w:tcPr>
            <w:tcW w:w="1080" w:type="dxa"/>
            <w:hideMark/>
          </w:tcPr>
          <w:p w:rsidRPr="00BD09D8" w:rsidR="00BD09D8" w:rsidP="00511D77" w:rsidRDefault="00BD09D8" w14:paraId="7FEFDA29" w14:textId="77777777">
            <w:pPr>
              <w:cnfStyle w:val="100000000000" w:firstRow="1" w:lastRow="0" w:firstColumn="0" w:lastColumn="0" w:oddVBand="0" w:evenVBand="0" w:oddHBand="0" w:evenHBand="0" w:firstRowFirstColumn="0" w:firstRowLastColumn="0" w:lastRowFirstColumn="0" w:lastRowLastColumn="0"/>
              <w:rPr>
                <w:rFonts w:cs="Times New Roman"/>
                <w:b w:val="0"/>
              </w:rPr>
            </w:pPr>
            <w:r w:rsidRPr="00BD09D8">
              <w:rPr>
                <w:rFonts w:cs="Times New Roman"/>
              </w:rPr>
              <w:t>Temporal coverage</w:t>
            </w:r>
          </w:p>
        </w:tc>
        <w:tc>
          <w:tcPr>
            <w:tcW w:w="1440" w:type="dxa"/>
            <w:hideMark/>
          </w:tcPr>
          <w:p w:rsidRPr="00BD09D8" w:rsidR="00BD09D8" w:rsidP="00511D77" w:rsidRDefault="00BD09D8" w14:paraId="2F916350" w14:textId="77777777">
            <w:pPr>
              <w:cnfStyle w:val="100000000000" w:firstRow="1" w:lastRow="0" w:firstColumn="0" w:lastColumn="0" w:oddVBand="0" w:evenVBand="0" w:oddHBand="0" w:evenHBand="0" w:firstRowFirstColumn="0" w:firstRowLastColumn="0" w:lastRowFirstColumn="0" w:lastRowLastColumn="0"/>
              <w:rPr>
                <w:rFonts w:cs="Times New Roman"/>
                <w:b w:val="0"/>
              </w:rPr>
            </w:pPr>
            <w:r w:rsidRPr="00BD09D8">
              <w:rPr>
                <w:rFonts w:cs="Times New Roman"/>
              </w:rPr>
              <w:t>Reported accuracy</w:t>
            </w:r>
          </w:p>
        </w:tc>
        <w:tc>
          <w:tcPr>
            <w:tcW w:w="1170" w:type="dxa"/>
            <w:hideMark/>
          </w:tcPr>
          <w:p w:rsidRPr="00BD09D8" w:rsidR="00BD09D8" w:rsidP="00511D77" w:rsidRDefault="00BD09D8" w14:paraId="779BB6D2" w14:textId="709F368E">
            <w:pPr>
              <w:cnfStyle w:val="100000000000" w:firstRow="1" w:lastRow="0" w:firstColumn="0" w:lastColumn="0" w:oddVBand="0" w:evenVBand="0" w:oddHBand="0" w:evenHBand="0" w:firstRowFirstColumn="0" w:firstRowLastColumn="0" w:lastRowFirstColumn="0" w:lastRowLastColumn="0"/>
              <w:rPr>
                <w:rFonts w:cs="Times New Roman"/>
                <w:b w:val="0"/>
              </w:rPr>
            </w:pPr>
            <w:r w:rsidRPr="00BD09D8">
              <w:rPr>
                <w:rFonts w:cs="Times New Roman"/>
              </w:rPr>
              <w:t>Lin</w:t>
            </w:r>
            <w:r>
              <w:rPr>
                <w:rFonts w:cs="Times New Roman"/>
                <w:b w:val="0"/>
              </w:rPr>
              <w:t>k</w:t>
            </w:r>
          </w:p>
        </w:tc>
      </w:tr>
      <w:tr w:rsidRPr="00BD09D8" w:rsidR="00E10807" w:rsidTr="005418BC" w14:paraId="6FC46615" w14:textId="77777777">
        <w:trPr>
          <w:trHeight w:val="3435"/>
        </w:trPr>
        <w:tc>
          <w:tcPr>
            <w:cnfStyle w:val="001000000000" w:firstRow="0" w:lastRow="0" w:firstColumn="1" w:lastColumn="0" w:oddVBand="0" w:evenVBand="0" w:oddHBand="0" w:evenHBand="0" w:firstRowFirstColumn="0" w:firstRowLastColumn="0" w:lastRowFirstColumn="0" w:lastRowLastColumn="0"/>
            <w:tcW w:w="1440" w:type="dxa"/>
            <w:hideMark/>
          </w:tcPr>
          <w:p w:rsidRPr="00BD09D8" w:rsidR="00BD09D8" w:rsidP="00511D77" w:rsidRDefault="00BD09D8" w14:paraId="3BCE5C12" w14:textId="77777777">
            <w:pPr>
              <w:rPr>
                <w:rFonts w:cs="Times New Roman"/>
              </w:rPr>
            </w:pPr>
            <w:r w:rsidRPr="00BD09D8">
              <w:rPr>
                <w:rFonts w:cs="Times New Roman"/>
              </w:rPr>
              <w:t>WDPA (World Database on Protected Areas)</w:t>
            </w:r>
          </w:p>
        </w:tc>
        <w:tc>
          <w:tcPr>
            <w:tcW w:w="1890" w:type="dxa"/>
            <w:hideMark/>
          </w:tcPr>
          <w:p w:rsidRPr="00BD09D8" w:rsidR="00BD09D8" w:rsidP="00511D77" w:rsidRDefault="00BD09D8" w14:paraId="76AEFA66"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BD09D8">
              <w:rPr>
                <w:rFonts w:cs="Times New Roman"/>
              </w:rPr>
              <w:t>Compiled national reporting</w:t>
            </w:r>
          </w:p>
        </w:tc>
        <w:tc>
          <w:tcPr>
            <w:tcW w:w="1614" w:type="dxa"/>
            <w:hideMark/>
          </w:tcPr>
          <w:p w:rsidRPr="00BD09D8" w:rsidR="00BD09D8" w:rsidP="00511D77" w:rsidRDefault="00BD09D8" w14:paraId="31C90F6B"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BD09D8">
              <w:rPr>
                <w:rFonts w:cs="Times New Roman"/>
              </w:rPr>
              <w:t>Global</w:t>
            </w:r>
          </w:p>
        </w:tc>
        <w:tc>
          <w:tcPr>
            <w:tcW w:w="1280" w:type="dxa"/>
            <w:hideMark/>
          </w:tcPr>
          <w:p w:rsidRPr="00BD09D8" w:rsidR="00BD09D8" w:rsidP="00511D77" w:rsidRDefault="00BD09D8" w14:paraId="09615929"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BD09D8">
              <w:rPr>
                <w:rFonts w:cs="Times New Roman"/>
              </w:rPr>
              <w:t>Vector (polygon)</w:t>
            </w:r>
          </w:p>
        </w:tc>
        <w:tc>
          <w:tcPr>
            <w:tcW w:w="1246" w:type="dxa"/>
            <w:hideMark/>
          </w:tcPr>
          <w:p w:rsidRPr="00BD09D8" w:rsidR="00BD09D8" w:rsidP="00511D77" w:rsidRDefault="00BD09D8" w14:paraId="76A632D6"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BD09D8">
              <w:rPr>
                <w:rFonts w:cs="Times New Roman"/>
              </w:rPr>
              <w:t>Protected area categories (IUCN)</w:t>
            </w:r>
          </w:p>
        </w:tc>
        <w:tc>
          <w:tcPr>
            <w:tcW w:w="1080" w:type="dxa"/>
            <w:hideMark/>
          </w:tcPr>
          <w:p w:rsidRPr="00BD09D8" w:rsidR="00BD09D8" w:rsidP="00511D77" w:rsidRDefault="00BD09D8" w14:paraId="60F93DBE"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BD09D8">
              <w:rPr>
                <w:rFonts w:cs="Times New Roman"/>
              </w:rPr>
              <w:t>Updated monthly</w:t>
            </w:r>
          </w:p>
        </w:tc>
        <w:tc>
          <w:tcPr>
            <w:tcW w:w="1440" w:type="dxa"/>
            <w:hideMark/>
          </w:tcPr>
          <w:p w:rsidRPr="00BD09D8" w:rsidR="00BD09D8" w:rsidP="00511D77" w:rsidRDefault="00BD09D8" w14:paraId="54C2818E"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BD09D8">
              <w:rPr>
                <w:rFonts w:cs="Times New Roman"/>
              </w:rPr>
              <w:t>Varies by country</w:t>
            </w:r>
          </w:p>
        </w:tc>
        <w:tc>
          <w:tcPr>
            <w:tcW w:w="1170" w:type="dxa"/>
          </w:tcPr>
          <w:p w:rsidRPr="00E10807" w:rsidR="00E10807" w:rsidP="00E10807" w:rsidRDefault="00E10807" w14:paraId="539654B1" w14:textId="77777777">
            <w:pPr>
              <w:cnfStyle w:val="000000000000" w:firstRow="0" w:lastRow="0" w:firstColumn="0" w:lastColumn="0" w:oddVBand="0" w:evenVBand="0" w:oddHBand="0" w:evenHBand="0" w:firstRowFirstColumn="0" w:firstRowLastColumn="0" w:lastRowFirstColumn="0" w:lastRowLastColumn="0"/>
              <w:rPr>
                <w:rFonts w:cs="Times New Roman"/>
              </w:rPr>
            </w:pPr>
            <w:hyperlink w:history="1" r:id="rId71">
              <w:r w:rsidRPr="00E10807">
                <w:rPr>
                  <w:rStyle w:val="Hyperlink"/>
                  <w:rFonts w:cs="Times New Roman"/>
                </w:rPr>
                <w:t>https://data-gis.unep-wcmc.org/portal/home/item.html?id=1919c32890074ce5a589a1a99b48994b</w:t>
              </w:r>
            </w:hyperlink>
          </w:p>
          <w:p w:rsidRPr="00BD09D8" w:rsidR="00BD09D8" w:rsidP="00511D77" w:rsidRDefault="00BD09D8" w14:paraId="44F11521" w14:textId="0EDEA462">
            <w:pPr>
              <w:cnfStyle w:val="000000000000" w:firstRow="0" w:lastRow="0" w:firstColumn="0" w:lastColumn="0" w:oddVBand="0" w:evenVBand="0" w:oddHBand="0" w:evenHBand="0" w:firstRowFirstColumn="0" w:firstRowLastColumn="0" w:lastRowFirstColumn="0" w:lastRowLastColumn="0"/>
              <w:rPr>
                <w:rFonts w:cs="Times New Roman"/>
              </w:rPr>
            </w:pPr>
          </w:p>
        </w:tc>
      </w:tr>
    </w:tbl>
    <w:p w:rsidR="00E10807" w:rsidRDefault="00E10807" w14:paraId="0E57BDCF" w14:textId="77777777">
      <w:pPr>
        <w:rPr>
          <w:rFonts w:cs="Times New Roman"/>
        </w:rPr>
      </w:pPr>
    </w:p>
    <w:p w:rsidR="000A2DD2" w:rsidRDefault="000A2DD2" w14:paraId="1F1B3850" w14:textId="77777777">
      <w:pPr>
        <w:rPr>
          <w:rFonts w:cs="Times New Roman"/>
          <w:b/>
          <w:bCs/>
        </w:rPr>
      </w:pPr>
    </w:p>
    <w:p w:rsidR="00E10807" w:rsidRDefault="00524EB0" w14:paraId="06FDF668" w14:textId="0FBB4A39">
      <w:pPr>
        <w:rPr>
          <w:rFonts w:cs="Times New Roman"/>
          <w:b/>
        </w:rPr>
      </w:pPr>
      <w:r w:rsidRPr="005C2D44">
        <w:rPr>
          <w:rFonts w:cs="Times New Roman"/>
          <w:b/>
        </w:rPr>
        <w:t>Transportation datasets</w:t>
      </w:r>
    </w:p>
    <w:p w:rsidRPr="005C2D44" w:rsidR="005418BC" w:rsidRDefault="005418BC" w14:paraId="383A8F3E" w14:textId="77777777">
      <w:pPr>
        <w:rPr>
          <w:rFonts w:cs="Times New Roman"/>
          <w:b/>
        </w:rPr>
      </w:pPr>
    </w:p>
    <w:p w:rsidR="00524EB0" w:rsidP="007E4BDD" w:rsidRDefault="007E4BDD" w14:paraId="47E09EDE" w14:textId="6D557982">
      <w:pPr>
        <w:pStyle w:val="Caption"/>
        <w:rPr>
          <w:rFonts w:cs="Times New Roman"/>
        </w:rPr>
      </w:pPr>
      <w:r>
        <w:t xml:space="preserve">                                             Table </w:t>
      </w:r>
      <w:r>
        <w:fldChar w:fldCharType="begin"/>
      </w:r>
      <w:r>
        <w:instrText xml:space="preserve"> SEQ Table \* ARABIC </w:instrText>
      </w:r>
      <w:r>
        <w:fldChar w:fldCharType="separate"/>
      </w:r>
      <w:r w:rsidR="008208D7">
        <w:rPr>
          <w:noProof/>
        </w:rPr>
        <w:t>8</w:t>
      </w:r>
      <w:r>
        <w:fldChar w:fldCharType="end"/>
      </w:r>
      <w:r>
        <w:t>: Summary of Global Transport Datasets</w:t>
      </w:r>
    </w:p>
    <w:tbl>
      <w:tblPr>
        <w:tblStyle w:val="TableGrid"/>
        <w:tblW w:w="5909" w:type="pct"/>
        <w:tblInd w:w="-851" w:type="dxa"/>
        <w:tblLayout w:type="fixed"/>
        <w:tblLook w:val="04A0" w:firstRow="1" w:lastRow="0" w:firstColumn="1" w:lastColumn="0" w:noHBand="0" w:noVBand="1"/>
      </w:tblPr>
      <w:tblGrid>
        <w:gridCol w:w="11056"/>
      </w:tblGrid>
      <w:tr w:rsidR="00DD1CAD" w:rsidTr="005D2753" w14:paraId="0487E42B" w14:textId="77777777">
        <w:trPr>
          <w:trHeight w:val="455"/>
        </w:trPr>
        <w:tc>
          <w:tcPr>
            <w:tcW w:w="5000" w:type="pct"/>
            <w:tcBorders>
              <w:left w:val="nil"/>
            </w:tcBorders>
          </w:tcPr>
          <w:tbl>
            <w:tblPr>
              <w:tblStyle w:val="GridTable1Light-Accent5"/>
              <w:tblW w:w="11171" w:type="dxa"/>
              <w:tblLayout w:type="fixed"/>
              <w:tblLook w:val="04A0" w:firstRow="1" w:lastRow="0" w:firstColumn="1" w:lastColumn="0" w:noHBand="0" w:noVBand="1"/>
            </w:tblPr>
            <w:tblGrid>
              <w:gridCol w:w="2055"/>
              <w:gridCol w:w="1468"/>
              <w:gridCol w:w="1439"/>
              <w:gridCol w:w="1072"/>
              <w:gridCol w:w="1072"/>
              <w:gridCol w:w="1343"/>
              <w:gridCol w:w="1151"/>
              <w:gridCol w:w="1571"/>
            </w:tblGrid>
            <w:tr w:rsidRPr="000E41C0" w:rsidR="00DD1CAD" w:rsidTr="005D2753" w14:paraId="587AE14A" w14:textId="77777777">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920" w:type="pct"/>
                  <w:hideMark/>
                </w:tcPr>
                <w:p w:rsidRPr="000E41C0" w:rsidR="00DD1CAD" w:rsidP="000E41C0" w:rsidRDefault="00DD1CAD" w14:paraId="4ADDE5A8" w14:textId="77777777">
                  <w:pPr>
                    <w:jc w:val="center"/>
                    <w:rPr>
                      <w:rFonts w:eastAsia="Times New Roman" w:cs="Times New Roman"/>
                      <w:b w:val="0"/>
                      <w:kern w:val="0"/>
                      <w:szCs w:val="24"/>
                      <w14:ligatures w14:val="none"/>
                    </w:rPr>
                  </w:pPr>
                  <w:r w:rsidRPr="000E41C0">
                    <w:rPr>
                      <w:rFonts w:eastAsia="Times New Roman" w:cs="Times New Roman"/>
                      <w:kern w:val="0"/>
                      <w:szCs w:val="24"/>
                      <w14:ligatures w14:val="none"/>
                    </w:rPr>
                    <w:t>Product</w:t>
                  </w:r>
                </w:p>
              </w:tc>
              <w:tc>
                <w:tcPr>
                  <w:tcW w:w="657" w:type="pct"/>
                  <w:hideMark/>
                </w:tcPr>
                <w:p w:rsidRPr="000E41C0" w:rsidR="00DD1CAD" w:rsidP="000E41C0" w:rsidRDefault="00DD1CAD" w14:paraId="3DC04D9A"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E41C0">
                    <w:rPr>
                      <w:rFonts w:eastAsia="Times New Roman" w:cs="Times New Roman"/>
                      <w:kern w:val="0"/>
                      <w:szCs w:val="24"/>
                      <w14:ligatures w14:val="none"/>
                    </w:rPr>
                    <w:t>Measurement method</w:t>
                  </w:r>
                </w:p>
              </w:tc>
              <w:tc>
                <w:tcPr>
                  <w:tcW w:w="644" w:type="pct"/>
                  <w:hideMark/>
                </w:tcPr>
                <w:p w:rsidRPr="000E41C0" w:rsidR="00DD1CAD" w:rsidP="000E41C0" w:rsidRDefault="00DD1CAD" w14:paraId="156DD22F"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E41C0">
                    <w:rPr>
                      <w:rFonts w:eastAsia="Times New Roman" w:cs="Times New Roman"/>
                      <w:kern w:val="0"/>
                      <w:szCs w:val="24"/>
                      <w14:ligatures w14:val="none"/>
                    </w:rPr>
                    <w:t>Geographical coverage</w:t>
                  </w:r>
                </w:p>
              </w:tc>
              <w:tc>
                <w:tcPr>
                  <w:tcW w:w="480" w:type="pct"/>
                  <w:hideMark/>
                </w:tcPr>
                <w:p w:rsidRPr="000E41C0" w:rsidR="00DD1CAD" w:rsidP="000E41C0" w:rsidRDefault="00DD1CAD" w14:paraId="31250242"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E41C0">
                    <w:rPr>
                      <w:rFonts w:eastAsia="Times New Roman" w:cs="Times New Roman"/>
                      <w:kern w:val="0"/>
                      <w:szCs w:val="24"/>
                      <w14:ligatures w14:val="none"/>
                    </w:rPr>
                    <w:t>Spatial resolution</w:t>
                  </w:r>
                </w:p>
              </w:tc>
              <w:tc>
                <w:tcPr>
                  <w:tcW w:w="480" w:type="pct"/>
                  <w:hideMark/>
                </w:tcPr>
                <w:p w:rsidRPr="000E41C0" w:rsidR="00DD1CAD" w:rsidP="000E41C0" w:rsidRDefault="00DD1CAD" w14:paraId="73D465C1"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E41C0">
                    <w:rPr>
                      <w:rFonts w:eastAsia="Times New Roman" w:cs="Times New Roman"/>
                      <w:kern w:val="0"/>
                      <w:szCs w:val="24"/>
                      <w14:ligatures w14:val="none"/>
                    </w:rPr>
                    <w:t>Thematic resolution</w:t>
                  </w:r>
                </w:p>
              </w:tc>
              <w:tc>
                <w:tcPr>
                  <w:tcW w:w="601" w:type="pct"/>
                  <w:hideMark/>
                </w:tcPr>
                <w:p w:rsidRPr="000E41C0" w:rsidR="00DD1CAD" w:rsidP="000E41C0" w:rsidRDefault="00DD1CAD" w14:paraId="36509DC4"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E41C0">
                    <w:rPr>
                      <w:rFonts w:eastAsia="Times New Roman" w:cs="Times New Roman"/>
                      <w:kern w:val="0"/>
                      <w:szCs w:val="24"/>
                      <w14:ligatures w14:val="none"/>
                    </w:rPr>
                    <w:t>Temporal coverage</w:t>
                  </w:r>
                </w:p>
              </w:tc>
              <w:tc>
                <w:tcPr>
                  <w:tcW w:w="515" w:type="pct"/>
                  <w:hideMark/>
                </w:tcPr>
                <w:p w:rsidRPr="000E41C0" w:rsidR="00DD1CAD" w:rsidP="000E41C0" w:rsidRDefault="00DD1CAD" w14:paraId="4DC13D65"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E41C0">
                    <w:rPr>
                      <w:rFonts w:eastAsia="Times New Roman" w:cs="Times New Roman"/>
                      <w:kern w:val="0"/>
                      <w:szCs w:val="24"/>
                      <w14:ligatures w14:val="none"/>
                    </w:rPr>
                    <w:t>Reported accuracy</w:t>
                  </w:r>
                </w:p>
              </w:tc>
              <w:tc>
                <w:tcPr>
                  <w:tcW w:w="704" w:type="pct"/>
                  <w:hideMark/>
                </w:tcPr>
                <w:p w:rsidRPr="000E41C0" w:rsidR="00DD1CAD" w:rsidP="000E41C0" w:rsidRDefault="00DD1CAD" w14:paraId="095D39B1"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E41C0">
                    <w:rPr>
                      <w:rFonts w:eastAsia="Times New Roman" w:cs="Times New Roman"/>
                      <w:kern w:val="0"/>
                      <w:szCs w:val="24"/>
                      <w14:ligatures w14:val="none"/>
                    </w:rPr>
                    <w:t>Link</w:t>
                  </w:r>
                </w:p>
              </w:tc>
            </w:tr>
            <w:tr w:rsidRPr="000E41C0" w:rsidR="00DD1CAD" w:rsidTr="005D2753" w14:paraId="4B410E6D" w14:textId="77777777">
              <w:trPr>
                <w:trHeight w:val="1084"/>
              </w:trPr>
              <w:tc>
                <w:tcPr>
                  <w:cnfStyle w:val="001000000000" w:firstRow="0" w:lastRow="0" w:firstColumn="1" w:lastColumn="0" w:oddVBand="0" w:evenVBand="0" w:oddHBand="0" w:evenHBand="0" w:firstRowFirstColumn="0" w:firstRowLastColumn="0" w:lastRowFirstColumn="0" w:lastRowLastColumn="0"/>
                  <w:tcW w:w="920" w:type="pct"/>
                  <w:hideMark/>
                </w:tcPr>
                <w:p w:rsidRPr="000E41C0" w:rsidR="00DD1CAD" w:rsidP="000E41C0" w:rsidRDefault="00DD1CAD" w14:paraId="7D21B13D" w14:textId="77777777">
                  <w:pPr>
                    <w:rPr>
                      <w:rFonts w:eastAsia="Times New Roman" w:cs="Times New Roman"/>
                      <w:kern w:val="0"/>
                      <w:szCs w:val="24"/>
                      <w14:ligatures w14:val="none"/>
                    </w:rPr>
                  </w:pPr>
                  <w:r w:rsidRPr="000E41C0">
                    <w:rPr>
                      <w:rFonts w:eastAsia="Times New Roman" w:cs="Times New Roman"/>
                      <w:kern w:val="0"/>
                      <w:szCs w:val="24"/>
                      <w14:ligatures w14:val="none"/>
                    </w:rPr>
                    <w:t>OpenStreetMap (OSM)</w:t>
                  </w:r>
                </w:p>
              </w:tc>
              <w:tc>
                <w:tcPr>
                  <w:tcW w:w="657" w:type="pct"/>
                  <w:hideMark/>
                </w:tcPr>
                <w:p w:rsidRPr="000E41C0" w:rsidR="00DD1CAD" w:rsidP="000E41C0" w:rsidRDefault="00DD1CAD" w14:paraId="10997DCE"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Crowdsourced GPS and digitization</w:t>
                  </w:r>
                </w:p>
              </w:tc>
              <w:tc>
                <w:tcPr>
                  <w:tcW w:w="644" w:type="pct"/>
                  <w:hideMark/>
                </w:tcPr>
                <w:p w:rsidRPr="000E41C0" w:rsidR="00DD1CAD" w:rsidP="000E41C0" w:rsidRDefault="00DD1CAD" w14:paraId="6B7BF910"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Global</w:t>
                  </w:r>
                </w:p>
              </w:tc>
              <w:tc>
                <w:tcPr>
                  <w:tcW w:w="480" w:type="pct"/>
                  <w:hideMark/>
                </w:tcPr>
                <w:p w:rsidRPr="000E41C0" w:rsidR="00DD1CAD" w:rsidP="000E41C0" w:rsidRDefault="00DD1CAD" w14:paraId="0E0EC19E"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Vector (line)</w:t>
                  </w:r>
                </w:p>
              </w:tc>
              <w:tc>
                <w:tcPr>
                  <w:tcW w:w="480" w:type="pct"/>
                  <w:hideMark/>
                </w:tcPr>
                <w:p w:rsidRPr="000E41C0" w:rsidR="00DD1CAD" w:rsidP="000E41C0" w:rsidRDefault="00DD1CAD" w14:paraId="672685F7"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 xml:space="preserve">Road classes and </w:t>
                  </w:r>
                  <w:r w:rsidRPr="000E41C0">
                    <w:rPr>
                      <w:rFonts w:eastAsia="Times New Roman" w:cs="Times New Roman"/>
                      <w:kern w:val="0"/>
                      <w:szCs w:val="24"/>
                      <w14:ligatures w14:val="none"/>
                    </w:rPr>
                    <w:t>attributes</w:t>
                  </w:r>
                </w:p>
              </w:tc>
              <w:tc>
                <w:tcPr>
                  <w:tcW w:w="601" w:type="pct"/>
                  <w:hideMark/>
                </w:tcPr>
                <w:p w:rsidRPr="000E41C0" w:rsidR="00DD1CAD" w:rsidP="000E41C0" w:rsidRDefault="00DD1CAD" w14:paraId="4BEE3E14"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Continuously updated</w:t>
                  </w:r>
                </w:p>
              </w:tc>
              <w:tc>
                <w:tcPr>
                  <w:tcW w:w="515" w:type="pct"/>
                  <w:hideMark/>
                </w:tcPr>
                <w:p w:rsidRPr="000E41C0" w:rsidR="00DD1CAD" w:rsidP="000E41C0" w:rsidRDefault="00DD1CAD" w14:paraId="0DD06DF2"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Variable; high in many regions</w:t>
                  </w:r>
                </w:p>
              </w:tc>
              <w:tc>
                <w:tcPr>
                  <w:tcW w:w="704" w:type="pct"/>
                  <w:hideMark/>
                </w:tcPr>
                <w:p w:rsidR="00DD1CAD" w:rsidP="000E41C0" w:rsidRDefault="000D50CA" w14:paraId="7DF2EC0C" w14:textId="5F7C403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hyperlink w:history="1" r:id="rId72">
                    <w:r w:rsidRPr="000B52C6">
                      <w:rPr>
                        <w:rStyle w:val="Hyperlink"/>
                        <w:rFonts w:eastAsia="Times New Roman" w:cs="Times New Roman"/>
                        <w:kern w:val="0"/>
                        <w:szCs w:val="24"/>
                        <w14:ligatures w14:val="none"/>
                      </w:rPr>
                      <w:t>https://www.openstreetmap.org/</w:t>
                    </w:r>
                  </w:hyperlink>
                </w:p>
                <w:p w:rsidRPr="000E41C0" w:rsidR="000D50CA" w:rsidP="000E41C0" w:rsidRDefault="000D50CA" w14:paraId="101686E1" w14:textId="79D55CED">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p>
              </w:tc>
            </w:tr>
            <w:tr w:rsidRPr="000E41C0" w:rsidR="00DD1CAD" w:rsidTr="005D2753" w14:paraId="2C72E87B" w14:textId="77777777">
              <w:trPr>
                <w:trHeight w:val="1394"/>
              </w:trPr>
              <w:tc>
                <w:tcPr>
                  <w:cnfStyle w:val="001000000000" w:firstRow="0" w:lastRow="0" w:firstColumn="1" w:lastColumn="0" w:oddVBand="0" w:evenVBand="0" w:oddHBand="0" w:evenHBand="0" w:firstRowFirstColumn="0" w:firstRowLastColumn="0" w:lastRowFirstColumn="0" w:lastRowLastColumn="0"/>
                  <w:tcW w:w="920" w:type="pct"/>
                  <w:hideMark/>
                </w:tcPr>
                <w:p w:rsidRPr="000E41C0" w:rsidR="00DD1CAD" w:rsidP="000E41C0" w:rsidRDefault="00DD1CAD" w14:paraId="19D33747" w14:textId="77777777">
                  <w:pPr>
                    <w:rPr>
                      <w:rFonts w:eastAsia="Times New Roman" w:cs="Times New Roman"/>
                      <w:kern w:val="0"/>
                      <w:szCs w:val="24"/>
                      <w14:ligatures w14:val="none"/>
                    </w:rPr>
                  </w:pPr>
                  <w:r w:rsidRPr="000E41C0">
                    <w:rPr>
                      <w:rFonts w:eastAsia="Times New Roman" w:cs="Times New Roman"/>
                      <w:kern w:val="0"/>
                      <w:szCs w:val="24"/>
                      <w14:ligatures w14:val="none"/>
                    </w:rPr>
                    <w:t>GRIP4 (Global Roads Inventory Project)</w:t>
                  </w:r>
                </w:p>
              </w:tc>
              <w:tc>
                <w:tcPr>
                  <w:tcW w:w="657" w:type="pct"/>
                  <w:hideMark/>
                </w:tcPr>
                <w:p w:rsidRPr="000E41C0" w:rsidR="00DD1CAD" w:rsidP="000E41C0" w:rsidRDefault="00DD1CAD" w14:paraId="56FC63CD"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Integrated national and global sources</w:t>
                  </w:r>
                </w:p>
              </w:tc>
              <w:tc>
                <w:tcPr>
                  <w:tcW w:w="644" w:type="pct"/>
                  <w:hideMark/>
                </w:tcPr>
                <w:p w:rsidRPr="000E41C0" w:rsidR="00DD1CAD" w:rsidP="000E41C0" w:rsidRDefault="00DD1CAD" w14:paraId="2B8D947A"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Global</w:t>
                  </w:r>
                </w:p>
              </w:tc>
              <w:tc>
                <w:tcPr>
                  <w:tcW w:w="480" w:type="pct"/>
                  <w:hideMark/>
                </w:tcPr>
                <w:p w:rsidRPr="000E41C0" w:rsidR="00DD1CAD" w:rsidP="000E41C0" w:rsidRDefault="00DD1CAD" w14:paraId="7185E076"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Vector (line)</w:t>
                  </w:r>
                </w:p>
              </w:tc>
              <w:tc>
                <w:tcPr>
                  <w:tcW w:w="480" w:type="pct"/>
                  <w:hideMark/>
                </w:tcPr>
                <w:p w:rsidRPr="000E41C0" w:rsidR="00DD1CAD" w:rsidP="000E41C0" w:rsidRDefault="00DD1CAD" w14:paraId="38010E65"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Major road classes</w:t>
                  </w:r>
                </w:p>
              </w:tc>
              <w:tc>
                <w:tcPr>
                  <w:tcW w:w="601" w:type="pct"/>
                  <w:hideMark/>
                </w:tcPr>
                <w:p w:rsidRPr="000E41C0" w:rsidR="00DD1CAD" w:rsidP="000E41C0" w:rsidRDefault="00DD1CAD" w14:paraId="1B921887"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~2018</w:t>
                  </w:r>
                </w:p>
              </w:tc>
              <w:tc>
                <w:tcPr>
                  <w:tcW w:w="515" w:type="pct"/>
                  <w:hideMark/>
                </w:tcPr>
                <w:p w:rsidRPr="000E41C0" w:rsidR="00DD1CAD" w:rsidP="000E41C0" w:rsidRDefault="00DD1CAD" w14:paraId="4EC3B2BB"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E41C0">
                    <w:rPr>
                      <w:rFonts w:eastAsia="Times New Roman" w:cs="Times New Roman"/>
                      <w:kern w:val="0"/>
                      <w:szCs w:val="24"/>
                      <w14:ligatures w14:val="none"/>
                    </w:rPr>
                    <w:t>Moderate, generalized</w:t>
                  </w:r>
                </w:p>
              </w:tc>
              <w:tc>
                <w:tcPr>
                  <w:tcW w:w="704" w:type="pct"/>
                  <w:hideMark/>
                </w:tcPr>
                <w:p w:rsidR="00DD1CAD" w:rsidP="000E41C0" w:rsidRDefault="009F2AD6" w14:paraId="430A0BED" w14:textId="4E8BF28D">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hyperlink w:history="1" r:id="rId73">
                    <w:r w:rsidRPr="000B52C6">
                      <w:rPr>
                        <w:rStyle w:val="Hyperlink"/>
                        <w:rFonts w:eastAsia="Times New Roman" w:cs="Times New Roman"/>
                        <w:kern w:val="0"/>
                        <w:szCs w:val="24"/>
                        <w14:ligatures w14:val="none"/>
                      </w:rPr>
                      <w:t>https://www.globio.info/download-grip-dataset</w:t>
                    </w:r>
                  </w:hyperlink>
                </w:p>
                <w:p w:rsidRPr="000E41C0" w:rsidR="009F2AD6" w:rsidP="000E41C0" w:rsidRDefault="009F2AD6" w14:paraId="44AC98E8" w14:textId="72BAA956">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p>
              </w:tc>
            </w:tr>
          </w:tbl>
          <w:p w:rsidR="00DD1CAD" w:rsidRDefault="00DD1CAD" w14:paraId="5B4B4736" w14:textId="77777777">
            <w:pPr>
              <w:rPr>
                <w:rFonts w:cs="Times New Roman"/>
              </w:rPr>
            </w:pPr>
          </w:p>
        </w:tc>
      </w:tr>
    </w:tbl>
    <w:p w:rsidR="00001292" w:rsidRDefault="00001292" w14:paraId="7A873480" w14:textId="77777777">
      <w:pPr>
        <w:rPr>
          <w:rFonts w:cs="Times New Roman"/>
        </w:rPr>
      </w:pPr>
    </w:p>
    <w:p w:rsidR="00001292" w:rsidRDefault="00001292" w14:paraId="5FC41468" w14:textId="77777777">
      <w:pPr>
        <w:rPr>
          <w:rFonts w:cs="Times New Roman"/>
        </w:rPr>
      </w:pPr>
    </w:p>
    <w:p w:rsidRPr="008208D7" w:rsidR="00630587" w:rsidP="008208D7" w:rsidRDefault="000D29FD" w14:paraId="6795091D" w14:textId="71207CC3">
      <w:pPr>
        <w:rPr>
          <w:b/>
        </w:rPr>
      </w:pPr>
      <w:r w:rsidRPr="00A264A2">
        <w:rPr>
          <w:b/>
        </w:rPr>
        <w:t>Administrative Boundaries</w:t>
      </w:r>
    </w:p>
    <w:p w:rsidRPr="00A264A2" w:rsidR="00E335CD" w:rsidP="00630587" w:rsidRDefault="00630587" w14:paraId="63FA3C6C" w14:textId="238A4048">
      <w:pPr>
        <w:pStyle w:val="Caption"/>
        <w:rPr>
          <w:b/>
        </w:rPr>
      </w:pPr>
      <w:r>
        <w:t xml:space="preserve">Table </w:t>
      </w:r>
      <w:r>
        <w:fldChar w:fldCharType="begin"/>
      </w:r>
      <w:r>
        <w:instrText xml:space="preserve"> SEQ Table \* ARABIC </w:instrText>
      </w:r>
      <w:r>
        <w:fldChar w:fldCharType="separate"/>
      </w:r>
      <w:r w:rsidR="008208D7">
        <w:rPr>
          <w:noProof/>
        </w:rPr>
        <w:t>9</w:t>
      </w:r>
      <w:r>
        <w:fldChar w:fldCharType="end"/>
      </w:r>
      <w:r>
        <w:t xml:space="preserve"> : Global Administrative </w:t>
      </w:r>
      <w:r w:rsidR="00504D76">
        <w:t>Datasets</w:t>
      </w:r>
    </w:p>
    <w:tbl>
      <w:tblPr>
        <w:tblStyle w:val="GridTable1Light-Accent5"/>
        <w:tblW w:w="10980" w:type="dxa"/>
        <w:tblInd w:w="-815" w:type="dxa"/>
        <w:tblLayout w:type="fixed"/>
        <w:tblLook w:val="04A0" w:firstRow="1" w:lastRow="0" w:firstColumn="1" w:lastColumn="0" w:noHBand="0" w:noVBand="1"/>
      </w:tblPr>
      <w:tblGrid>
        <w:gridCol w:w="1350"/>
        <w:gridCol w:w="1170"/>
        <w:gridCol w:w="1350"/>
        <w:gridCol w:w="1170"/>
        <w:gridCol w:w="1350"/>
        <w:gridCol w:w="90"/>
        <w:gridCol w:w="1440"/>
        <w:gridCol w:w="1710"/>
        <w:gridCol w:w="90"/>
        <w:gridCol w:w="1260"/>
      </w:tblGrid>
      <w:tr w:rsidRPr="000D29FD" w:rsidR="000B2AED" w:rsidTr="00F04439" w14:paraId="41FC1ACE" w14:textId="77777777">
        <w:trPr>
          <w:cnfStyle w:val="100000000000" w:firstRow="1" w:lastRow="0" w:firstColumn="0" w:lastColumn="0" w:oddVBand="0" w:evenVBand="0" w:oddHBand="0" w:evenHBand="0" w:firstRowFirstColumn="0" w:firstRowLastColumn="0" w:lastRowFirstColumn="0" w:lastRowLastColumn="0"/>
          <w:trHeight w:val="2501"/>
        </w:trPr>
        <w:tc>
          <w:tcPr>
            <w:cnfStyle w:val="001000000000" w:firstRow="0" w:lastRow="0" w:firstColumn="1" w:lastColumn="0" w:oddVBand="0" w:evenVBand="0" w:oddHBand="0" w:evenHBand="0" w:firstRowFirstColumn="0" w:firstRowLastColumn="0" w:lastRowFirstColumn="0" w:lastRowLastColumn="0"/>
            <w:tcW w:w="1350" w:type="dxa"/>
            <w:hideMark/>
          </w:tcPr>
          <w:p w:rsidRPr="000D29FD" w:rsidR="000D29FD" w:rsidP="000D29FD" w:rsidRDefault="000D29FD" w14:paraId="11EB1812" w14:textId="77777777">
            <w:pPr>
              <w:jc w:val="center"/>
              <w:rPr>
                <w:rFonts w:eastAsia="Times New Roman" w:cs="Times New Roman"/>
                <w:b w:val="0"/>
                <w:kern w:val="0"/>
                <w:szCs w:val="24"/>
                <w14:ligatures w14:val="none"/>
              </w:rPr>
            </w:pPr>
            <w:r w:rsidRPr="000D29FD">
              <w:rPr>
                <w:rFonts w:eastAsia="Times New Roman" w:cs="Times New Roman"/>
                <w:kern w:val="0"/>
                <w:szCs w:val="24"/>
                <w14:ligatures w14:val="none"/>
              </w:rPr>
              <w:t>Product</w:t>
            </w:r>
          </w:p>
        </w:tc>
        <w:tc>
          <w:tcPr>
            <w:tcW w:w="1170" w:type="dxa"/>
            <w:hideMark/>
          </w:tcPr>
          <w:p w:rsidRPr="000D29FD" w:rsidR="000D29FD" w:rsidP="000D29FD" w:rsidRDefault="000D29FD" w14:paraId="03071361"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D29FD">
              <w:rPr>
                <w:rFonts w:eastAsia="Times New Roman" w:cs="Times New Roman"/>
                <w:kern w:val="0"/>
                <w:szCs w:val="24"/>
                <w14:ligatures w14:val="none"/>
              </w:rPr>
              <w:t>Measurement method</w:t>
            </w:r>
          </w:p>
        </w:tc>
        <w:tc>
          <w:tcPr>
            <w:tcW w:w="1350" w:type="dxa"/>
            <w:hideMark/>
          </w:tcPr>
          <w:p w:rsidRPr="000D29FD" w:rsidR="000D29FD" w:rsidP="000D29FD" w:rsidRDefault="000D29FD" w14:paraId="417F237D"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D29FD">
              <w:rPr>
                <w:rFonts w:eastAsia="Times New Roman" w:cs="Times New Roman"/>
                <w:kern w:val="0"/>
                <w:szCs w:val="24"/>
                <w14:ligatures w14:val="none"/>
              </w:rPr>
              <w:t>Geographical coverage</w:t>
            </w:r>
          </w:p>
        </w:tc>
        <w:tc>
          <w:tcPr>
            <w:tcW w:w="1170" w:type="dxa"/>
            <w:hideMark/>
          </w:tcPr>
          <w:p w:rsidRPr="000D29FD" w:rsidR="000D29FD" w:rsidP="000D29FD" w:rsidRDefault="000D29FD" w14:paraId="4581558B"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D29FD">
              <w:rPr>
                <w:rFonts w:eastAsia="Times New Roman" w:cs="Times New Roman"/>
                <w:kern w:val="0"/>
                <w:szCs w:val="24"/>
                <w14:ligatures w14:val="none"/>
              </w:rPr>
              <w:t>Spatial resolution</w:t>
            </w:r>
          </w:p>
        </w:tc>
        <w:tc>
          <w:tcPr>
            <w:tcW w:w="1350" w:type="dxa"/>
            <w:hideMark/>
          </w:tcPr>
          <w:p w:rsidRPr="000D29FD" w:rsidR="000D29FD" w:rsidP="000D29FD" w:rsidRDefault="000D29FD" w14:paraId="0DBB8BE4"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D29FD">
              <w:rPr>
                <w:rFonts w:eastAsia="Times New Roman" w:cs="Times New Roman"/>
                <w:kern w:val="0"/>
                <w:szCs w:val="24"/>
                <w14:ligatures w14:val="none"/>
              </w:rPr>
              <w:t>Thematic resolution</w:t>
            </w:r>
          </w:p>
        </w:tc>
        <w:tc>
          <w:tcPr>
            <w:tcW w:w="1530" w:type="dxa"/>
            <w:gridSpan w:val="2"/>
            <w:hideMark/>
          </w:tcPr>
          <w:p w:rsidRPr="000D29FD" w:rsidR="000D29FD" w:rsidP="000D29FD" w:rsidRDefault="000D29FD" w14:paraId="6EF26DDC"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D29FD">
              <w:rPr>
                <w:rFonts w:eastAsia="Times New Roman" w:cs="Times New Roman"/>
                <w:kern w:val="0"/>
                <w:szCs w:val="24"/>
                <w14:ligatures w14:val="none"/>
              </w:rPr>
              <w:t>Temporal coverage</w:t>
            </w:r>
          </w:p>
        </w:tc>
        <w:tc>
          <w:tcPr>
            <w:tcW w:w="1710" w:type="dxa"/>
            <w:hideMark/>
          </w:tcPr>
          <w:p w:rsidRPr="000D29FD" w:rsidR="000D29FD" w:rsidP="000D29FD" w:rsidRDefault="000D29FD" w14:paraId="656D8E6D"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D29FD">
              <w:rPr>
                <w:rFonts w:eastAsia="Times New Roman" w:cs="Times New Roman"/>
                <w:kern w:val="0"/>
                <w:szCs w:val="24"/>
                <w14:ligatures w14:val="none"/>
              </w:rPr>
              <w:t>Reported accuracy</w:t>
            </w:r>
          </w:p>
        </w:tc>
        <w:tc>
          <w:tcPr>
            <w:tcW w:w="1350" w:type="dxa"/>
            <w:gridSpan w:val="2"/>
            <w:hideMark/>
          </w:tcPr>
          <w:p w:rsidRPr="000D29FD" w:rsidR="000D29FD" w:rsidP="000D29FD" w:rsidRDefault="000D29FD" w14:paraId="36FDCF07"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0D29FD">
              <w:rPr>
                <w:rFonts w:eastAsia="Times New Roman" w:cs="Times New Roman"/>
                <w:kern w:val="0"/>
                <w:szCs w:val="24"/>
                <w14:ligatures w14:val="none"/>
              </w:rPr>
              <w:t>Link</w:t>
            </w:r>
          </w:p>
        </w:tc>
      </w:tr>
      <w:tr w:rsidRPr="000D29FD" w:rsidR="000B2AED" w:rsidTr="00F04439" w14:paraId="349B66C4" w14:textId="77777777">
        <w:trPr>
          <w:trHeight w:val="1716"/>
        </w:trPr>
        <w:tc>
          <w:tcPr>
            <w:cnfStyle w:val="001000000000" w:firstRow="0" w:lastRow="0" w:firstColumn="1" w:lastColumn="0" w:oddVBand="0" w:evenVBand="0" w:oddHBand="0" w:evenHBand="0" w:firstRowFirstColumn="0" w:firstRowLastColumn="0" w:lastRowFirstColumn="0" w:lastRowLastColumn="0"/>
            <w:tcW w:w="1350" w:type="dxa"/>
            <w:hideMark/>
          </w:tcPr>
          <w:p w:rsidRPr="000D29FD" w:rsidR="000D29FD" w:rsidP="000D29FD" w:rsidRDefault="000D29FD" w14:paraId="7F9D33D0" w14:textId="77777777">
            <w:pPr>
              <w:rPr>
                <w:rFonts w:eastAsia="Times New Roman" w:cs="Times New Roman"/>
                <w:kern w:val="0"/>
                <w:szCs w:val="24"/>
                <w14:ligatures w14:val="none"/>
              </w:rPr>
            </w:pPr>
            <w:r w:rsidRPr="000D29FD">
              <w:rPr>
                <w:rFonts w:eastAsia="Times New Roman" w:cs="Times New Roman"/>
                <w:kern w:val="0"/>
                <w:szCs w:val="24"/>
                <w14:ligatures w14:val="none"/>
              </w:rPr>
              <w:t>GAUL (Global Administrative Unit Layers)</w:t>
            </w:r>
          </w:p>
        </w:tc>
        <w:tc>
          <w:tcPr>
            <w:tcW w:w="1170" w:type="dxa"/>
            <w:hideMark/>
          </w:tcPr>
          <w:p w:rsidRPr="000D29FD" w:rsidR="000D29FD" w:rsidP="000D29FD" w:rsidRDefault="000D29FD" w14:paraId="4CD9B0BE"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D29FD">
              <w:rPr>
                <w:rFonts w:eastAsia="Times New Roman" w:cs="Times New Roman"/>
                <w:kern w:val="0"/>
                <w:szCs w:val="24"/>
                <w14:ligatures w14:val="none"/>
              </w:rPr>
              <w:t>National official sources harmonized</w:t>
            </w:r>
          </w:p>
        </w:tc>
        <w:tc>
          <w:tcPr>
            <w:tcW w:w="1350" w:type="dxa"/>
            <w:hideMark/>
          </w:tcPr>
          <w:p w:rsidRPr="000D29FD" w:rsidR="000D29FD" w:rsidP="000D29FD" w:rsidRDefault="000D29FD" w14:paraId="565E3E5E"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D29FD">
              <w:rPr>
                <w:rFonts w:eastAsia="Times New Roman" w:cs="Times New Roman"/>
                <w:kern w:val="0"/>
                <w:szCs w:val="24"/>
                <w14:ligatures w14:val="none"/>
              </w:rPr>
              <w:t>Global</w:t>
            </w:r>
          </w:p>
        </w:tc>
        <w:tc>
          <w:tcPr>
            <w:tcW w:w="1170" w:type="dxa"/>
            <w:hideMark/>
          </w:tcPr>
          <w:p w:rsidRPr="000D29FD" w:rsidR="000D29FD" w:rsidP="000D29FD" w:rsidRDefault="000D29FD" w14:paraId="788B71B7"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D29FD">
              <w:rPr>
                <w:rFonts w:eastAsia="Times New Roman" w:cs="Times New Roman"/>
                <w:kern w:val="0"/>
                <w:szCs w:val="24"/>
                <w14:ligatures w14:val="none"/>
              </w:rPr>
              <w:t>Vector (polygon)</w:t>
            </w:r>
          </w:p>
        </w:tc>
        <w:tc>
          <w:tcPr>
            <w:tcW w:w="1440" w:type="dxa"/>
            <w:gridSpan w:val="2"/>
            <w:hideMark/>
          </w:tcPr>
          <w:p w:rsidRPr="000D29FD" w:rsidR="000D29FD" w:rsidP="000D29FD" w:rsidRDefault="000D29FD" w14:paraId="189663F5"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D29FD">
              <w:rPr>
                <w:rFonts w:eastAsia="Times New Roman" w:cs="Times New Roman"/>
                <w:kern w:val="0"/>
                <w:szCs w:val="24"/>
                <w14:ligatures w14:val="none"/>
              </w:rPr>
              <w:t>Admin levels 0–2</w:t>
            </w:r>
          </w:p>
        </w:tc>
        <w:tc>
          <w:tcPr>
            <w:tcW w:w="1440" w:type="dxa"/>
            <w:hideMark/>
          </w:tcPr>
          <w:p w:rsidRPr="000D29FD" w:rsidR="000D29FD" w:rsidP="000D29FD" w:rsidRDefault="000D29FD" w14:paraId="5C8565D3"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D29FD">
              <w:rPr>
                <w:rFonts w:eastAsia="Times New Roman" w:cs="Times New Roman"/>
                <w:kern w:val="0"/>
                <w:szCs w:val="24"/>
                <w14:ligatures w14:val="none"/>
              </w:rPr>
              <w:t>Periodic updates</w:t>
            </w:r>
          </w:p>
        </w:tc>
        <w:tc>
          <w:tcPr>
            <w:tcW w:w="1800" w:type="dxa"/>
            <w:gridSpan w:val="2"/>
            <w:hideMark/>
          </w:tcPr>
          <w:p w:rsidRPr="000D29FD" w:rsidR="000D29FD" w:rsidP="000D29FD" w:rsidRDefault="000D29FD" w14:paraId="04A035DC"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0D29FD">
              <w:rPr>
                <w:rFonts w:eastAsia="Times New Roman" w:cs="Times New Roman"/>
                <w:kern w:val="0"/>
                <w:szCs w:val="24"/>
                <w14:ligatures w14:val="none"/>
              </w:rPr>
              <w:t>High at national level</w:t>
            </w:r>
          </w:p>
        </w:tc>
        <w:tc>
          <w:tcPr>
            <w:tcW w:w="1260" w:type="dxa"/>
            <w:hideMark/>
          </w:tcPr>
          <w:p w:rsidR="000D29FD" w:rsidP="000D29FD" w:rsidRDefault="00001292" w14:paraId="2798B428" w14:textId="2E24A3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hyperlink w:history="1" r:id="rId74">
              <w:r w:rsidRPr="000B52C6">
                <w:rPr>
                  <w:rStyle w:val="Hyperlink"/>
                  <w:rFonts w:eastAsia="Times New Roman" w:cs="Times New Roman"/>
                  <w:kern w:val="0"/>
                  <w:szCs w:val="24"/>
                  <w14:ligatures w14:val="none"/>
                </w:rPr>
                <w:t>https://data.apps.fao.org/catalog/organization/administrative-boundaries-fao</w:t>
              </w:r>
            </w:hyperlink>
          </w:p>
          <w:p w:rsidRPr="000D29FD" w:rsidR="00001292" w:rsidP="000D29FD" w:rsidRDefault="00001292" w14:paraId="113EE31C" w14:textId="78EC6E0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p>
        </w:tc>
      </w:tr>
    </w:tbl>
    <w:p w:rsidR="00E10807" w:rsidRDefault="00E10807" w14:paraId="741AFA97" w14:textId="77777777">
      <w:pPr>
        <w:rPr>
          <w:rFonts w:cs="Times New Roman"/>
        </w:rPr>
      </w:pPr>
    </w:p>
    <w:p w:rsidR="00942D10" w:rsidP="00F6198A" w:rsidRDefault="00942D10" w14:paraId="5FD73F34" w14:textId="77777777">
      <w:pPr>
        <w:rPr>
          <w:b/>
        </w:rPr>
      </w:pPr>
    </w:p>
    <w:p w:rsidR="00942D10" w:rsidP="00F6198A" w:rsidRDefault="00942D10" w14:paraId="2CAF00AB" w14:textId="77777777">
      <w:pPr>
        <w:rPr>
          <w:b/>
        </w:rPr>
      </w:pPr>
    </w:p>
    <w:p w:rsidR="00942D10" w:rsidP="00F6198A" w:rsidRDefault="00942D10" w14:paraId="72F3AD4B" w14:textId="77777777">
      <w:pPr>
        <w:rPr>
          <w:b/>
        </w:rPr>
      </w:pPr>
    </w:p>
    <w:p w:rsidR="00942D10" w:rsidP="00F6198A" w:rsidRDefault="00942D10" w14:paraId="42BEDCDF" w14:textId="77777777">
      <w:pPr>
        <w:rPr>
          <w:b/>
        </w:rPr>
      </w:pPr>
    </w:p>
    <w:p w:rsidR="00942D10" w:rsidP="00F6198A" w:rsidRDefault="00942D10" w14:paraId="4EF5FA5F" w14:textId="77777777">
      <w:pPr>
        <w:rPr>
          <w:b/>
        </w:rPr>
      </w:pPr>
    </w:p>
    <w:p w:rsidR="00942D10" w:rsidP="00F6198A" w:rsidRDefault="00942D10" w14:paraId="1B834CDB" w14:textId="77777777">
      <w:pPr>
        <w:rPr>
          <w:b/>
        </w:rPr>
      </w:pPr>
    </w:p>
    <w:p w:rsidR="00942D10" w:rsidP="00F6198A" w:rsidRDefault="00942D10" w14:paraId="7C70A671" w14:textId="77777777">
      <w:pPr>
        <w:rPr>
          <w:b/>
        </w:rPr>
      </w:pPr>
    </w:p>
    <w:p w:rsidR="00A02453" w:rsidP="00F6198A" w:rsidRDefault="00A02453" w14:paraId="64DAE8D1" w14:textId="17283472">
      <w:pPr>
        <w:rPr>
          <w:b/>
        </w:rPr>
      </w:pPr>
      <w:r w:rsidRPr="00A264A2">
        <w:rPr>
          <w:b/>
        </w:rPr>
        <w:t>Built-up Areas / Human Settlements</w:t>
      </w:r>
    </w:p>
    <w:p w:rsidR="00942D10" w:rsidP="00F6198A" w:rsidRDefault="00942D10" w14:paraId="524FAA38" w14:textId="77777777">
      <w:pPr>
        <w:rPr>
          <w:b/>
        </w:rPr>
      </w:pPr>
    </w:p>
    <w:p w:rsidRPr="00A264A2" w:rsidR="00942D10" w:rsidP="00942D10" w:rsidRDefault="00942D10" w14:paraId="20650D4B" w14:textId="757A5D26">
      <w:pPr>
        <w:pStyle w:val="Caption"/>
        <w:rPr>
          <w:b/>
        </w:rPr>
      </w:pPr>
      <w:r>
        <w:t xml:space="preserve">Table </w:t>
      </w:r>
      <w:r>
        <w:fldChar w:fldCharType="begin"/>
      </w:r>
      <w:r>
        <w:instrText xml:space="preserve"> SEQ Table \* ARABIC </w:instrText>
      </w:r>
      <w:r>
        <w:fldChar w:fldCharType="separate"/>
      </w:r>
      <w:r w:rsidR="008208D7">
        <w:rPr>
          <w:noProof/>
        </w:rPr>
        <w:t>10</w:t>
      </w:r>
      <w:r>
        <w:fldChar w:fldCharType="end"/>
      </w:r>
      <w:r>
        <w:t>: Summary of Urban Area Datasets</w:t>
      </w:r>
    </w:p>
    <w:tbl>
      <w:tblPr>
        <w:tblStyle w:val="GridTable1Light-Accent5"/>
        <w:tblW w:w="11133" w:type="dxa"/>
        <w:tblInd w:w="-815" w:type="dxa"/>
        <w:tblLayout w:type="fixed"/>
        <w:tblLook w:val="04A0" w:firstRow="1" w:lastRow="0" w:firstColumn="1" w:lastColumn="0" w:noHBand="0" w:noVBand="1"/>
      </w:tblPr>
      <w:tblGrid>
        <w:gridCol w:w="979"/>
        <w:gridCol w:w="1218"/>
        <w:gridCol w:w="1199"/>
        <w:gridCol w:w="1284"/>
        <w:gridCol w:w="1980"/>
        <w:gridCol w:w="1440"/>
        <w:gridCol w:w="1620"/>
        <w:gridCol w:w="1413"/>
      </w:tblGrid>
      <w:tr w:rsidRPr="00A02453" w:rsidR="005361D4" w:rsidTr="005361D4" w14:paraId="04A0E307" w14:textId="77777777">
        <w:trPr>
          <w:cnfStyle w:val="100000000000" w:firstRow="1" w:lastRow="0" w:firstColumn="0" w:lastColumn="0" w:oddVBand="0" w:evenVBand="0" w:oddHBand="0" w:evenHBand="0" w:firstRowFirstColumn="0" w:firstRowLastColumn="0" w:lastRowFirstColumn="0" w:lastRowLastColumn="0"/>
          <w:trHeight w:val="1073"/>
        </w:trPr>
        <w:tc>
          <w:tcPr>
            <w:cnfStyle w:val="001000000000" w:firstRow="0" w:lastRow="0" w:firstColumn="1" w:lastColumn="0" w:oddVBand="0" w:evenVBand="0" w:oddHBand="0" w:evenHBand="0" w:firstRowFirstColumn="0" w:firstRowLastColumn="0" w:lastRowFirstColumn="0" w:lastRowLastColumn="0"/>
            <w:tcW w:w="979" w:type="dxa"/>
            <w:hideMark/>
          </w:tcPr>
          <w:p w:rsidRPr="00A02453" w:rsidR="00A02453" w:rsidP="00A02453" w:rsidRDefault="00A02453" w14:paraId="3D229196" w14:textId="77777777">
            <w:pPr>
              <w:jc w:val="center"/>
              <w:rPr>
                <w:rFonts w:eastAsia="Times New Roman" w:cs="Times New Roman"/>
                <w:b w:val="0"/>
                <w:kern w:val="0"/>
                <w:szCs w:val="24"/>
                <w14:ligatures w14:val="none"/>
              </w:rPr>
            </w:pPr>
            <w:r w:rsidRPr="00A02453">
              <w:rPr>
                <w:rFonts w:eastAsia="Times New Roman" w:cs="Times New Roman"/>
                <w:kern w:val="0"/>
                <w:szCs w:val="24"/>
                <w14:ligatures w14:val="none"/>
              </w:rPr>
              <w:t>Product</w:t>
            </w:r>
          </w:p>
        </w:tc>
        <w:tc>
          <w:tcPr>
            <w:tcW w:w="1218" w:type="dxa"/>
            <w:hideMark/>
          </w:tcPr>
          <w:p w:rsidRPr="00A02453" w:rsidR="00A02453" w:rsidP="00A02453" w:rsidRDefault="00A02453" w14:paraId="72380467"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A02453">
              <w:rPr>
                <w:rFonts w:eastAsia="Times New Roman" w:cs="Times New Roman"/>
                <w:kern w:val="0"/>
                <w:szCs w:val="24"/>
                <w14:ligatures w14:val="none"/>
              </w:rPr>
              <w:t>Measurement method</w:t>
            </w:r>
          </w:p>
        </w:tc>
        <w:tc>
          <w:tcPr>
            <w:tcW w:w="1199" w:type="dxa"/>
            <w:hideMark/>
          </w:tcPr>
          <w:p w:rsidRPr="00A02453" w:rsidR="00A02453" w:rsidP="00A02453" w:rsidRDefault="00A02453" w14:paraId="6A0DC63F"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A02453">
              <w:rPr>
                <w:rFonts w:eastAsia="Times New Roman" w:cs="Times New Roman"/>
                <w:kern w:val="0"/>
                <w:szCs w:val="24"/>
                <w14:ligatures w14:val="none"/>
              </w:rPr>
              <w:t>Geographical coverage</w:t>
            </w:r>
          </w:p>
        </w:tc>
        <w:tc>
          <w:tcPr>
            <w:tcW w:w="1284" w:type="dxa"/>
            <w:hideMark/>
          </w:tcPr>
          <w:p w:rsidRPr="00A02453" w:rsidR="00A02453" w:rsidP="00A02453" w:rsidRDefault="00A02453" w14:paraId="2D7B4F35"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A02453">
              <w:rPr>
                <w:rFonts w:eastAsia="Times New Roman" w:cs="Times New Roman"/>
                <w:kern w:val="0"/>
                <w:szCs w:val="24"/>
                <w14:ligatures w14:val="none"/>
              </w:rPr>
              <w:t>Spatial resolution</w:t>
            </w:r>
          </w:p>
        </w:tc>
        <w:tc>
          <w:tcPr>
            <w:tcW w:w="1980" w:type="dxa"/>
            <w:hideMark/>
          </w:tcPr>
          <w:p w:rsidRPr="00A02453" w:rsidR="00A02453" w:rsidP="00A02453" w:rsidRDefault="00A02453" w14:paraId="6E9A6271"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A02453">
              <w:rPr>
                <w:rFonts w:eastAsia="Times New Roman" w:cs="Times New Roman"/>
                <w:kern w:val="0"/>
                <w:szCs w:val="24"/>
                <w14:ligatures w14:val="none"/>
              </w:rPr>
              <w:t>Thematic resolution</w:t>
            </w:r>
          </w:p>
        </w:tc>
        <w:tc>
          <w:tcPr>
            <w:tcW w:w="1440" w:type="dxa"/>
            <w:hideMark/>
          </w:tcPr>
          <w:p w:rsidRPr="00A02453" w:rsidR="00A02453" w:rsidP="00A02453" w:rsidRDefault="00A02453" w14:paraId="33BF801D"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A02453">
              <w:rPr>
                <w:rFonts w:eastAsia="Times New Roman" w:cs="Times New Roman"/>
                <w:kern w:val="0"/>
                <w:szCs w:val="24"/>
                <w14:ligatures w14:val="none"/>
              </w:rPr>
              <w:t>Temporal coverage</w:t>
            </w:r>
          </w:p>
        </w:tc>
        <w:tc>
          <w:tcPr>
            <w:tcW w:w="1620" w:type="dxa"/>
            <w:hideMark/>
          </w:tcPr>
          <w:p w:rsidRPr="00A02453" w:rsidR="00A02453" w:rsidP="00A02453" w:rsidRDefault="00A02453" w14:paraId="54A2A423"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A02453">
              <w:rPr>
                <w:rFonts w:eastAsia="Times New Roman" w:cs="Times New Roman"/>
                <w:kern w:val="0"/>
                <w:szCs w:val="24"/>
                <w14:ligatures w14:val="none"/>
              </w:rPr>
              <w:t>Reported accuracy</w:t>
            </w:r>
          </w:p>
        </w:tc>
        <w:tc>
          <w:tcPr>
            <w:tcW w:w="1413" w:type="dxa"/>
            <w:hideMark/>
          </w:tcPr>
          <w:p w:rsidRPr="00A02453" w:rsidR="00A02453" w:rsidP="00A02453" w:rsidRDefault="00A02453" w14:paraId="7E7FB71E"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kern w:val="0"/>
                <w:szCs w:val="24"/>
                <w14:ligatures w14:val="none"/>
              </w:rPr>
            </w:pPr>
            <w:r w:rsidRPr="00A02453">
              <w:rPr>
                <w:rFonts w:eastAsia="Times New Roman" w:cs="Times New Roman"/>
                <w:kern w:val="0"/>
                <w:szCs w:val="24"/>
                <w14:ligatures w14:val="none"/>
              </w:rPr>
              <w:t>Link</w:t>
            </w:r>
          </w:p>
        </w:tc>
      </w:tr>
      <w:tr w:rsidRPr="00A02453" w:rsidR="005361D4" w:rsidTr="005361D4" w14:paraId="0A44F4FF" w14:textId="77777777">
        <w:trPr>
          <w:trHeight w:val="1101"/>
        </w:trPr>
        <w:tc>
          <w:tcPr>
            <w:cnfStyle w:val="001000000000" w:firstRow="0" w:lastRow="0" w:firstColumn="1" w:lastColumn="0" w:oddVBand="0" w:evenVBand="0" w:oddHBand="0" w:evenHBand="0" w:firstRowFirstColumn="0" w:firstRowLastColumn="0" w:lastRowFirstColumn="0" w:lastRowLastColumn="0"/>
            <w:tcW w:w="979" w:type="dxa"/>
            <w:hideMark/>
          </w:tcPr>
          <w:p w:rsidRPr="00A02453" w:rsidR="00A02453" w:rsidP="00A02453" w:rsidRDefault="00A02453" w14:paraId="2B323107" w14:textId="77777777">
            <w:pPr>
              <w:rPr>
                <w:rFonts w:eastAsia="Times New Roman" w:cs="Times New Roman"/>
                <w:kern w:val="0"/>
                <w:szCs w:val="24"/>
                <w14:ligatures w14:val="none"/>
              </w:rPr>
            </w:pPr>
            <w:r w:rsidRPr="00A02453">
              <w:rPr>
                <w:rFonts w:eastAsia="Times New Roman" w:cs="Times New Roman"/>
                <w:kern w:val="0"/>
                <w:szCs w:val="24"/>
                <w14:ligatures w14:val="none"/>
              </w:rPr>
              <w:t>GHSL Built-up Grid</w:t>
            </w:r>
          </w:p>
        </w:tc>
        <w:tc>
          <w:tcPr>
            <w:tcW w:w="1218" w:type="dxa"/>
            <w:hideMark/>
          </w:tcPr>
          <w:p w:rsidRPr="00A02453" w:rsidR="00A02453" w:rsidP="00A02453" w:rsidRDefault="00A02453" w14:paraId="3F8F96D6"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Optical imagery (Landsat, Sentinel)</w:t>
            </w:r>
          </w:p>
        </w:tc>
        <w:tc>
          <w:tcPr>
            <w:tcW w:w="1199" w:type="dxa"/>
            <w:hideMark/>
          </w:tcPr>
          <w:p w:rsidRPr="00A02453" w:rsidR="00A02453" w:rsidP="00A02453" w:rsidRDefault="00A02453" w14:paraId="029A598D"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Global</w:t>
            </w:r>
          </w:p>
        </w:tc>
        <w:tc>
          <w:tcPr>
            <w:tcW w:w="1284" w:type="dxa"/>
            <w:hideMark/>
          </w:tcPr>
          <w:p w:rsidRPr="00A02453" w:rsidR="00A02453" w:rsidP="00A02453" w:rsidRDefault="00A02453" w14:paraId="766A2679"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10–30 m</w:t>
            </w:r>
          </w:p>
        </w:tc>
        <w:tc>
          <w:tcPr>
            <w:tcW w:w="1980" w:type="dxa"/>
            <w:hideMark/>
          </w:tcPr>
          <w:p w:rsidRPr="00A02453" w:rsidR="00A02453" w:rsidP="00A02453" w:rsidRDefault="00A02453" w14:paraId="6152EF43"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Built-up presence/density</w:t>
            </w:r>
          </w:p>
        </w:tc>
        <w:tc>
          <w:tcPr>
            <w:tcW w:w="1440" w:type="dxa"/>
            <w:hideMark/>
          </w:tcPr>
          <w:p w:rsidRPr="00A02453" w:rsidR="00A02453" w:rsidP="00A02453" w:rsidRDefault="00A02453" w14:paraId="45B1BF1F"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1975–2018 (epochs)</w:t>
            </w:r>
          </w:p>
        </w:tc>
        <w:tc>
          <w:tcPr>
            <w:tcW w:w="1620" w:type="dxa"/>
            <w:hideMark/>
          </w:tcPr>
          <w:p w:rsidRPr="00A02453" w:rsidR="00A02453" w:rsidP="00A02453" w:rsidRDefault="00A02453" w14:paraId="4EFDE3AC"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&gt;85% overall accuracy</w:t>
            </w:r>
          </w:p>
        </w:tc>
        <w:tc>
          <w:tcPr>
            <w:tcW w:w="1413" w:type="dxa"/>
            <w:hideMark/>
          </w:tcPr>
          <w:p w:rsidR="00A02453" w:rsidP="00A02453" w:rsidRDefault="00BB3BBF" w14:paraId="609DF4C3" w14:textId="2CF4D379">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hyperlink w:history="1" r:id="rId75">
              <w:r w:rsidRPr="00C33FD8">
                <w:rPr>
                  <w:rStyle w:val="Hyperlink"/>
                  <w:rFonts w:eastAsia="Times New Roman" w:cs="Times New Roman"/>
                  <w:kern w:val="0"/>
                  <w:szCs w:val="24"/>
                  <w14:ligatures w14:val="none"/>
                </w:rPr>
                <w:t>https://human-settlement.emergency.copernicus.eu/ghs_bu.php</w:t>
              </w:r>
            </w:hyperlink>
          </w:p>
          <w:p w:rsidRPr="00A02453" w:rsidR="00BB3BBF" w:rsidP="00A02453" w:rsidRDefault="00BB3BBF" w14:paraId="7D142E66" w14:textId="5C598FA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p>
        </w:tc>
      </w:tr>
      <w:tr w:rsidRPr="00A02453" w:rsidR="005361D4" w:rsidTr="005361D4" w14:paraId="4819D6A5" w14:textId="77777777">
        <w:trPr>
          <w:trHeight w:val="1350"/>
        </w:trPr>
        <w:tc>
          <w:tcPr>
            <w:cnfStyle w:val="001000000000" w:firstRow="0" w:lastRow="0" w:firstColumn="1" w:lastColumn="0" w:oddVBand="0" w:evenVBand="0" w:oddHBand="0" w:evenHBand="0" w:firstRowFirstColumn="0" w:firstRowLastColumn="0" w:lastRowFirstColumn="0" w:lastRowLastColumn="0"/>
            <w:tcW w:w="979" w:type="dxa"/>
            <w:hideMark/>
          </w:tcPr>
          <w:p w:rsidRPr="00A02453" w:rsidR="00A02453" w:rsidP="00A02453" w:rsidRDefault="00A02453" w14:paraId="12778A85" w14:textId="77777777">
            <w:pPr>
              <w:rPr>
                <w:rFonts w:eastAsia="Times New Roman" w:cs="Times New Roman"/>
                <w:kern w:val="0"/>
                <w:szCs w:val="24"/>
                <w14:ligatures w14:val="none"/>
              </w:rPr>
            </w:pPr>
            <w:r w:rsidRPr="00A02453">
              <w:rPr>
                <w:rFonts w:eastAsia="Times New Roman" w:cs="Times New Roman"/>
                <w:kern w:val="0"/>
                <w:szCs w:val="24"/>
                <w14:ligatures w14:val="none"/>
              </w:rPr>
              <w:t>World Settlement Footprint (WSF)</w:t>
            </w:r>
          </w:p>
        </w:tc>
        <w:tc>
          <w:tcPr>
            <w:tcW w:w="1218" w:type="dxa"/>
            <w:hideMark/>
          </w:tcPr>
          <w:p w:rsidRPr="00A02453" w:rsidR="00A02453" w:rsidP="00A02453" w:rsidRDefault="00A02453" w14:paraId="0F09C66B"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SAR (Sentinel-1) + optical</w:t>
            </w:r>
          </w:p>
        </w:tc>
        <w:tc>
          <w:tcPr>
            <w:tcW w:w="1199" w:type="dxa"/>
            <w:hideMark/>
          </w:tcPr>
          <w:p w:rsidRPr="00A02453" w:rsidR="00A02453" w:rsidP="00A02453" w:rsidRDefault="00A02453" w14:paraId="050DAFE5"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Global</w:t>
            </w:r>
          </w:p>
        </w:tc>
        <w:tc>
          <w:tcPr>
            <w:tcW w:w="1284" w:type="dxa"/>
            <w:hideMark/>
          </w:tcPr>
          <w:p w:rsidRPr="00A02453" w:rsidR="00A02453" w:rsidP="00A02453" w:rsidRDefault="00A02453" w14:paraId="7921A06E"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10 m</w:t>
            </w:r>
          </w:p>
        </w:tc>
        <w:tc>
          <w:tcPr>
            <w:tcW w:w="1980" w:type="dxa"/>
            <w:hideMark/>
          </w:tcPr>
          <w:p w:rsidRPr="00A02453" w:rsidR="00A02453" w:rsidP="00A02453" w:rsidRDefault="00A02453" w14:paraId="1A149DAA"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Built-up extent</w:t>
            </w:r>
          </w:p>
        </w:tc>
        <w:tc>
          <w:tcPr>
            <w:tcW w:w="1440" w:type="dxa"/>
            <w:hideMark/>
          </w:tcPr>
          <w:p w:rsidRPr="00A02453" w:rsidR="00A02453" w:rsidP="00A02453" w:rsidRDefault="00A02453" w14:paraId="23F1466C"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2015–2019</w:t>
            </w:r>
          </w:p>
        </w:tc>
        <w:tc>
          <w:tcPr>
            <w:tcW w:w="1620" w:type="dxa"/>
            <w:hideMark/>
          </w:tcPr>
          <w:p w:rsidRPr="00A02453" w:rsidR="00A02453" w:rsidP="00A02453" w:rsidRDefault="00A02453" w14:paraId="7A275188"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A02453">
              <w:rPr>
                <w:rFonts w:eastAsia="Times New Roman" w:cs="Times New Roman"/>
                <w:kern w:val="0"/>
                <w:szCs w:val="24"/>
                <w14:ligatures w14:val="none"/>
              </w:rPr>
              <w:t>~90% overall accuracy</w:t>
            </w:r>
          </w:p>
        </w:tc>
        <w:tc>
          <w:tcPr>
            <w:tcW w:w="1413" w:type="dxa"/>
            <w:hideMark/>
          </w:tcPr>
          <w:p w:rsidR="00A02453" w:rsidP="00A02453" w:rsidRDefault="005361D4" w14:paraId="13DDF11C" w14:textId="08BCE55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hyperlink w:history="1" r:id="rId76">
              <w:r w:rsidRPr="00C33FD8">
                <w:rPr>
                  <w:rStyle w:val="Hyperlink"/>
                  <w:rFonts w:eastAsia="Times New Roman" w:cs="Times New Roman"/>
                  <w:kern w:val="0"/>
                  <w:szCs w:val="24"/>
                  <w14:ligatures w14:val="none"/>
                </w:rPr>
                <w:t>https://geoservice.dlr.de/web/maps/eoc:wsf2019</w:t>
              </w:r>
            </w:hyperlink>
          </w:p>
          <w:p w:rsidRPr="00A02453" w:rsidR="005361D4" w:rsidP="00A02453" w:rsidRDefault="005361D4" w14:paraId="516FC65E" w14:textId="0EE1E12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p>
        </w:tc>
      </w:tr>
    </w:tbl>
    <w:p w:rsidR="00E10807" w:rsidRDefault="00E10807" w14:paraId="56FAE269" w14:textId="77777777">
      <w:pPr>
        <w:rPr>
          <w:rFonts w:cs="Times New Roman"/>
        </w:rPr>
      </w:pPr>
    </w:p>
    <w:p w:rsidRPr="005361D4" w:rsidR="005361D4" w:rsidP="005361D4" w:rsidRDefault="002D38DB" w14:paraId="2C160629" w14:textId="40EF36E1">
      <w:pPr>
        <w:rPr>
          <w:b/>
        </w:rPr>
      </w:pPr>
      <w:r w:rsidRPr="00A264A2">
        <w:rPr>
          <w:b/>
        </w:rPr>
        <w:t>Cropland / Agriculture</w:t>
      </w:r>
    </w:p>
    <w:tbl>
      <w:tblPr>
        <w:tblStyle w:val="GridTable1Light-Accent5"/>
        <w:tblpPr w:leftFromText="180" w:rightFromText="180" w:vertAnchor="text" w:horzAnchor="margin" w:tblpXSpec="center" w:tblpY="521"/>
        <w:tblW w:w="10771" w:type="dxa"/>
        <w:tblLayout w:type="fixed"/>
        <w:tblLook w:val="04A0" w:firstRow="1" w:lastRow="0" w:firstColumn="1" w:lastColumn="0" w:noHBand="0" w:noVBand="1"/>
      </w:tblPr>
      <w:tblGrid>
        <w:gridCol w:w="1070"/>
        <w:gridCol w:w="1445"/>
        <w:gridCol w:w="1170"/>
        <w:gridCol w:w="990"/>
        <w:gridCol w:w="2160"/>
        <w:gridCol w:w="1350"/>
        <w:gridCol w:w="1440"/>
        <w:gridCol w:w="1146"/>
      </w:tblGrid>
      <w:tr w:rsidRPr="002D38DB" w:rsidR="005361D4" w:rsidTr="005361D4" w14:paraId="59E4B08C" w14:textId="77777777">
        <w:trPr>
          <w:cnfStyle w:val="100000000000" w:firstRow="1" w:lastRow="0" w:firstColumn="0" w:lastColumn="0" w:oddVBand="0" w:evenVBand="0" w:oddHBand="0"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1070" w:type="dxa"/>
            <w:hideMark/>
          </w:tcPr>
          <w:p w:rsidRPr="002D38DB" w:rsidR="005361D4" w:rsidP="005361D4" w:rsidRDefault="005361D4" w14:paraId="6C594458" w14:textId="77777777">
            <w:pPr>
              <w:rPr>
                <w:rFonts w:cs="Times New Roman"/>
                <w:b w:val="0"/>
                <w:bCs w:val="0"/>
              </w:rPr>
            </w:pPr>
            <w:r w:rsidRPr="002D38DB">
              <w:rPr>
                <w:rFonts w:cs="Times New Roman"/>
              </w:rPr>
              <w:t>Prod</w:t>
            </w:r>
            <w:r>
              <w:rPr>
                <w:rFonts w:cs="Times New Roman"/>
              </w:rPr>
              <w:t>uc</w:t>
            </w:r>
            <w:r w:rsidRPr="002D38DB">
              <w:rPr>
                <w:rFonts w:cs="Times New Roman"/>
              </w:rPr>
              <w:t>t</w:t>
            </w:r>
          </w:p>
        </w:tc>
        <w:tc>
          <w:tcPr>
            <w:tcW w:w="1445" w:type="dxa"/>
            <w:hideMark/>
          </w:tcPr>
          <w:p w:rsidRPr="002D38DB" w:rsidR="005361D4" w:rsidP="005361D4" w:rsidRDefault="005361D4" w14:paraId="379FD722" w14:textId="77777777">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D38DB">
              <w:rPr>
                <w:rFonts w:cs="Times New Roman"/>
              </w:rPr>
              <w:t>Measurement method</w:t>
            </w:r>
          </w:p>
        </w:tc>
        <w:tc>
          <w:tcPr>
            <w:tcW w:w="1170" w:type="dxa"/>
            <w:hideMark/>
          </w:tcPr>
          <w:p w:rsidRPr="002D38DB" w:rsidR="005361D4" w:rsidP="005361D4" w:rsidRDefault="005361D4" w14:paraId="0A0D143D" w14:textId="77777777">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D38DB">
              <w:rPr>
                <w:rFonts w:cs="Times New Roman"/>
              </w:rPr>
              <w:t>Geographical coverage</w:t>
            </w:r>
          </w:p>
        </w:tc>
        <w:tc>
          <w:tcPr>
            <w:tcW w:w="990" w:type="dxa"/>
            <w:hideMark/>
          </w:tcPr>
          <w:p w:rsidRPr="002D38DB" w:rsidR="005361D4" w:rsidP="005361D4" w:rsidRDefault="005361D4" w14:paraId="32CE1651" w14:textId="77777777">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D38DB">
              <w:rPr>
                <w:rFonts w:cs="Times New Roman"/>
              </w:rPr>
              <w:t>Spatial resolution</w:t>
            </w:r>
          </w:p>
        </w:tc>
        <w:tc>
          <w:tcPr>
            <w:tcW w:w="2160" w:type="dxa"/>
            <w:hideMark/>
          </w:tcPr>
          <w:p w:rsidRPr="002D38DB" w:rsidR="005361D4" w:rsidP="005361D4" w:rsidRDefault="005361D4" w14:paraId="273AF712" w14:textId="77777777">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D38DB">
              <w:rPr>
                <w:rFonts w:cs="Times New Roman"/>
              </w:rPr>
              <w:t>Thematic resolution</w:t>
            </w:r>
          </w:p>
        </w:tc>
        <w:tc>
          <w:tcPr>
            <w:tcW w:w="1350" w:type="dxa"/>
            <w:hideMark/>
          </w:tcPr>
          <w:p w:rsidRPr="002D38DB" w:rsidR="005361D4" w:rsidP="005361D4" w:rsidRDefault="005361D4" w14:paraId="1C25389F" w14:textId="77777777">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D38DB">
              <w:rPr>
                <w:rFonts w:cs="Times New Roman"/>
              </w:rPr>
              <w:t>Temporal coverage</w:t>
            </w:r>
          </w:p>
        </w:tc>
        <w:tc>
          <w:tcPr>
            <w:tcW w:w="1440" w:type="dxa"/>
            <w:hideMark/>
          </w:tcPr>
          <w:p w:rsidRPr="002D38DB" w:rsidR="005361D4" w:rsidP="005361D4" w:rsidRDefault="005361D4" w14:paraId="5AF9DF63" w14:textId="77777777">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D38DB">
              <w:rPr>
                <w:rFonts w:cs="Times New Roman"/>
              </w:rPr>
              <w:t>Reported accuracy</w:t>
            </w:r>
          </w:p>
        </w:tc>
        <w:tc>
          <w:tcPr>
            <w:tcW w:w="1146" w:type="dxa"/>
            <w:hideMark/>
          </w:tcPr>
          <w:p w:rsidRPr="002D38DB" w:rsidR="005361D4" w:rsidP="005361D4" w:rsidRDefault="005361D4" w14:paraId="3EFBB893" w14:textId="77777777">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D38DB">
              <w:rPr>
                <w:rFonts w:cs="Times New Roman"/>
              </w:rPr>
              <w:t>Link</w:t>
            </w:r>
          </w:p>
        </w:tc>
      </w:tr>
      <w:tr w:rsidRPr="002D38DB" w:rsidR="005361D4" w:rsidTr="005361D4" w14:paraId="62D4CA8D" w14:textId="77777777">
        <w:trPr>
          <w:trHeight w:val="1036"/>
        </w:trPr>
        <w:tc>
          <w:tcPr>
            <w:cnfStyle w:val="001000000000" w:firstRow="0" w:lastRow="0" w:firstColumn="1" w:lastColumn="0" w:oddVBand="0" w:evenVBand="0" w:oddHBand="0" w:evenHBand="0" w:firstRowFirstColumn="0" w:firstRowLastColumn="0" w:lastRowFirstColumn="0" w:lastRowLastColumn="0"/>
            <w:tcW w:w="1070" w:type="dxa"/>
            <w:hideMark/>
          </w:tcPr>
          <w:p w:rsidRPr="002D38DB" w:rsidR="005361D4" w:rsidP="005361D4" w:rsidRDefault="005361D4" w14:paraId="3555E033" w14:textId="77777777">
            <w:pPr>
              <w:rPr>
                <w:rFonts w:cs="Times New Roman"/>
              </w:rPr>
            </w:pPr>
            <w:r w:rsidRPr="002D38DB">
              <w:rPr>
                <w:rFonts w:cs="Times New Roman"/>
              </w:rPr>
              <w:t>ESA World Cove</w:t>
            </w:r>
            <w:r w:rsidRPr="002D38DB">
              <w:rPr>
                <w:rFonts w:cs="Times New Roman"/>
                <w:b w:val="0"/>
                <w:bCs w:val="0"/>
              </w:rPr>
              <w:t>r</w:t>
            </w:r>
          </w:p>
        </w:tc>
        <w:tc>
          <w:tcPr>
            <w:tcW w:w="1445" w:type="dxa"/>
            <w:hideMark/>
          </w:tcPr>
          <w:p w:rsidRPr="002D38DB" w:rsidR="005361D4" w:rsidP="005361D4" w:rsidRDefault="005361D4" w14:paraId="3A86C93D"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Sentinel-1 &amp; Sentinel-2</w:t>
            </w:r>
          </w:p>
        </w:tc>
        <w:tc>
          <w:tcPr>
            <w:tcW w:w="1170" w:type="dxa"/>
            <w:hideMark/>
          </w:tcPr>
          <w:p w:rsidRPr="002D38DB" w:rsidR="005361D4" w:rsidP="005361D4" w:rsidRDefault="005361D4" w14:paraId="5FE2F24A"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Global</w:t>
            </w:r>
          </w:p>
        </w:tc>
        <w:tc>
          <w:tcPr>
            <w:tcW w:w="990" w:type="dxa"/>
            <w:hideMark/>
          </w:tcPr>
          <w:p w:rsidRPr="002D38DB" w:rsidR="005361D4" w:rsidP="005361D4" w:rsidRDefault="005361D4" w14:paraId="2075E584"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10 m</w:t>
            </w:r>
          </w:p>
        </w:tc>
        <w:tc>
          <w:tcPr>
            <w:tcW w:w="2160" w:type="dxa"/>
            <w:hideMark/>
          </w:tcPr>
          <w:p w:rsidRPr="002D38DB" w:rsidR="005361D4" w:rsidP="005361D4" w:rsidRDefault="005361D4" w14:paraId="65F2AA41"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Cropland class</w:t>
            </w:r>
          </w:p>
        </w:tc>
        <w:tc>
          <w:tcPr>
            <w:tcW w:w="1350" w:type="dxa"/>
            <w:hideMark/>
          </w:tcPr>
          <w:p w:rsidRPr="002D38DB" w:rsidR="005361D4" w:rsidP="005361D4" w:rsidRDefault="005361D4" w14:paraId="297A6D63"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2020–2021</w:t>
            </w:r>
          </w:p>
        </w:tc>
        <w:tc>
          <w:tcPr>
            <w:tcW w:w="1440" w:type="dxa"/>
            <w:hideMark/>
          </w:tcPr>
          <w:p w:rsidRPr="002D38DB" w:rsidR="005361D4" w:rsidP="005361D4" w:rsidRDefault="005361D4" w14:paraId="58C32669"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~75–85% (class-dependent)</w:t>
            </w:r>
          </w:p>
        </w:tc>
        <w:tc>
          <w:tcPr>
            <w:tcW w:w="1146" w:type="dxa"/>
            <w:hideMark/>
          </w:tcPr>
          <w:p w:rsidR="005361D4" w:rsidP="005361D4" w:rsidRDefault="005361D4" w14:paraId="51A573DE" w14:textId="77777777">
            <w:pPr>
              <w:cnfStyle w:val="000000000000" w:firstRow="0" w:lastRow="0" w:firstColumn="0" w:lastColumn="0" w:oddVBand="0" w:evenVBand="0" w:oddHBand="0" w:evenHBand="0" w:firstRowFirstColumn="0" w:firstRowLastColumn="0" w:lastRowFirstColumn="0" w:lastRowLastColumn="0"/>
              <w:rPr>
                <w:rFonts w:cs="Times New Roman"/>
              </w:rPr>
            </w:pPr>
            <w:hyperlink w:history="1" r:id="rId77">
              <w:r w:rsidRPr="000C7E0E">
                <w:rPr>
                  <w:rStyle w:val="Hyperlink"/>
                  <w:rFonts w:cs="Times New Roman"/>
                </w:rPr>
                <w:t>https://esa-worldcover.org/en</w:t>
              </w:r>
            </w:hyperlink>
          </w:p>
          <w:p w:rsidRPr="002D38DB" w:rsidR="005361D4" w:rsidP="005361D4" w:rsidRDefault="005361D4" w14:paraId="535AF0CD" w14:textId="77777777">
            <w:pPr>
              <w:cnfStyle w:val="000000000000" w:firstRow="0" w:lastRow="0" w:firstColumn="0" w:lastColumn="0" w:oddVBand="0" w:evenVBand="0" w:oddHBand="0" w:evenHBand="0" w:firstRowFirstColumn="0" w:firstRowLastColumn="0" w:lastRowFirstColumn="0" w:lastRowLastColumn="0"/>
              <w:rPr>
                <w:rFonts w:cs="Times New Roman"/>
              </w:rPr>
            </w:pPr>
          </w:p>
        </w:tc>
      </w:tr>
      <w:tr w:rsidRPr="002D38DB" w:rsidR="005361D4" w:rsidTr="005361D4" w14:paraId="3812ACA2" w14:textId="77777777">
        <w:trPr>
          <w:trHeight w:val="1020"/>
        </w:trPr>
        <w:tc>
          <w:tcPr>
            <w:cnfStyle w:val="001000000000" w:firstRow="0" w:lastRow="0" w:firstColumn="1" w:lastColumn="0" w:oddVBand="0" w:evenVBand="0" w:oddHBand="0" w:evenHBand="0" w:firstRowFirstColumn="0" w:firstRowLastColumn="0" w:lastRowFirstColumn="0" w:lastRowLastColumn="0"/>
            <w:tcW w:w="1070" w:type="dxa"/>
            <w:hideMark/>
          </w:tcPr>
          <w:p w:rsidRPr="002D38DB" w:rsidR="005361D4" w:rsidP="005361D4" w:rsidRDefault="005361D4" w14:paraId="186B7A83" w14:textId="77777777">
            <w:pPr>
              <w:rPr>
                <w:rFonts w:cs="Times New Roman"/>
              </w:rPr>
            </w:pPr>
            <w:r w:rsidRPr="002D38DB">
              <w:rPr>
                <w:rFonts w:cs="Times New Roman"/>
              </w:rPr>
              <w:t>GFSAD (Cropland Extent)</w:t>
            </w:r>
          </w:p>
        </w:tc>
        <w:tc>
          <w:tcPr>
            <w:tcW w:w="1445" w:type="dxa"/>
            <w:hideMark/>
          </w:tcPr>
          <w:p w:rsidRPr="002D38DB" w:rsidR="005361D4" w:rsidP="005361D4" w:rsidRDefault="005361D4" w14:paraId="6E47ADA8"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Multi-sensor optical</w:t>
            </w:r>
          </w:p>
        </w:tc>
        <w:tc>
          <w:tcPr>
            <w:tcW w:w="1170" w:type="dxa"/>
            <w:hideMark/>
          </w:tcPr>
          <w:p w:rsidRPr="002D38DB" w:rsidR="005361D4" w:rsidP="005361D4" w:rsidRDefault="005361D4" w14:paraId="4EDDFD77"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Global</w:t>
            </w:r>
          </w:p>
        </w:tc>
        <w:tc>
          <w:tcPr>
            <w:tcW w:w="990" w:type="dxa"/>
            <w:hideMark/>
          </w:tcPr>
          <w:p w:rsidRPr="002D38DB" w:rsidR="005361D4" w:rsidP="005361D4" w:rsidRDefault="005361D4" w14:paraId="3551ACC0"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30 m</w:t>
            </w:r>
          </w:p>
        </w:tc>
        <w:tc>
          <w:tcPr>
            <w:tcW w:w="2160" w:type="dxa"/>
            <w:hideMark/>
          </w:tcPr>
          <w:p w:rsidRPr="002D38DB" w:rsidR="005361D4" w:rsidP="005361D4" w:rsidRDefault="005361D4" w14:paraId="195D1885"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Cropland (binary)</w:t>
            </w:r>
          </w:p>
        </w:tc>
        <w:tc>
          <w:tcPr>
            <w:tcW w:w="1350" w:type="dxa"/>
            <w:hideMark/>
          </w:tcPr>
          <w:p w:rsidRPr="002D38DB" w:rsidR="005361D4" w:rsidP="005361D4" w:rsidRDefault="005361D4" w14:paraId="238266D5"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~2010–2015</w:t>
            </w:r>
          </w:p>
        </w:tc>
        <w:tc>
          <w:tcPr>
            <w:tcW w:w="1440" w:type="dxa"/>
            <w:hideMark/>
          </w:tcPr>
          <w:p w:rsidRPr="002D38DB" w:rsidR="005361D4" w:rsidP="005361D4" w:rsidRDefault="005361D4" w14:paraId="5CAFBBEA" w14:textId="77777777">
            <w:pPr>
              <w:cnfStyle w:val="000000000000" w:firstRow="0" w:lastRow="0" w:firstColumn="0" w:lastColumn="0" w:oddVBand="0" w:evenVBand="0" w:oddHBand="0" w:evenHBand="0" w:firstRowFirstColumn="0" w:firstRowLastColumn="0" w:lastRowFirstColumn="0" w:lastRowLastColumn="0"/>
              <w:rPr>
                <w:rFonts w:cs="Times New Roman"/>
              </w:rPr>
            </w:pPr>
            <w:r w:rsidRPr="002D38DB">
              <w:rPr>
                <w:rFonts w:cs="Times New Roman"/>
              </w:rPr>
              <w:t>~85%</w:t>
            </w:r>
          </w:p>
        </w:tc>
        <w:tc>
          <w:tcPr>
            <w:tcW w:w="1146" w:type="dxa"/>
            <w:hideMark/>
          </w:tcPr>
          <w:p w:rsidR="005361D4" w:rsidP="005361D4" w:rsidRDefault="005361D4" w14:paraId="5CC8E53C" w14:textId="77777777">
            <w:pPr>
              <w:cnfStyle w:val="000000000000" w:firstRow="0" w:lastRow="0" w:firstColumn="0" w:lastColumn="0" w:oddVBand="0" w:evenVBand="0" w:oddHBand="0" w:evenHBand="0" w:firstRowFirstColumn="0" w:firstRowLastColumn="0" w:lastRowFirstColumn="0" w:lastRowLastColumn="0"/>
              <w:rPr>
                <w:rFonts w:cs="Times New Roman"/>
              </w:rPr>
            </w:pPr>
            <w:hyperlink w:history="1" r:id="rId78">
              <w:r w:rsidRPr="000C7E0E">
                <w:rPr>
                  <w:rStyle w:val="Hyperlink"/>
                  <w:rFonts w:cs="Times New Roman"/>
                </w:rPr>
                <w:t>https://www.usgs.gov/apps/croplands/gfsadce30info</w:t>
              </w:r>
            </w:hyperlink>
          </w:p>
          <w:p w:rsidRPr="002D38DB" w:rsidR="005361D4" w:rsidP="005361D4" w:rsidRDefault="005361D4" w14:paraId="220F17D9" w14:textId="77777777">
            <w:pPr>
              <w:cnfStyle w:val="000000000000" w:firstRow="0" w:lastRow="0" w:firstColumn="0" w:lastColumn="0" w:oddVBand="0" w:evenVBand="0" w:oddHBand="0" w:evenHBand="0" w:firstRowFirstColumn="0" w:firstRowLastColumn="0" w:lastRowFirstColumn="0" w:lastRowLastColumn="0"/>
              <w:rPr>
                <w:rFonts w:cs="Times New Roman"/>
              </w:rPr>
            </w:pPr>
          </w:p>
        </w:tc>
      </w:tr>
      <w:tr w:rsidRPr="00147822" w:rsidR="005361D4" w:rsidTr="005361D4" w14:paraId="558022F0" w14:textId="77777777">
        <w:trPr>
          <w:trHeight w:val="1020"/>
        </w:trPr>
        <w:tc>
          <w:tcPr>
            <w:cnfStyle w:val="001000000000" w:firstRow="0" w:lastRow="0" w:firstColumn="1" w:lastColumn="0" w:oddVBand="0" w:evenVBand="0" w:oddHBand="0" w:evenHBand="0" w:firstRowFirstColumn="0" w:firstRowLastColumn="0" w:lastRowFirstColumn="0" w:lastRowLastColumn="0"/>
            <w:tcW w:w="1070" w:type="dxa"/>
            <w:hideMark/>
          </w:tcPr>
          <w:p w:rsidRPr="00147822" w:rsidR="005361D4" w:rsidP="005361D4" w:rsidRDefault="005361D4" w14:paraId="3F75A3A9" w14:textId="77777777">
            <w:pPr>
              <w:rPr>
                <w:rFonts w:cs="Times New Roman"/>
                <w:i/>
                <w:iCs/>
              </w:rPr>
            </w:pPr>
            <w:r w:rsidRPr="00147822">
              <w:rPr>
                <w:rFonts w:cs="Times New Roman"/>
                <w:i/>
                <w:iCs/>
              </w:rPr>
              <w:t>MODIS Land Cover (MCD12Q1)</w:t>
            </w:r>
          </w:p>
        </w:tc>
        <w:tc>
          <w:tcPr>
            <w:tcW w:w="1445" w:type="dxa"/>
            <w:hideMark/>
          </w:tcPr>
          <w:p w:rsidRPr="00147822" w:rsidR="005361D4" w:rsidP="005361D4" w:rsidRDefault="005361D4" w14:paraId="1F1457F3" w14:textId="77777777">
            <w:pPr>
              <w:cnfStyle w:val="000000000000" w:firstRow="0" w:lastRow="0" w:firstColumn="0" w:lastColumn="0" w:oddVBand="0" w:evenVBand="0" w:oddHBand="0" w:evenHBand="0" w:firstRowFirstColumn="0" w:firstRowLastColumn="0" w:lastRowFirstColumn="0" w:lastRowLastColumn="0"/>
              <w:rPr>
                <w:rFonts w:cs="Times New Roman"/>
                <w:i/>
                <w:iCs/>
              </w:rPr>
            </w:pPr>
            <w:r w:rsidRPr="00147822">
              <w:rPr>
                <w:rFonts w:cs="Times New Roman"/>
                <w:i/>
                <w:iCs/>
              </w:rPr>
              <w:t>MODIS optical</w:t>
            </w:r>
          </w:p>
        </w:tc>
        <w:tc>
          <w:tcPr>
            <w:tcW w:w="1170" w:type="dxa"/>
            <w:hideMark/>
          </w:tcPr>
          <w:p w:rsidRPr="00147822" w:rsidR="005361D4" w:rsidP="005361D4" w:rsidRDefault="005361D4" w14:paraId="6A7EB8AD" w14:textId="77777777">
            <w:pPr>
              <w:cnfStyle w:val="000000000000" w:firstRow="0" w:lastRow="0" w:firstColumn="0" w:lastColumn="0" w:oddVBand="0" w:evenVBand="0" w:oddHBand="0" w:evenHBand="0" w:firstRowFirstColumn="0" w:firstRowLastColumn="0" w:lastRowFirstColumn="0" w:lastRowLastColumn="0"/>
              <w:rPr>
                <w:rFonts w:cs="Times New Roman"/>
                <w:i/>
                <w:iCs/>
              </w:rPr>
            </w:pPr>
            <w:r w:rsidRPr="00147822">
              <w:rPr>
                <w:rFonts w:cs="Times New Roman"/>
                <w:i/>
                <w:iCs/>
              </w:rPr>
              <w:t>Global</w:t>
            </w:r>
          </w:p>
        </w:tc>
        <w:tc>
          <w:tcPr>
            <w:tcW w:w="990" w:type="dxa"/>
            <w:hideMark/>
          </w:tcPr>
          <w:p w:rsidRPr="00147822" w:rsidR="005361D4" w:rsidP="005361D4" w:rsidRDefault="005361D4" w14:paraId="1A7FB5EB" w14:textId="77777777">
            <w:pPr>
              <w:cnfStyle w:val="000000000000" w:firstRow="0" w:lastRow="0" w:firstColumn="0" w:lastColumn="0" w:oddVBand="0" w:evenVBand="0" w:oddHBand="0" w:evenHBand="0" w:firstRowFirstColumn="0" w:firstRowLastColumn="0" w:lastRowFirstColumn="0" w:lastRowLastColumn="0"/>
              <w:rPr>
                <w:rFonts w:cs="Times New Roman"/>
                <w:i/>
                <w:iCs/>
              </w:rPr>
            </w:pPr>
            <w:r w:rsidRPr="00147822">
              <w:rPr>
                <w:rFonts w:cs="Times New Roman"/>
                <w:i/>
                <w:iCs/>
              </w:rPr>
              <w:t>500 m</w:t>
            </w:r>
          </w:p>
        </w:tc>
        <w:tc>
          <w:tcPr>
            <w:tcW w:w="2160" w:type="dxa"/>
            <w:hideMark/>
          </w:tcPr>
          <w:p w:rsidRPr="00147822" w:rsidR="005361D4" w:rsidP="005361D4" w:rsidRDefault="005361D4" w14:paraId="3072AF85" w14:textId="77777777">
            <w:pPr>
              <w:cnfStyle w:val="000000000000" w:firstRow="0" w:lastRow="0" w:firstColumn="0" w:lastColumn="0" w:oddVBand="0" w:evenVBand="0" w:oddHBand="0" w:evenHBand="0" w:firstRowFirstColumn="0" w:firstRowLastColumn="0" w:lastRowFirstColumn="0" w:lastRowLastColumn="0"/>
              <w:rPr>
                <w:rFonts w:cs="Times New Roman"/>
                <w:i/>
                <w:iCs/>
              </w:rPr>
            </w:pPr>
            <w:r w:rsidRPr="00147822">
              <w:rPr>
                <w:rFonts w:cs="Times New Roman"/>
                <w:i/>
                <w:iCs/>
              </w:rPr>
              <w:t>Land cover classes</w:t>
            </w:r>
          </w:p>
        </w:tc>
        <w:tc>
          <w:tcPr>
            <w:tcW w:w="1350" w:type="dxa"/>
            <w:hideMark/>
          </w:tcPr>
          <w:p w:rsidRPr="00147822" w:rsidR="005361D4" w:rsidP="005361D4" w:rsidRDefault="005361D4" w14:paraId="3AC44F2B" w14:textId="77777777">
            <w:pPr>
              <w:cnfStyle w:val="000000000000" w:firstRow="0" w:lastRow="0" w:firstColumn="0" w:lastColumn="0" w:oddVBand="0" w:evenVBand="0" w:oddHBand="0" w:evenHBand="0" w:firstRowFirstColumn="0" w:firstRowLastColumn="0" w:lastRowFirstColumn="0" w:lastRowLastColumn="0"/>
              <w:rPr>
                <w:rFonts w:cs="Times New Roman"/>
                <w:i/>
                <w:iCs/>
              </w:rPr>
            </w:pPr>
            <w:r w:rsidRPr="00147822">
              <w:rPr>
                <w:rFonts w:cs="Times New Roman"/>
                <w:i/>
                <w:iCs/>
              </w:rPr>
              <w:t>Annual (2001–present)</w:t>
            </w:r>
          </w:p>
        </w:tc>
        <w:tc>
          <w:tcPr>
            <w:tcW w:w="1440" w:type="dxa"/>
            <w:hideMark/>
          </w:tcPr>
          <w:p w:rsidRPr="00147822" w:rsidR="005361D4" w:rsidP="005361D4" w:rsidRDefault="005361D4" w14:paraId="181DF3E6" w14:textId="77777777">
            <w:pPr>
              <w:cnfStyle w:val="000000000000" w:firstRow="0" w:lastRow="0" w:firstColumn="0" w:lastColumn="0" w:oddVBand="0" w:evenVBand="0" w:oddHBand="0" w:evenHBand="0" w:firstRowFirstColumn="0" w:firstRowLastColumn="0" w:lastRowFirstColumn="0" w:lastRowLastColumn="0"/>
              <w:rPr>
                <w:rFonts w:cs="Times New Roman"/>
                <w:i/>
                <w:iCs/>
              </w:rPr>
            </w:pPr>
            <w:r w:rsidRPr="00147822">
              <w:rPr>
                <w:rFonts w:cs="Times New Roman"/>
                <w:i/>
                <w:iCs/>
              </w:rPr>
              <w:t>~75%</w:t>
            </w:r>
          </w:p>
        </w:tc>
        <w:tc>
          <w:tcPr>
            <w:tcW w:w="1146" w:type="dxa"/>
            <w:hideMark/>
          </w:tcPr>
          <w:p w:rsidRPr="00147822" w:rsidR="005361D4" w:rsidP="005361D4" w:rsidRDefault="005361D4" w14:paraId="502278C6" w14:textId="77777777">
            <w:pPr>
              <w:cnfStyle w:val="000000000000" w:firstRow="0" w:lastRow="0" w:firstColumn="0" w:lastColumn="0" w:oddVBand="0" w:evenVBand="0" w:oddHBand="0" w:evenHBand="0" w:firstRowFirstColumn="0" w:firstRowLastColumn="0" w:lastRowFirstColumn="0" w:lastRowLastColumn="0"/>
              <w:rPr>
                <w:rFonts w:cs="Times New Roman"/>
                <w:i/>
                <w:iCs/>
              </w:rPr>
            </w:pPr>
            <w:hyperlink w:history="1" r:id="rId79">
              <w:r w:rsidRPr="00147822">
                <w:rPr>
                  <w:rStyle w:val="Hyperlink"/>
                  <w:rFonts w:cs="Times New Roman"/>
                  <w:i/>
                  <w:iCs/>
                </w:rPr>
                <w:t>https://lpdaac.usgs.gov/products/mcd12q2v061/</w:t>
              </w:r>
            </w:hyperlink>
          </w:p>
        </w:tc>
      </w:tr>
    </w:tbl>
    <w:p w:rsidRPr="00932366" w:rsidR="00A264A2" w:rsidP="00932366" w:rsidRDefault="005361D4" w14:paraId="1B498DC3" w14:textId="42268653">
      <w:pPr>
        <w:pStyle w:val="Caption"/>
      </w:pPr>
      <w:r>
        <w:t xml:space="preserve">Table </w:t>
      </w:r>
      <w:r>
        <w:fldChar w:fldCharType="begin"/>
      </w:r>
      <w:r>
        <w:instrText xml:space="preserve"> SEQ Table \* ARABIC </w:instrText>
      </w:r>
      <w:r>
        <w:fldChar w:fldCharType="separate"/>
      </w:r>
      <w:r w:rsidR="008208D7">
        <w:rPr>
          <w:noProof/>
        </w:rPr>
        <w:t>11</w:t>
      </w:r>
      <w:r>
        <w:fldChar w:fldCharType="end"/>
      </w:r>
      <w:r>
        <w:t xml:space="preserve"> :Global Cropland Datasets</w:t>
      </w:r>
    </w:p>
    <w:p w:rsidR="00147822" w:rsidP="00147822" w:rsidRDefault="00DD65A0" w14:paraId="692A4744" w14:textId="0872E512">
      <w:pPr>
        <w:pStyle w:val="Heading1"/>
      </w:pPr>
      <w:r>
        <w:t>A</w:t>
      </w:r>
      <w:r w:rsidR="00147822">
        <w:t xml:space="preserve">nnex </w:t>
      </w:r>
      <w:r w:rsidR="00390046">
        <w:t xml:space="preserve">B: </w:t>
      </w:r>
    </w:p>
    <w:p w:rsidRPr="00147822" w:rsidR="00147822" w:rsidP="00147822" w:rsidRDefault="00147822" w14:paraId="06A08231" w14:textId="77777777"/>
    <w:p w:rsidR="00DD65A0" w:rsidP="0084293A" w:rsidRDefault="00147822" w14:paraId="715BF26B" w14:textId="1EC516A6">
      <w:pPr>
        <w:pStyle w:val="Heading2"/>
      </w:pPr>
      <w:bookmarkStart w:name="_B.1_Batch_Processing" w:id="97"/>
      <w:bookmarkEnd w:id="97"/>
      <w:r>
        <w:t>B.1 Batch Processing and Automation</w:t>
      </w:r>
    </w:p>
    <w:p w:rsidR="00390046" w:rsidRDefault="00390046" w14:paraId="58E2ECFD" w14:textId="77777777">
      <w:pPr>
        <w:rPr>
          <w:rFonts w:cs="Times New Roman"/>
        </w:rPr>
      </w:pPr>
    </w:p>
    <w:p w:rsidR="00E10807" w:rsidRDefault="005D3858" w14:paraId="4E0AEC4F" w14:textId="48FD92C4">
      <w:pPr>
        <w:rPr>
          <w:rFonts w:cs="Times New Roman"/>
        </w:rPr>
      </w:pPr>
      <w:r>
        <w:rPr>
          <w:rFonts w:cs="Times New Roman"/>
        </w:rPr>
        <w:t xml:space="preserve">Batch processing </w:t>
      </w:r>
      <w:r w:rsidR="00B555C9">
        <w:rPr>
          <w:rFonts w:cs="Times New Roman"/>
        </w:rPr>
        <w:t xml:space="preserve">is an effective option when carrying out </w:t>
      </w:r>
      <w:r w:rsidR="00770570">
        <w:rPr>
          <w:rFonts w:cs="Times New Roman"/>
        </w:rPr>
        <w:t>repetitive,</w:t>
      </w:r>
      <w:r w:rsidR="00B70B2F">
        <w:rPr>
          <w:rFonts w:cs="Times New Roman"/>
        </w:rPr>
        <w:t xml:space="preserve"> rule-based operations where inputs change but remain consistent.</w:t>
      </w:r>
      <w:r w:rsidR="00770570">
        <w:rPr>
          <w:rFonts w:cs="Times New Roman"/>
        </w:rPr>
        <w:t xml:space="preserve"> Batch processing allows for</w:t>
      </w:r>
      <w:r w:rsidR="003F1C34">
        <w:rPr>
          <w:rFonts w:cs="Times New Roman"/>
        </w:rPr>
        <w:t xml:space="preserve"> </w:t>
      </w:r>
      <w:r w:rsidR="003278C9">
        <w:rPr>
          <w:rFonts w:cs="Times New Roman"/>
        </w:rPr>
        <w:t>efficient,</w:t>
      </w:r>
      <w:r w:rsidR="003F1C34">
        <w:rPr>
          <w:rFonts w:cs="Times New Roman"/>
        </w:rPr>
        <w:t xml:space="preserve"> consistent </w:t>
      </w:r>
      <w:r w:rsidR="000D4BAD">
        <w:rPr>
          <w:rFonts w:cs="Times New Roman"/>
        </w:rPr>
        <w:t xml:space="preserve">and </w:t>
      </w:r>
      <w:r w:rsidR="00857E59">
        <w:rPr>
          <w:rFonts w:cs="Times New Roman"/>
        </w:rPr>
        <w:t xml:space="preserve">shortened data </w:t>
      </w:r>
      <w:r w:rsidR="000D4BAD">
        <w:rPr>
          <w:rFonts w:cs="Times New Roman"/>
        </w:rPr>
        <w:t>processing</w:t>
      </w:r>
      <w:r w:rsidR="00857E59">
        <w:rPr>
          <w:rFonts w:cs="Times New Roman"/>
        </w:rPr>
        <w:t>.</w:t>
      </w:r>
    </w:p>
    <w:p w:rsidR="00857E59" w:rsidRDefault="00857E59" w14:paraId="321E3341" w14:textId="184AFECE">
      <w:pPr>
        <w:rPr>
          <w:rFonts w:cs="Times New Roman"/>
        </w:rPr>
      </w:pPr>
      <w:r>
        <w:rPr>
          <w:rFonts w:cs="Times New Roman"/>
        </w:rPr>
        <w:t xml:space="preserve">In the Primary Forest Finder, </w:t>
      </w:r>
      <w:r w:rsidR="006A30A0">
        <w:rPr>
          <w:rFonts w:cs="Times New Roman"/>
        </w:rPr>
        <w:t>the following steps can be batched:</w:t>
      </w:r>
    </w:p>
    <w:p w:rsidR="006A30A0" w:rsidP="006A30A0" w:rsidRDefault="006A30A0" w14:paraId="66226E29" w14:textId="0A05D010">
      <w:pPr>
        <w:pStyle w:val="ListParagraph"/>
        <w:numPr>
          <w:ilvl w:val="0"/>
          <w:numId w:val="1"/>
        </w:numPr>
        <w:rPr>
          <w:rFonts w:cs="Times New Roman"/>
        </w:rPr>
      </w:pPr>
      <w:r>
        <w:rPr>
          <w:rFonts w:cs="Times New Roman"/>
        </w:rPr>
        <w:t>Clipping analysis layers to the AOI</w:t>
      </w:r>
    </w:p>
    <w:p w:rsidR="006A30A0" w:rsidP="006A30A0" w:rsidRDefault="00402587" w14:paraId="08B4B32D" w14:textId="55A417D0">
      <w:pPr>
        <w:pStyle w:val="ListParagraph"/>
        <w:numPr>
          <w:ilvl w:val="0"/>
          <w:numId w:val="1"/>
        </w:numPr>
        <w:rPr>
          <w:rFonts w:cs="Times New Roman"/>
        </w:rPr>
      </w:pPr>
      <w:r>
        <w:rPr>
          <w:rFonts w:cs="Times New Roman"/>
        </w:rPr>
        <w:t>Reprojecting layers</w:t>
      </w:r>
    </w:p>
    <w:p w:rsidR="00402587" w:rsidP="006A30A0" w:rsidRDefault="00402587" w14:paraId="1091CB1C" w14:textId="50062C0C">
      <w:pPr>
        <w:pStyle w:val="ListParagraph"/>
        <w:numPr>
          <w:ilvl w:val="0"/>
          <w:numId w:val="1"/>
        </w:numPr>
        <w:rPr>
          <w:rFonts w:cs="Times New Roman"/>
        </w:rPr>
      </w:pPr>
      <w:r>
        <w:rPr>
          <w:rFonts w:cs="Times New Roman"/>
        </w:rPr>
        <w:t>Rasterization</w:t>
      </w:r>
    </w:p>
    <w:p w:rsidR="00402587" w:rsidP="006A30A0" w:rsidRDefault="00402587" w14:paraId="535C7054" w14:textId="11B701D2">
      <w:pPr>
        <w:pStyle w:val="ListParagraph"/>
        <w:numPr>
          <w:ilvl w:val="0"/>
          <w:numId w:val="1"/>
        </w:numPr>
        <w:rPr>
          <w:rFonts w:cs="Times New Roman"/>
        </w:rPr>
      </w:pPr>
      <w:r>
        <w:rPr>
          <w:rFonts w:cs="Times New Roman"/>
        </w:rPr>
        <w:t>Generation of proximity layers</w:t>
      </w:r>
    </w:p>
    <w:p w:rsidR="00402587" w:rsidP="006A30A0" w:rsidRDefault="007E5341" w14:paraId="4F06F637" w14:textId="38AF05F2">
      <w:pPr>
        <w:pStyle w:val="ListParagraph"/>
        <w:numPr>
          <w:ilvl w:val="0"/>
          <w:numId w:val="1"/>
        </w:numPr>
        <w:rPr>
          <w:rFonts w:cs="Times New Roman"/>
        </w:rPr>
      </w:pPr>
      <w:r>
        <w:rPr>
          <w:rFonts w:cs="Times New Roman"/>
        </w:rPr>
        <w:t>Thresholding distance rasters into binary buffers</w:t>
      </w:r>
    </w:p>
    <w:p w:rsidR="007E5341" w:rsidP="006A30A0" w:rsidRDefault="007E5341" w14:paraId="3903B871" w14:textId="4B68F9EA">
      <w:pPr>
        <w:pStyle w:val="ListParagraph"/>
        <w:numPr>
          <w:ilvl w:val="0"/>
          <w:numId w:val="1"/>
        </w:numPr>
        <w:rPr>
          <w:rFonts w:cs="Times New Roman"/>
        </w:rPr>
      </w:pPr>
      <w:r>
        <w:rPr>
          <w:rFonts w:cs="Times New Roman"/>
        </w:rPr>
        <w:t xml:space="preserve">Aligning rasters </w:t>
      </w:r>
      <w:r w:rsidR="00407C2A">
        <w:rPr>
          <w:rFonts w:cs="Times New Roman"/>
        </w:rPr>
        <w:t>to the reference</w:t>
      </w:r>
      <w:r>
        <w:rPr>
          <w:rFonts w:cs="Times New Roman"/>
        </w:rPr>
        <w:t xml:space="preserve"> raster</w:t>
      </w:r>
    </w:p>
    <w:p w:rsidRPr="006A30A0" w:rsidR="00407C2A" w:rsidP="006A30A0" w:rsidRDefault="00407C2A" w14:paraId="619983D9" w14:textId="61850EF0">
      <w:pPr>
        <w:pStyle w:val="ListParagraph"/>
        <w:numPr>
          <w:ilvl w:val="0"/>
          <w:numId w:val="1"/>
        </w:numPr>
        <w:rPr>
          <w:rFonts w:cs="Times New Roman"/>
        </w:rPr>
      </w:pPr>
      <w:r>
        <w:rPr>
          <w:rFonts w:cs="Times New Roman"/>
        </w:rPr>
        <w:t>Data type conversion</w:t>
      </w:r>
    </w:p>
    <w:p w:rsidR="00857E59" w:rsidRDefault="00857E59" w14:paraId="1E6A7765" w14:textId="77777777">
      <w:pPr>
        <w:rPr>
          <w:rFonts w:cs="Times New Roman"/>
        </w:rPr>
      </w:pPr>
    </w:p>
    <w:p w:rsidR="00E10807" w:rsidRDefault="00407C2A" w14:paraId="0B2D9799" w14:textId="644D8746">
      <w:pPr>
        <w:rPr>
          <w:rFonts w:cs="Times New Roman"/>
        </w:rPr>
      </w:pPr>
      <w:r>
        <w:rPr>
          <w:rFonts w:cs="Times New Roman"/>
        </w:rPr>
        <w:t>Batch Processing in QGIS;</w:t>
      </w:r>
    </w:p>
    <w:p w:rsidRPr="0016158D" w:rsidR="006D207D" w:rsidP="0016158D" w:rsidRDefault="006D207D" w14:paraId="1FB29FFB" w14:textId="19318260">
      <w:pPr>
        <w:pStyle w:val="ListParagraph"/>
        <w:numPr>
          <w:ilvl w:val="0"/>
          <w:numId w:val="41"/>
        </w:numPr>
        <w:rPr>
          <w:rFonts w:cs="Times New Roman"/>
          <w:b/>
          <w:bCs/>
        </w:rPr>
      </w:pPr>
      <w:r w:rsidRPr="0016158D">
        <w:rPr>
          <w:rFonts w:cs="Times New Roman"/>
          <w:b/>
          <w:bCs/>
        </w:rPr>
        <w:t>Execute as Batch Process</w:t>
      </w:r>
    </w:p>
    <w:p w:rsidR="006D207D" w:rsidRDefault="006D207D" w14:paraId="4ECBBED0" w14:textId="5076387E">
      <w:pPr>
        <w:rPr>
          <w:rFonts w:cs="Times New Roman"/>
        </w:rPr>
      </w:pPr>
      <w:r>
        <w:rPr>
          <w:rFonts w:cs="Times New Roman"/>
        </w:rPr>
        <w:t xml:space="preserve">This is best when </w:t>
      </w:r>
      <w:r w:rsidR="00C82BCD">
        <w:rPr>
          <w:rFonts w:cs="Times New Roman"/>
        </w:rPr>
        <w:t>one needs to run one tool repeatedly on a list of inputs.</w:t>
      </w:r>
    </w:p>
    <w:p w:rsidRPr="007A282F" w:rsidR="00911ECD" w:rsidP="007A282F" w:rsidRDefault="00BE2AAC" w14:paraId="1FDD5CE0" w14:textId="1F67EEB3">
      <w:pPr>
        <w:pStyle w:val="ListParagraph"/>
        <w:numPr>
          <w:ilvl w:val="0"/>
          <w:numId w:val="40"/>
        </w:numPr>
        <w:rPr>
          <w:rFonts w:cs="Times New Roman"/>
        </w:rPr>
      </w:pPr>
      <w:r w:rsidRPr="007A282F">
        <w:rPr>
          <w:rFonts w:cs="Times New Roman"/>
        </w:rPr>
        <w:t>Navig</w:t>
      </w:r>
      <w:r w:rsidRPr="007A282F" w:rsidR="00A201A3">
        <w:rPr>
          <w:rFonts w:cs="Times New Roman"/>
        </w:rPr>
        <w:t xml:space="preserve">ate to the Processing Toolbox </w:t>
      </w:r>
      <w:r w:rsidRPr="007A282F" w:rsidR="007A282F">
        <w:rPr>
          <w:rFonts w:cs="Times New Roman"/>
        </w:rPr>
        <w:t>(</w:t>
      </w:r>
      <w:r w:rsidRPr="007A282F" w:rsidR="007A282F">
        <w:rPr>
          <w:rFonts w:cs="Times New Roman"/>
          <w:b/>
          <w:bCs/>
        </w:rPr>
        <w:t>Processing</w:t>
      </w:r>
      <w:r w:rsidRPr="007A282F" w:rsidR="00A201A3">
        <w:rPr>
          <w:rFonts w:cs="Times New Roman"/>
          <w:b/>
          <w:bCs/>
        </w:rPr>
        <w:t xml:space="preserve"> &gt; Toolbox</w:t>
      </w:r>
      <w:r w:rsidRPr="007A282F" w:rsidR="00A201A3">
        <w:rPr>
          <w:rFonts w:cs="Times New Roman"/>
        </w:rPr>
        <w:t>)</w:t>
      </w:r>
    </w:p>
    <w:p w:rsidR="00A201A3" w:rsidP="007A282F" w:rsidRDefault="00A201A3" w14:paraId="35B91593" w14:textId="2BC8AA16">
      <w:pPr>
        <w:pStyle w:val="ListParagraph"/>
        <w:numPr>
          <w:ilvl w:val="0"/>
          <w:numId w:val="40"/>
        </w:numPr>
        <w:rPr>
          <w:rFonts w:cs="Times New Roman"/>
          <w:b/>
          <w:bCs/>
        </w:rPr>
      </w:pPr>
      <w:r w:rsidRPr="007A282F">
        <w:rPr>
          <w:rFonts w:cs="Times New Roman"/>
        </w:rPr>
        <w:t xml:space="preserve">Locate the desired </w:t>
      </w:r>
      <w:r w:rsidRPr="007A282F" w:rsidR="007A282F">
        <w:rPr>
          <w:rFonts w:cs="Times New Roman"/>
        </w:rPr>
        <w:t xml:space="preserve">tool. Right-click on the tool and select the </w:t>
      </w:r>
      <w:r w:rsidRPr="007A282F" w:rsidR="007A282F">
        <w:rPr>
          <w:rFonts w:cs="Times New Roman"/>
          <w:b/>
          <w:bCs/>
        </w:rPr>
        <w:t>Execute as Batch Process</w:t>
      </w:r>
      <w:r w:rsidR="007A282F">
        <w:rPr>
          <w:rFonts w:cs="Times New Roman"/>
          <w:b/>
          <w:bCs/>
        </w:rPr>
        <w:t>.</w:t>
      </w:r>
    </w:p>
    <w:p w:rsidRPr="0016158D" w:rsidR="0016158D" w:rsidP="0016158D" w:rsidRDefault="00C111D3" w14:paraId="39971095" w14:textId="09A3AB69">
      <w:pPr>
        <w:pStyle w:val="ListParagraph"/>
        <w:numPr>
          <w:ilvl w:val="0"/>
          <w:numId w:val="40"/>
        </w:numPr>
        <w:rPr>
          <w:rFonts w:cs="Times New Roman"/>
        </w:rPr>
      </w:pPr>
      <w:r w:rsidRPr="00C111D3">
        <w:rPr>
          <w:rFonts w:cs="Times New Roman"/>
        </w:rPr>
        <w:t>Set the parameters as you would normally before running the analysis.</w:t>
      </w:r>
    </w:p>
    <w:p w:rsidR="00E10807" w:rsidP="0016158D" w:rsidRDefault="0016158D" w14:paraId="58A8E312" w14:textId="14E04A88">
      <w:pPr>
        <w:pStyle w:val="Caption"/>
        <w:ind w:left="2880"/>
        <w:rPr>
          <w:rFonts w:cs="Times New Roman"/>
        </w:rPr>
      </w:pPr>
      <w:r>
        <w:t xml:space="preserve">Figure </w:t>
      </w:r>
      <w:r>
        <w:fldChar w:fldCharType="begin"/>
      </w:r>
      <w:r>
        <w:instrText xml:space="preserve"> SEQ Figure \* ARABIC </w:instrText>
      </w:r>
      <w:r>
        <w:fldChar w:fldCharType="separate"/>
      </w:r>
      <w:r w:rsidR="00EE130A">
        <w:rPr>
          <w:noProof/>
        </w:rPr>
        <w:t>21</w:t>
      </w:r>
      <w:r>
        <w:fldChar w:fldCharType="end"/>
      </w:r>
      <w:r>
        <w:t xml:space="preserve"> : Batch Processing in QGIS</w:t>
      </w:r>
    </w:p>
    <w:p w:rsidR="00E10807" w:rsidRDefault="0016158D" w14:paraId="6752F690" w14:textId="06535F10">
      <w:pPr>
        <w:rPr>
          <w:rFonts w:cs="Times New Roman"/>
        </w:rPr>
      </w:pPr>
      <w:r>
        <w:rPr>
          <w:rFonts w:cs="Times New Roman"/>
          <w:noProof/>
        </w:rPr>
        <w:drawing>
          <wp:inline distT="0" distB="0" distL="0" distR="0" wp14:anchorId="47729CBD" wp14:editId="222B0424">
            <wp:extent cx="6592281" cy="2484783"/>
            <wp:effectExtent l="0" t="0" r="0" b="0"/>
            <wp:docPr id="4628815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8152" name="Picture 3"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27204" cy="2497946"/>
                    </a:xfrm>
                    <a:prstGeom prst="rect">
                      <a:avLst/>
                    </a:prstGeom>
                  </pic:spPr>
                </pic:pic>
              </a:graphicData>
            </a:graphic>
          </wp:inline>
        </w:drawing>
      </w:r>
    </w:p>
    <w:p w:rsidRPr="005073AB" w:rsidR="00E10807" w:rsidP="005073AB" w:rsidRDefault="0016158D" w14:paraId="0252E92E" w14:textId="417EA953">
      <w:pPr>
        <w:pStyle w:val="ListParagraph"/>
        <w:numPr>
          <w:ilvl w:val="0"/>
          <w:numId w:val="41"/>
        </w:numPr>
        <w:rPr>
          <w:rFonts w:cs="Times New Roman"/>
          <w:b/>
          <w:bCs/>
        </w:rPr>
      </w:pPr>
      <w:r w:rsidRPr="005073AB">
        <w:rPr>
          <w:rFonts w:cs="Times New Roman"/>
          <w:b/>
          <w:bCs/>
        </w:rPr>
        <w:t>Graphical Modeler</w:t>
      </w:r>
    </w:p>
    <w:p w:rsidR="00E10807" w:rsidRDefault="00EA55B7" w14:paraId="6FDE393E" w14:textId="1EA32406">
      <w:pPr>
        <w:rPr>
          <w:rFonts w:cs="Times New Roman"/>
        </w:rPr>
      </w:pPr>
      <w:r>
        <w:rPr>
          <w:rFonts w:cs="Times New Roman"/>
        </w:rPr>
        <w:t>The QGIS graphical modeler allows the creation of custom workflows by chaining multiple processing algorithms together.</w:t>
      </w:r>
      <w:r w:rsidR="003B38C7">
        <w:rPr>
          <w:rFonts w:cs="Times New Roman"/>
        </w:rPr>
        <w:t xml:space="preserve"> Models are best if the same logic needs to be applied across different temporal or geographical </w:t>
      </w:r>
      <w:r w:rsidR="006A0F11">
        <w:rPr>
          <w:rFonts w:cs="Times New Roman"/>
        </w:rPr>
        <w:t>scales.</w:t>
      </w:r>
    </w:p>
    <w:p w:rsidR="005C6997" w:rsidRDefault="005C6997" w14:paraId="4AB41C64" w14:textId="73A9BED0">
      <w:pPr>
        <w:rPr>
          <w:rFonts w:cs="Times New Roman"/>
        </w:rPr>
      </w:pPr>
      <w:r>
        <w:rPr>
          <w:rFonts w:cs="Times New Roman"/>
        </w:rPr>
        <w:t xml:space="preserve">To create a </w:t>
      </w:r>
      <w:r w:rsidR="003B38C7">
        <w:rPr>
          <w:rFonts w:cs="Times New Roman"/>
        </w:rPr>
        <w:t>model in QGIS</w:t>
      </w:r>
      <w:r w:rsidR="006A0F11">
        <w:rPr>
          <w:rFonts w:cs="Times New Roman"/>
        </w:rPr>
        <w:t>,</w:t>
      </w:r>
    </w:p>
    <w:p w:rsidRPr="00180BF2" w:rsidR="006A0F11" w:rsidP="00180BF2" w:rsidRDefault="006A0F11" w14:paraId="6897A6D1" w14:textId="4D00D1E4">
      <w:pPr>
        <w:pStyle w:val="ListParagraph"/>
        <w:numPr>
          <w:ilvl w:val="0"/>
          <w:numId w:val="42"/>
        </w:numPr>
        <w:rPr>
          <w:rFonts w:cs="Times New Roman"/>
          <w:b/>
          <w:bCs/>
        </w:rPr>
      </w:pPr>
      <w:r w:rsidRPr="00180BF2">
        <w:rPr>
          <w:rFonts w:cs="Times New Roman"/>
        </w:rPr>
        <w:t xml:space="preserve">Navigate to </w:t>
      </w:r>
      <w:r w:rsidRPr="00180BF2">
        <w:rPr>
          <w:rFonts w:cs="Times New Roman"/>
          <w:b/>
          <w:bCs/>
        </w:rPr>
        <w:t>Processing &gt; Graphical Modeler</w:t>
      </w:r>
    </w:p>
    <w:p w:rsidRPr="00180BF2" w:rsidR="006A0F11" w:rsidP="00180BF2" w:rsidRDefault="00EA58E6" w14:paraId="780B5907" w14:textId="0892E021">
      <w:pPr>
        <w:pStyle w:val="ListParagraph"/>
        <w:numPr>
          <w:ilvl w:val="0"/>
          <w:numId w:val="42"/>
        </w:numPr>
        <w:rPr>
          <w:rFonts w:cs="Times New Roman"/>
        </w:rPr>
      </w:pPr>
      <w:r w:rsidRPr="00180BF2">
        <w:rPr>
          <w:rFonts w:cs="Times New Roman"/>
        </w:rPr>
        <w:t xml:space="preserve">Design the model by </w:t>
      </w:r>
      <w:r w:rsidRPr="00180BF2" w:rsidR="00180BF2">
        <w:rPr>
          <w:rFonts w:cs="Times New Roman"/>
        </w:rPr>
        <w:t>adding</w:t>
      </w:r>
      <w:r w:rsidRPr="00180BF2">
        <w:rPr>
          <w:rFonts w:cs="Times New Roman"/>
        </w:rPr>
        <w:t xml:space="preserve"> puts, algorithms and </w:t>
      </w:r>
      <w:r w:rsidRPr="00180BF2" w:rsidR="00F63C98">
        <w:rPr>
          <w:rFonts w:cs="Times New Roman"/>
        </w:rPr>
        <w:t>outputs.</w:t>
      </w:r>
    </w:p>
    <w:p w:rsidRPr="00180BF2" w:rsidR="00EA58E6" w:rsidP="00180BF2" w:rsidRDefault="00EA58E6" w14:paraId="69C4A99C" w14:textId="5E6EC60C">
      <w:pPr>
        <w:pStyle w:val="ListParagraph"/>
        <w:numPr>
          <w:ilvl w:val="0"/>
          <w:numId w:val="42"/>
        </w:numPr>
        <w:rPr>
          <w:rFonts w:cs="Times New Roman"/>
        </w:rPr>
      </w:pPr>
      <w:r w:rsidRPr="00180BF2">
        <w:rPr>
          <w:rFonts w:cs="Times New Roman"/>
        </w:rPr>
        <w:t xml:space="preserve">Connecting the </w:t>
      </w:r>
      <w:r w:rsidRPr="00180BF2" w:rsidR="00180BF2">
        <w:rPr>
          <w:rFonts w:cs="Times New Roman"/>
        </w:rPr>
        <w:t>components</w:t>
      </w:r>
      <w:r w:rsidRPr="00180BF2">
        <w:rPr>
          <w:rFonts w:cs="Times New Roman"/>
        </w:rPr>
        <w:t xml:space="preserve"> defines the processing </w:t>
      </w:r>
      <w:r w:rsidRPr="00180BF2" w:rsidR="00F63C98">
        <w:rPr>
          <w:rFonts w:cs="Times New Roman"/>
        </w:rPr>
        <w:t>sequence.</w:t>
      </w:r>
    </w:p>
    <w:p w:rsidRPr="00180BF2" w:rsidR="00EA58E6" w:rsidP="00180BF2" w:rsidRDefault="00180BF2" w14:paraId="2508FBF3" w14:textId="57250D8C">
      <w:pPr>
        <w:pStyle w:val="ListParagraph"/>
        <w:numPr>
          <w:ilvl w:val="0"/>
          <w:numId w:val="42"/>
        </w:numPr>
        <w:rPr>
          <w:rFonts w:cs="Times New Roman"/>
        </w:rPr>
      </w:pPr>
      <w:r w:rsidRPr="00180BF2">
        <w:rPr>
          <w:rFonts w:cs="Times New Roman"/>
        </w:rPr>
        <w:t xml:space="preserve">Save the model for future use/ </w:t>
      </w:r>
      <w:r w:rsidRPr="00180BF2" w:rsidR="00F63C98">
        <w:rPr>
          <w:rFonts w:cs="Times New Roman"/>
        </w:rPr>
        <w:t>reuse.</w:t>
      </w:r>
    </w:p>
    <w:p w:rsidR="00E10807" w:rsidRDefault="00E10807" w14:paraId="2B7D2EF6" w14:textId="77777777">
      <w:pPr>
        <w:rPr>
          <w:rFonts w:cs="Times New Roman"/>
        </w:rPr>
      </w:pPr>
    </w:p>
    <w:p w:rsidR="000C5810" w:rsidP="000C5810" w:rsidRDefault="000C5810" w14:paraId="0C012BB9" w14:textId="13BEC580">
      <w:pPr>
        <w:pStyle w:val="Caption"/>
        <w:rPr>
          <w:rFonts w:cs="Times New Roman"/>
          <w:noProof/>
        </w:rPr>
      </w:pPr>
      <w:r>
        <w:t xml:space="preserve">                                                                   Figure </w:t>
      </w:r>
      <w:r>
        <w:fldChar w:fldCharType="begin"/>
      </w:r>
      <w:r>
        <w:instrText xml:space="preserve"> SEQ Figure \* ARABIC </w:instrText>
      </w:r>
      <w:r>
        <w:fldChar w:fldCharType="separate"/>
      </w:r>
      <w:r w:rsidR="00EE130A">
        <w:rPr>
          <w:noProof/>
        </w:rPr>
        <w:t>22</w:t>
      </w:r>
      <w:r>
        <w:fldChar w:fldCharType="end"/>
      </w:r>
      <w:r>
        <w:t>: QGIS Model Builder</w:t>
      </w:r>
    </w:p>
    <w:p w:rsidR="00E10807" w:rsidRDefault="000C5810" w14:paraId="3B856A5B" w14:textId="2903A5ED">
      <w:pPr>
        <w:rPr>
          <w:rFonts w:cs="Times New Roman"/>
        </w:rPr>
      </w:pPr>
      <w:r>
        <w:rPr>
          <w:rFonts w:cs="Times New Roman"/>
          <w:noProof/>
        </w:rPr>
        <w:drawing>
          <wp:inline distT="0" distB="0" distL="0" distR="0" wp14:anchorId="07157F80" wp14:editId="4A00F7B0">
            <wp:extent cx="6470374" cy="3031951"/>
            <wp:effectExtent l="19050" t="19050" r="26035" b="16510"/>
            <wp:docPr id="112820765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7654" name="Picture 4" descr="A screenshot of a computer&#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479424" cy="3036192"/>
                    </a:xfrm>
                    <a:prstGeom prst="rect">
                      <a:avLst/>
                    </a:prstGeom>
                    <a:ln>
                      <a:solidFill>
                        <a:schemeClr val="tx1"/>
                      </a:solidFill>
                    </a:ln>
                  </pic:spPr>
                </pic:pic>
              </a:graphicData>
            </a:graphic>
          </wp:inline>
        </w:drawing>
      </w:r>
    </w:p>
    <w:p w:rsidR="00E10807" w:rsidRDefault="00E10807" w14:paraId="30A92CB7" w14:textId="77777777">
      <w:pPr>
        <w:rPr>
          <w:rFonts w:cs="Times New Roman"/>
        </w:rPr>
      </w:pPr>
    </w:p>
    <w:p w:rsidR="00B561BA" w:rsidRDefault="00B561BA" w14:paraId="3AE2BD50" w14:textId="58616DE7">
      <w:pPr>
        <w:rPr>
          <w:rFonts w:cs="Times New Roman"/>
        </w:rPr>
      </w:pPr>
    </w:p>
    <w:sectPr w:rsidR="00B561BA" w:rsidSect="004C396A">
      <w:footerReference w:type="default" r:id="rId81"/>
      <w:pgSz w:w="12240" w:h="15840" w:orient="portrait"/>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R" w:author="Rotich, Ann (NFOA)" w:date="2025-12-08T11:59:00Z" w:id="0">
    <w:p w:rsidR="00077AAC" w:rsidP="00077AAC" w:rsidRDefault="005930A4" w14:paraId="07861A9F" w14:textId="77777777">
      <w:pPr>
        <w:pStyle w:val="CommentText"/>
      </w:pPr>
      <w:r>
        <w:rPr>
          <w:rStyle w:val="CommentReference"/>
        </w:rPr>
        <w:annotationRef/>
      </w:r>
      <w:r w:rsidR="00077AAC">
        <w:t>Author organization(s) in cover page / logos</w:t>
      </w:r>
    </w:p>
  </w:comment>
  <w:comment w:initials="AR" w:author="Rotich, Ann (NFOA)" w:date="2025-12-08T14:28:00Z" w:id="3">
    <w:p w:rsidR="00EF398C" w:rsidP="00EF398C" w:rsidRDefault="00EF398C" w14:paraId="595C76EC" w14:textId="77777777">
      <w:pPr>
        <w:pStyle w:val="CommentText"/>
      </w:pPr>
      <w:r>
        <w:rPr>
          <w:rStyle w:val="CommentReference"/>
        </w:rPr>
        <w:annotationRef/>
      </w:r>
      <w:r>
        <w:t>The connectivity approach chosen will determine the QGIS versions applicable / allowable.</w:t>
      </w:r>
    </w:p>
  </w:comment>
  <w:comment w:initials="AR" w:author="Rotich, Ann (NFOA)" w:date="2025-12-08T19:14:00Z" w:id="6">
    <w:p w:rsidR="0042148E" w:rsidP="0042148E" w:rsidRDefault="0042148E" w14:paraId="4678CFF5" w14:textId="77777777">
      <w:pPr>
        <w:pStyle w:val="CommentText"/>
      </w:pPr>
      <w:r>
        <w:rPr>
          <w:rStyle w:val="CommentReference"/>
        </w:rPr>
        <w:annotationRef/>
      </w:r>
      <w:r>
        <w:t>Any plugins needed especially for connectivity bit ?</w:t>
      </w:r>
    </w:p>
  </w:comment>
  <w:comment w:initials="AR" w:author="Rotich, Ann (NFOA)" w:date="2025-12-12T16:57:00Z" w:id="7">
    <w:p w:rsidR="00D61C6B" w:rsidP="00D61C6B" w:rsidRDefault="00D61C6B" w14:paraId="686D486F" w14:textId="77777777">
      <w:pPr>
        <w:pStyle w:val="CommentText"/>
      </w:pPr>
      <w:r>
        <w:rPr>
          <w:rStyle w:val="CommentReference"/>
        </w:rPr>
        <w:annotationRef/>
      </w:r>
      <w:r>
        <w:t>Add on to this if any plugins required</w:t>
      </w:r>
    </w:p>
  </w:comment>
  <w:comment w:initials="AR" w:author="Rotich, Ann (NFOA)" w:date="2025-12-08T19:23:00Z" w:id="10">
    <w:p w:rsidR="006E738D" w:rsidP="006E738D" w:rsidRDefault="006E738D" w14:paraId="63A1953B" w14:textId="02F84848">
      <w:pPr>
        <w:pStyle w:val="CommentText"/>
      </w:pPr>
      <w:r>
        <w:rPr>
          <w:rStyle w:val="CommentReference"/>
        </w:rPr>
        <w:annotationRef/>
      </w:r>
      <w:r>
        <w:t>Put email or some sort of contact info</w:t>
      </w:r>
    </w:p>
  </w:comment>
  <w:comment w:initials="AR" w:author="Rotich, Ann (NFOA)" w:date="2025-12-08T19:29:00Z" w:id="11">
    <w:p w:rsidR="00545B7B" w:rsidP="00545B7B" w:rsidRDefault="00545B7B" w14:paraId="72816F7D" w14:textId="77777777">
      <w:pPr>
        <w:pStyle w:val="CommentText"/>
      </w:pPr>
      <w:r>
        <w:rPr>
          <w:rStyle w:val="CommentReference"/>
        </w:rPr>
        <w:annotationRef/>
      </w:r>
      <w:r>
        <w:t>Link these when created</w:t>
      </w:r>
    </w:p>
  </w:comment>
  <w:comment w:initials="AR" w:author="Rotich, Ann (NFOA)" w:date="2025-12-08T19:41:00Z" w:id="13">
    <w:p w:rsidR="00713B32" w:rsidP="00713B32" w:rsidRDefault="00713B32" w14:paraId="0CB00763" w14:textId="2470A0CB">
      <w:pPr>
        <w:pStyle w:val="CommentText"/>
      </w:pPr>
      <w:r>
        <w:rPr>
          <w:rStyle w:val="CommentReference"/>
        </w:rPr>
        <w:annotationRef/>
      </w:r>
      <w:r>
        <w:t>Any funding on the project etc</w:t>
      </w:r>
    </w:p>
  </w:comment>
  <w:comment w:initials="AR" w:author="Rotich, Ann (NFOA)" w:date="2025-12-08T19:55:00Z" w:id="14">
    <w:p w:rsidR="00920BEC" w:rsidP="00920BEC" w:rsidRDefault="00920BEC" w14:paraId="4425E7A3" w14:textId="77777777">
      <w:pPr>
        <w:pStyle w:val="CommentText"/>
      </w:pPr>
      <w:r>
        <w:rPr>
          <w:rStyle w:val="CommentReference"/>
        </w:rPr>
        <w:annotationRef/>
      </w:r>
      <w:r>
        <w:t>Consider adding this bit : Development drew upon the following references and initiatives.</w:t>
      </w:r>
    </w:p>
  </w:comment>
  <w:comment w:initials="AR" w:author="Rotich, Ann (NFOA)" w:date="2025-12-08T19:43:00Z" w:id="16">
    <w:p w:rsidR="00041F1E" w:rsidP="00041F1E" w:rsidRDefault="00041F1E" w14:paraId="40EB638A" w14:textId="662B47FB">
      <w:pPr>
        <w:pStyle w:val="CommentText"/>
      </w:pPr>
      <w:r>
        <w:rPr>
          <w:rStyle w:val="CommentReference"/>
        </w:rPr>
        <w:annotationRef/>
      </w:r>
      <w:r>
        <w:t>If any collaborators add here</w:t>
      </w:r>
    </w:p>
  </w:comment>
  <w:comment w:initials="AR" w:author="Rotich, Ann (NFOA)" w:date="2025-12-09T11:44:00Z" w:id="22">
    <w:p w:rsidR="008B1796" w:rsidP="008B1796" w:rsidRDefault="008B1796" w14:paraId="124C95DE" w14:textId="77777777">
      <w:pPr>
        <w:pStyle w:val="CommentText"/>
      </w:pPr>
      <w:r>
        <w:rPr>
          <w:rStyle w:val="CommentReference"/>
        </w:rPr>
        <w:annotationRef/>
      </w:r>
      <w:r>
        <w:t>Link the GEE version of the tool here</w:t>
      </w:r>
    </w:p>
  </w:comment>
  <w:comment w:initials="AA" w:author="Arnell, Andrew (NFOA)" w:date="2026-01-13T11:16:00Z" w:id="24">
    <w:p w:rsidR="00AB6AB6" w:rsidP="00AB6AB6" w:rsidRDefault="00AB6AB6" w14:paraId="38BA5015" w14:textId="77777777">
      <w:pPr>
        <w:pStyle w:val="CommentText"/>
      </w:pPr>
      <w:r>
        <w:rPr>
          <w:rStyle w:val="CommentReference"/>
        </w:rPr>
        <w:annotationRef/>
      </w:r>
      <w:r>
        <w:t xml:space="preserve">It’s true and fine to keep in there. Just noting that as a reminder that the tool settings can indeed be adapted to suit these, but of course we haven’t worked through fully how feasible it to adapt to include biome data (for countries with multiple within their borders) although we have talked about it being important. </w:t>
      </w:r>
    </w:p>
  </w:comment>
  <w:comment w:initials="AA" w:author="Arnell, Andrew (NFOA)" w:date="2026-01-13T11:26:00Z" w:id="27">
    <w:p w:rsidR="0087454D" w:rsidP="0087454D" w:rsidRDefault="0087454D" w14:paraId="2C477DEA" w14:textId="77777777">
      <w:pPr>
        <w:pStyle w:val="CommentText"/>
      </w:pPr>
      <w:r>
        <w:rPr>
          <w:rStyle w:val="CommentReference"/>
        </w:rPr>
        <w:annotationRef/>
      </w:r>
      <w:r>
        <w:t>Needs a rejig so all green boxes are candidates that are combined and have connectivity filter applied to before the final primary forest output</w:t>
      </w:r>
    </w:p>
  </w:comment>
  <w:comment w:initials="AA" w:author="Arnell, Andrew (NFOA)" w:date="2026-01-16T18:41:00Z" w:id="28">
    <w:p w:rsidR="00AB6E94" w:rsidP="00AB6E94" w:rsidRDefault="00337298" w14:paraId="0C86E5DA" w14:textId="77777777">
      <w:pPr>
        <w:pStyle w:val="CommentText"/>
      </w:pPr>
      <w:r>
        <w:rPr>
          <w:rStyle w:val="CommentReference"/>
        </w:rPr>
        <w:annotationRef/>
      </w:r>
      <w:r w:rsidR="00AB6E94">
        <w:t>yes, but is this confusing phrasing. Why disturbed on steep as first? Could we replace bullet 2 and 3 with: Forest pixels in disturbed areas that are in either naturally or legally protected.</w:t>
      </w:r>
    </w:p>
  </w:comment>
  <w:comment w:initials="AA" w:author="Arnell, Andrew (NFOA)" w:date="2026-01-16T18:43:00Z" w:id="29">
    <w:p w:rsidR="00C75755" w:rsidP="00C75755" w:rsidRDefault="00C75755" w14:paraId="32C7FA44" w14:textId="77777777">
      <w:pPr>
        <w:pStyle w:val="CommentText"/>
      </w:pPr>
      <w:r>
        <w:rPr>
          <w:rStyle w:val="CommentReference"/>
        </w:rPr>
        <w:annotationRef/>
      </w:r>
      <w:r>
        <w:t>We can refine the terminology when approach is finalised</w:t>
      </w:r>
    </w:p>
  </w:comment>
  <w:comment w:initials="AR" w:author="Rotich, Ann (NFOA)" w:date="2025-12-09T16:21:00Z" w:id="30">
    <w:p w:rsidR="00A1770F" w:rsidP="00A1770F" w:rsidRDefault="00A1770F" w14:paraId="55EC181C" w14:textId="162461BE">
      <w:pPr>
        <w:pStyle w:val="CommentText"/>
      </w:pPr>
      <w:r>
        <w:rPr>
          <w:rStyle w:val="CommentReference"/>
        </w:rPr>
        <w:annotationRef/>
      </w:r>
      <w:r>
        <w:t>If the method used is based on some methodological /scientific approach , refrence that here</w:t>
      </w:r>
    </w:p>
  </w:comment>
  <w:comment w:initials="AA" w:author="Arnell, Andrew (NFOA)" w:date="2026-01-16T18:44:00Z" w:id="31">
    <w:p w:rsidR="0056762B" w:rsidP="0056762B" w:rsidRDefault="0056762B" w14:paraId="2B1179FC" w14:textId="77777777">
      <w:pPr>
        <w:pStyle w:val="CommentText"/>
      </w:pPr>
      <w:r>
        <w:rPr>
          <w:rStyle w:val="CommentReference"/>
        </w:rPr>
        <w:annotationRef/>
      </w:r>
      <w:r>
        <w:t>Yep TBC</w:t>
      </w:r>
    </w:p>
  </w:comment>
  <w:comment w:initials="AR" w:author="Rotich, Ann (NFOA)" w:date="2025-11-21T17:56:00Z" w:id="32">
    <w:p w:rsidRPr="0067697F" w:rsidR="00885EEB" w:rsidP="00885EEB" w:rsidRDefault="00885EEB" w14:paraId="61E91767" w14:textId="4E62526A">
      <w:pPr>
        <w:pStyle w:val="CommentText"/>
      </w:pPr>
      <w:r w:rsidRPr="0067697F">
        <w:rPr>
          <w:rStyle w:val="CommentReference"/>
        </w:rPr>
        <w:annotationRef/>
      </w:r>
      <w:r w:rsidRPr="0067697F">
        <w:t>Add threshold here that we will use )</w:t>
      </w:r>
    </w:p>
  </w:comment>
  <w:comment w:initials="AA" w:author="Arnell, Andrew (NFOA)" w:date="2026-01-16T18:43:00Z" w:id="33">
    <w:p w:rsidR="00A40519" w:rsidP="00A40519" w:rsidRDefault="00A40519" w14:paraId="143B4BAC" w14:textId="77777777">
      <w:pPr>
        <w:pStyle w:val="CommentText"/>
      </w:pPr>
      <w:r>
        <w:rPr>
          <w:rStyle w:val="CommentReference"/>
        </w:rPr>
        <w:annotationRef/>
      </w:r>
      <w:r>
        <w:t>When we finalise we will</w:t>
      </w:r>
    </w:p>
  </w:comment>
  <w:comment w:initials="AA" w:author="Arnell, Andrew (NFOA)" w:date="2026-01-16T18:46:00Z" w:id="45">
    <w:p w:rsidR="007B38FB" w:rsidP="007B38FB" w:rsidRDefault="007B38FB" w14:paraId="25A90468" w14:textId="77777777">
      <w:pPr>
        <w:pStyle w:val="CommentText"/>
      </w:pPr>
      <w:r>
        <w:rPr>
          <w:rStyle w:val="CommentReference"/>
        </w:rPr>
        <w:annotationRef/>
      </w:r>
      <w:r>
        <w:t>If and when we get a methodology we are happy with we can do this.</w:t>
      </w:r>
    </w:p>
  </w:comment>
  <w:comment w:initials="AR" w:author="Rotich, Ann (NFOA)" w:date="2025-11-21T19:18:00Z" w:id="54">
    <w:p w:rsidR="00885F98" w:rsidP="00885F98" w:rsidRDefault="00641DE1" w14:paraId="06BFCAD9" w14:textId="18881270">
      <w:pPr>
        <w:pStyle w:val="CommentText"/>
      </w:pPr>
      <w:r>
        <w:rPr>
          <w:rStyle w:val="CommentReference"/>
        </w:rPr>
        <w:annotationRef/>
      </w:r>
      <w:r w:rsidR="00885F98">
        <w:t xml:space="preserve">Do we have recommended  spatial resolution </w:t>
      </w:r>
    </w:p>
  </w:comment>
  <w:comment w:initials="AR" w:author="Rotich, Ann (NFOA)" w:date="2025-11-22T15:51:00Z" w:id="55">
    <w:p w:rsidR="0034037C" w:rsidP="0034037C" w:rsidRDefault="00DF68A3" w14:paraId="421CD797" w14:textId="77777777">
      <w:pPr>
        <w:pStyle w:val="CommentText"/>
      </w:pPr>
      <w:r>
        <w:rPr>
          <w:rStyle w:val="CommentReference"/>
        </w:rPr>
        <w:annotationRef/>
      </w:r>
      <w:r w:rsidR="0034037C">
        <w:t>Need to disaggregate  small / large roads?</w:t>
      </w:r>
    </w:p>
    <w:p w:rsidR="0034037C" w:rsidP="0034037C" w:rsidRDefault="0034037C" w14:paraId="1398823D" w14:textId="77777777">
      <w:pPr>
        <w:pStyle w:val="CommentText"/>
      </w:pPr>
      <w:r>
        <w:t xml:space="preserve">Option to add other anthropogenic layers to meet the country’s  local context eg mining </w:t>
      </w:r>
    </w:p>
  </w:comment>
  <w:comment w:initials="AR" w:author="Rotich, Ann (NFOA)" w:date="2025-12-12T16:10:00Z" w:id="91">
    <w:p w:rsidR="008C0CD0" w:rsidP="008C0CD0" w:rsidRDefault="008C0CD0" w14:paraId="3D1A7193" w14:textId="77777777">
      <w:pPr>
        <w:pStyle w:val="CommentText"/>
      </w:pPr>
      <w:r>
        <w:rPr>
          <w:rStyle w:val="CommentReference"/>
        </w:rPr>
        <w:annotationRef/>
      </w:r>
      <w:r>
        <w:t xml:space="preserve">Afterwards intergrate bits from the script on aerial calculation </w:t>
      </w:r>
    </w:p>
  </w:comment>
  <w:comment w:initials="AR" w:author="Rotich, Ann (NFOA)" w:date="2025-12-18T15:02:00Z" w:id="93">
    <w:p w:rsidR="00F0537C" w:rsidP="00F0537C" w:rsidRDefault="00F0537C" w14:paraId="10F9320E" w14:textId="77777777">
      <w:pPr>
        <w:pStyle w:val="CommentText"/>
      </w:pPr>
      <w:r>
        <w:rPr>
          <w:rStyle w:val="CommentReference"/>
        </w:rPr>
        <w:annotationRef/>
      </w:r>
      <w:r>
        <w:t>Consider putting a section on Thresholds - that justifies the use of certain values and any scientific backing behind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861A9F" w15:done="0"/>
  <w15:commentEx w15:paraId="595C76EC" w15:done="0"/>
  <w15:commentEx w15:paraId="4678CFF5" w15:done="0"/>
  <w15:commentEx w15:paraId="686D486F" w15:paraIdParent="4678CFF5" w15:done="0"/>
  <w15:commentEx w15:paraId="63A1953B" w15:done="0"/>
  <w15:commentEx w15:paraId="72816F7D" w15:done="0"/>
  <w15:commentEx w15:paraId="0CB00763" w15:done="0"/>
  <w15:commentEx w15:paraId="4425E7A3" w15:paraIdParent="0CB00763" w15:done="0"/>
  <w15:commentEx w15:paraId="40EB638A" w15:done="0"/>
  <w15:commentEx w15:paraId="124C95DE" w15:done="0"/>
  <w15:commentEx w15:paraId="38BA5015" w15:done="0"/>
  <w15:commentEx w15:paraId="2C477DEA" w15:done="0"/>
  <w15:commentEx w15:paraId="0C86E5DA" w15:done="0"/>
  <w15:commentEx w15:paraId="32C7FA44" w15:done="0"/>
  <w15:commentEx w15:paraId="55EC181C" w15:done="0"/>
  <w15:commentEx w15:paraId="2B1179FC" w15:paraIdParent="55EC181C" w15:done="0"/>
  <w15:commentEx w15:paraId="61E91767" w15:done="0"/>
  <w15:commentEx w15:paraId="143B4BAC" w15:paraIdParent="61E91767" w15:done="0"/>
  <w15:commentEx w15:paraId="25A90468" w15:done="0"/>
  <w15:commentEx w15:paraId="06BFCAD9" w15:done="0"/>
  <w15:commentEx w15:paraId="1398823D" w15:done="0"/>
  <w15:commentEx w15:paraId="3D1A7193" w15:done="0"/>
  <w15:commentEx w15:paraId="10F932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B46F5" w16cex:dateUtc="2025-12-08T10:59:00Z"/>
  <w16cex:commentExtensible w16cex:durableId="4199C72E" w16cex:dateUtc="2025-12-08T13:28:00Z"/>
  <w16cex:commentExtensible w16cex:durableId="5161D038" w16cex:dateUtc="2025-12-08T18:14:00Z"/>
  <w16cex:commentExtensible w16cex:durableId="2F7820E2" w16cex:dateUtc="2025-12-12T15:57:00Z"/>
  <w16cex:commentExtensible w16cex:durableId="4757B509" w16cex:dateUtc="2025-12-08T18:23:00Z"/>
  <w16cex:commentExtensible w16cex:durableId="6C274007" w16cex:dateUtc="2025-12-08T18:29:00Z"/>
  <w16cex:commentExtensible w16cex:durableId="67E0C1D4" w16cex:dateUtc="2025-12-08T18:41:00Z"/>
  <w16cex:commentExtensible w16cex:durableId="56AD225B" w16cex:dateUtc="2025-12-08T18:55:00Z"/>
  <w16cex:commentExtensible w16cex:durableId="36D9D596" w16cex:dateUtc="2025-12-08T18:43:00Z"/>
  <w16cex:commentExtensible w16cex:durableId="68801635" w16cex:dateUtc="2025-12-09T10:44:00Z"/>
  <w16cex:commentExtensible w16cex:durableId="09F47BA2" w16cex:dateUtc="2026-01-13T10:16:00Z"/>
  <w16cex:commentExtensible w16cex:durableId="5CC91A6F" w16cex:dateUtc="2026-01-13T10:26:00Z"/>
  <w16cex:commentExtensible w16cex:durableId="5F1F81FB" w16cex:dateUtc="2026-01-16T17:41:00Z"/>
  <w16cex:commentExtensible w16cex:durableId="75FBE121" w16cex:dateUtc="2026-01-16T17:43:00Z"/>
  <w16cex:commentExtensible w16cex:durableId="5AA46690" w16cex:dateUtc="2025-12-09T15:21:00Z"/>
  <w16cex:commentExtensible w16cex:durableId="48C011E7" w16cex:dateUtc="2026-01-16T17:44:00Z"/>
  <w16cex:commentExtensible w16cex:durableId="685628B7" w16cex:dateUtc="2025-11-21T16:56:00Z"/>
  <w16cex:commentExtensible w16cex:durableId="08812F1B" w16cex:dateUtc="2026-01-16T17:43:00Z"/>
  <w16cex:commentExtensible w16cex:durableId="667971C5" w16cex:dateUtc="2026-01-16T17:46:00Z"/>
  <w16cex:commentExtensible w16cex:durableId="0E0B5FE8" w16cex:dateUtc="2025-11-21T18:18:00Z"/>
  <w16cex:commentExtensible w16cex:durableId="1E948146" w16cex:dateUtc="2025-11-22T14:51:00Z"/>
  <w16cex:commentExtensible w16cex:durableId="16562B6E" w16cex:dateUtc="2025-12-12T15:10:00Z"/>
  <w16cex:commentExtensible w16cex:durableId="769A9350" w16cex:dateUtc="2025-12-18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861A9F" w16cid:durableId="47CB46F5"/>
  <w16cid:commentId w16cid:paraId="595C76EC" w16cid:durableId="4199C72E"/>
  <w16cid:commentId w16cid:paraId="4678CFF5" w16cid:durableId="5161D038"/>
  <w16cid:commentId w16cid:paraId="686D486F" w16cid:durableId="2F7820E2"/>
  <w16cid:commentId w16cid:paraId="63A1953B" w16cid:durableId="4757B509"/>
  <w16cid:commentId w16cid:paraId="72816F7D" w16cid:durableId="6C274007"/>
  <w16cid:commentId w16cid:paraId="0CB00763" w16cid:durableId="67E0C1D4"/>
  <w16cid:commentId w16cid:paraId="4425E7A3" w16cid:durableId="56AD225B"/>
  <w16cid:commentId w16cid:paraId="40EB638A" w16cid:durableId="36D9D596"/>
  <w16cid:commentId w16cid:paraId="124C95DE" w16cid:durableId="68801635"/>
  <w16cid:commentId w16cid:paraId="38BA5015" w16cid:durableId="09F47BA2"/>
  <w16cid:commentId w16cid:paraId="2C477DEA" w16cid:durableId="5CC91A6F"/>
  <w16cid:commentId w16cid:paraId="0C86E5DA" w16cid:durableId="5F1F81FB"/>
  <w16cid:commentId w16cid:paraId="32C7FA44" w16cid:durableId="75FBE121"/>
  <w16cid:commentId w16cid:paraId="55EC181C" w16cid:durableId="5AA46690"/>
  <w16cid:commentId w16cid:paraId="2B1179FC" w16cid:durableId="48C011E7"/>
  <w16cid:commentId w16cid:paraId="61E91767" w16cid:durableId="685628B7"/>
  <w16cid:commentId w16cid:paraId="143B4BAC" w16cid:durableId="08812F1B"/>
  <w16cid:commentId w16cid:paraId="25A90468" w16cid:durableId="667971C5"/>
  <w16cid:commentId w16cid:paraId="06BFCAD9" w16cid:durableId="0E0B5FE8"/>
  <w16cid:commentId w16cid:paraId="1398823D" w16cid:durableId="1E948146"/>
  <w16cid:commentId w16cid:paraId="3D1A7193" w16cid:durableId="16562B6E"/>
  <w16cid:commentId w16cid:paraId="10F9320E" w16cid:durableId="769A93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45C7" w:rsidP="0037026F" w:rsidRDefault="007945C7" w14:paraId="7B7EE25C" w14:textId="77777777">
      <w:pPr>
        <w:spacing w:after="0" w:line="240" w:lineRule="auto"/>
      </w:pPr>
      <w:r>
        <w:separator/>
      </w:r>
    </w:p>
  </w:endnote>
  <w:endnote w:type="continuationSeparator" w:id="0">
    <w:p w:rsidR="007945C7" w:rsidP="0037026F" w:rsidRDefault="007945C7" w14:paraId="3037B6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570629"/>
      <w:docPartObj>
        <w:docPartGallery w:val="Page Numbers (Bottom of Page)"/>
        <w:docPartUnique/>
      </w:docPartObj>
    </w:sdtPr>
    <w:sdtEndPr>
      <w:rPr>
        <w:noProof/>
      </w:rPr>
    </w:sdtEndPr>
    <w:sdtContent>
      <w:p w:rsidR="0037026F" w:rsidRDefault="0037026F" w14:paraId="2AA42F1C" w14:textId="1AB465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7026F" w:rsidRDefault="0037026F" w14:paraId="3F6451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45C7" w:rsidP="0037026F" w:rsidRDefault="007945C7" w14:paraId="1F85CB81" w14:textId="77777777">
      <w:pPr>
        <w:spacing w:after="0" w:line="240" w:lineRule="auto"/>
      </w:pPr>
      <w:r>
        <w:separator/>
      </w:r>
    </w:p>
  </w:footnote>
  <w:footnote w:type="continuationSeparator" w:id="0">
    <w:p w:rsidR="007945C7" w:rsidP="0037026F" w:rsidRDefault="007945C7" w14:paraId="3611212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7545"/>
    <w:multiLevelType w:val="hybridMultilevel"/>
    <w:tmpl w:val="6268CA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7B96C1D"/>
    <w:multiLevelType w:val="hybridMultilevel"/>
    <w:tmpl w:val="E35E07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8404280"/>
    <w:multiLevelType w:val="hybridMultilevel"/>
    <w:tmpl w:val="52A2600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08CA6751"/>
    <w:multiLevelType w:val="hybridMultilevel"/>
    <w:tmpl w:val="D8F48BCC"/>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 w15:restartNumberingAfterBreak="0">
    <w:nsid w:val="1B8338B1"/>
    <w:multiLevelType w:val="hybridMultilevel"/>
    <w:tmpl w:val="192AC3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537F1"/>
    <w:multiLevelType w:val="multilevel"/>
    <w:tmpl w:val="51407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EB70596"/>
    <w:multiLevelType w:val="hybridMultilevel"/>
    <w:tmpl w:val="6F301564"/>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1F6A7044"/>
    <w:multiLevelType w:val="multilevel"/>
    <w:tmpl w:val="589476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F7701E"/>
    <w:multiLevelType w:val="hybridMultilevel"/>
    <w:tmpl w:val="69204D38"/>
    <w:lvl w:ilvl="0" w:tplc="D9E6EFE4">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09533CA"/>
    <w:multiLevelType w:val="multilevel"/>
    <w:tmpl w:val="51407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10858C1"/>
    <w:multiLevelType w:val="hybridMultilevel"/>
    <w:tmpl w:val="533CB0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9734C9"/>
    <w:multiLevelType w:val="hybridMultilevel"/>
    <w:tmpl w:val="5ED6A630"/>
    <w:lvl w:ilvl="0" w:tplc="D9E6EFE4">
      <w:start w:val="1"/>
      <w:numFmt w:val="decimal"/>
      <w:lvlText w:val="%1)"/>
      <w:lvlJc w:val="left"/>
      <w:pPr>
        <w:ind w:left="540" w:hanging="360"/>
      </w:pPr>
      <w:rPr>
        <w:b w:val="0"/>
        <w:bCs w:val="0"/>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2" w15:restartNumberingAfterBreak="0">
    <w:nsid w:val="2DE561D5"/>
    <w:multiLevelType w:val="hybridMultilevel"/>
    <w:tmpl w:val="1214DC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865AF7"/>
    <w:multiLevelType w:val="hybridMultilevel"/>
    <w:tmpl w:val="F0EAC374"/>
    <w:lvl w:ilvl="0" w:tplc="A5DA1AAC">
      <w:start w:val="1"/>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66F0FBD"/>
    <w:multiLevelType w:val="multilevel"/>
    <w:tmpl w:val="88245D4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8281516"/>
    <w:multiLevelType w:val="hybridMultilevel"/>
    <w:tmpl w:val="4348AE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A1C1348"/>
    <w:multiLevelType w:val="hybridMultilevel"/>
    <w:tmpl w:val="E87681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926F71"/>
    <w:multiLevelType w:val="hybridMultilevel"/>
    <w:tmpl w:val="06E278C0"/>
    <w:lvl w:ilvl="0" w:tplc="A5DA1AAC">
      <w:start w:val="1"/>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FC81DEF"/>
    <w:multiLevelType w:val="hybridMultilevel"/>
    <w:tmpl w:val="A192F9C6"/>
    <w:lvl w:ilvl="0" w:tplc="683892A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C0420"/>
    <w:multiLevelType w:val="hybridMultilevel"/>
    <w:tmpl w:val="DB560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5C6EA6"/>
    <w:multiLevelType w:val="hybridMultilevel"/>
    <w:tmpl w:val="46B64138"/>
    <w:lvl w:ilvl="0" w:tplc="A5DA1AAC">
      <w:start w:val="1"/>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8907EB5"/>
    <w:multiLevelType w:val="hybridMultilevel"/>
    <w:tmpl w:val="DA90652A"/>
    <w:lvl w:ilvl="0" w:tplc="A5DA1AAC">
      <w:start w:val="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F397131"/>
    <w:multiLevelType w:val="hybridMultilevel"/>
    <w:tmpl w:val="9084C09A"/>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3" w15:restartNumberingAfterBreak="0">
    <w:nsid w:val="535D6B53"/>
    <w:multiLevelType w:val="hybridMultilevel"/>
    <w:tmpl w:val="2102C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1C36E1"/>
    <w:multiLevelType w:val="hybridMultilevel"/>
    <w:tmpl w:val="A742FC16"/>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5AF375FF"/>
    <w:multiLevelType w:val="hybridMultilevel"/>
    <w:tmpl w:val="03B23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E62B21"/>
    <w:multiLevelType w:val="hybridMultilevel"/>
    <w:tmpl w:val="8EFE27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2202B8B"/>
    <w:multiLevelType w:val="hybridMultilevel"/>
    <w:tmpl w:val="474C88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26808A6"/>
    <w:multiLevelType w:val="hybridMultilevel"/>
    <w:tmpl w:val="D5862AA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3CA111C"/>
    <w:multiLevelType w:val="hybridMultilevel"/>
    <w:tmpl w:val="4814A380"/>
    <w:lvl w:ilvl="0" w:tplc="C93C8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E61DAB"/>
    <w:multiLevelType w:val="hybridMultilevel"/>
    <w:tmpl w:val="C2EEAA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8387576"/>
    <w:multiLevelType w:val="hybridMultilevel"/>
    <w:tmpl w:val="FF8666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DD1CE2"/>
    <w:multiLevelType w:val="hybridMultilevel"/>
    <w:tmpl w:val="13809934"/>
    <w:lvl w:ilvl="0" w:tplc="C6F2E0D8">
      <w:start w:val="1"/>
      <w:numFmt w:val="decimal"/>
      <w:lvlText w:val="%1."/>
      <w:lvlJc w:val="left"/>
      <w:pPr>
        <w:ind w:left="63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A48183A"/>
    <w:multiLevelType w:val="hybridMultilevel"/>
    <w:tmpl w:val="34AE48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BE15D49"/>
    <w:multiLevelType w:val="hybridMultilevel"/>
    <w:tmpl w:val="A168BFB2"/>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6F265431"/>
    <w:multiLevelType w:val="hybridMultilevel"/>
    <w:tmpl w:val="70E46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EE52AD"/>
    <w:multiLevelType w:val="multilevel"/>
    <w:tmpl w:val="031CBA9A"/>
    <w:lvl w:ilvl="0">
      <w:start w:val="1"/>
      <w:numFmt w:val="decimal"/>
      <w:lvlText w:val="%1.0."/>
      <w:lvlJc w:val="left"/>
      <w:pPr>
        <w:ind w:left="1270" w:hanging="720"/>
      </w:pPr>
      <w:rPr>
        <w:rFonts w:hint="default"/>
      </w:rPr>
    </w:lvl>
    <w:lvl w:ilvl="1">
      <w:start w:val="1"/>
      <w:numFmt w:val="decimal"/>
      <w:lvlText w:val="%1.%2."/>
      <w:lvlJc w:val="left"/>
      <w:pPr>
        <w:ind w:left="2350" w:hanging="1080"/>
      </w:pPr>
      <w:rPr>
        <w:rFonts w:hint="default"/>
      </w:rPr>
    </w:lvl>
    <w:lvl w:ilvl="2">
      <w:start w:val="1"/>
      <w:numFmt w:val="decimal"/>
      <w:lvlText w:val="%1.%2.%3."/>
      <w:lvlJc w:val="left"/>
      <w:pPr>
        <w:ind w:left="3430" w:hanging="1440"/>
      </w:pPr>
      <w:rPr>
        <w:rFonts w:hint="default"/>
      </w:rPr>
    </w:lvl>
    <w:lvl w:ilvl="3">
      <w:start w:val="1"/>
      <w:numFmt w:val="decimal"/>
      <w:lvlText w:val="%1.%2.%3.%4."/>
      <w:lvlJc w:val="left"/>
      <w:pPr>
        <w:ind w:left="4510" w:hanging="1800"/>
      </w:pPr>
      <w:rPr>
        <w:rFonts w:hint="default"/>
      </w:rPr>
    </w:lvl>
    <w:lvl w:ilvl="4">
      <w:start w:val="1"/>
      <w:numFmt w:val="decimal"/>
      <w:lvlText w:val="%1.%2.%3.%4.%5."/>
      <w:lvlJc w:val="left"/>
      <w:pPr>
        <w:ind w:left="5590" w:hanging="2160"/>
      </w:pPr>
      <w:rPr>
        <w:rFonts w:hint="default"/>
      </w:rPr>
    </w:lvl>
    <w:lvl w:ilvl="5">
      <w:start w:val="1"/>
      <w:numFmt w:val="decimal"/>
      <w:lvlText w:val="%1.%2.%3.%4.%5.%6."/>
      <w:lvlJc w:val="left"/>
      <w:pPr>
        <w:ind w:left="6670" w:hanging="2520"/>
      </w:pPr>
      <w:rPr>
        <w:rFonts w:hint="default"/>
      </w:rPr>
    </w:lvl>
    <w:lvl w:ilvl="6">
      <w:start w:val="1"/>
      <w:numFmt w:val="decimal"/>
      <w:lvlText w:val="%1.%2.%3.%4.%5.%6.%7."/>
      <w:lvlJc w:val="left"/>
      <w:pPr>
        <w:ind w:left="7750" w:hanging="2880"/>
      </w:pPr>
      <w:rPr>
        <w:rFonts w:hint="default"/>
      </w:rPr>
    </w:lvl>
    <w:lvl w:ilvl="7">
      <w:start w:val="1"/>
      <w:numFmt w:val="decimal"/>
      <w:lvlText w:val="%1.%2.%3.%4.%5.%6.%7.%8."/>
      <w:lvlJc w:val="left"/>
      <w:pPr>
        <w:ind w:left="8830" w:hanging="3240"/>
      </w:pPr>
      <w:rPr>
        <w:rFonts w:hint="default"/>
      </w:rPr>
    </w:lvl>
    <w:lvl w:ilvl="8">
      <w:start w:val="1"/>
      <w:numFmt w:val="decimal"/>
      <w:lvlText w:val="%1.%2.%3.%4.%5.%6.%7.%8.%9."/>
      <w:lvlJc w:val="left"/>
      <w:pPr>
        <w:ind w:left="9910" w:hanging="3600"/>
      </w:pPr>
      <w:rPr>
        <w:rFonts w:hint="default"/>
      </w:rPr>
    </w:lvl>
  </w:abstractNum>
  <w:abstractNum w:abstractNumId="37" w15:restartNumberingAfterBreak="0">
    <w:nsid w:val="72A57339"/>
    <w:multiLevelType w:val="hybridMultilevel"/>
    <w:tmpl w:val="21FE52AA"/>
    <w:lvl w:ilvl="0" w:tplc="A5DA1AAC">
      <w:start w:val="1"/>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3485711"/>
    <w:multiLevelType w:val="hybridMultilevel"/>
    <w:tmpl w:val="04440A2A"/>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9" w15:restartNumberingAfterBreak="0">
    <w:nsid w:val="76A7346D"/>
    <w:multiLevelType w:val="hybridMultilevel"/>
    <w:tmpl w:val="BF06DC6A"/>
    <w:lvl w:ilvl="0" w:tplc="DEB68708">
      <w:start w:val="1"/>
      <w:numFmt w:val="lowerLetter"/>
      <w:lvlText w:val="%1)"/>
      <w:lvlJc w:val="left"/>
      <w:pPr>
        <w:ind w:left="810" w:hanging="360"/>
      </w:pPr>
      <w:rPr>
        <w:rFonts w:hint="default"/>
        <w:b/>
        <w:bC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0" w15:restartNumberingAfterBreak="0">
    <w:nsid w:val="777B0CFD"/>
    <w:multiLevelType w:val="hybridMultilevel"/>
    <w:tmpl w:val="FDB466AC"/>
    <w:lvl w:ilvl="0" w:tplc="0409000D">
      <w:start w:val="1"/>
      <w:numFmt w:val="bullet"/>
      <w:lvlText w:val=""/>
      <w:lvlJc w:val="left"/>
      <w:pPr>
        <w:ind w:left="1080" w:hanging="360"/>
      </w:pPr>
      <w:rPr>
        <w:rFonts w:hint="default" w:ascii="Wingdings" w:hAnsi="Wingdings"/>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1" w15:restartNumberingAfterBreak="0">
    <w:nsid w:val="77E012B2"/>
    <w:multiLevelType w:val="hybridMultilevel"/>
    <w:tmpl w:val="D44264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8704138"/>
    <w:multiLevelType w:val="multilevel"/>
    <w:tmpl w:val="83026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E7E09D8"/>
    <w:multiLevelType w:val="multilevel"/>
    <w:tmpl w:val="51407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00586010">
    <w:abstractNumId w:val="13"/>
  </w:num>
  <w:num w:numId="2" w16cid:durableId="78597240">
    <w:abstractNumId w:val="29"/>
  </w:num>
  <w:num w:numId="3" w16cid:durableId="1198928463">
    <w:abstractNumId w:val="18"/>
  </w:num>
  <w:num w:numId="4" w16cid:durableId="107629797">
    <w:abstractNumId w:val="7"/>
  </w:num>
  <w:num w:numId="5" w16cid:durableId="1988508259">
    <w:abstractNumId w:val="14"/>
  </w:num>
  <w:num w:numId="6" w16cid:durableId="10767948">
    <w:abstractNumId w:val="9"/>
  </w:num>
  <w:num w:numId="7" w16cid:durableId="179928377">
    <w:abstractNumId w:val="15"/>
  </w:num>
  <w:num w:numId="8" w16cid:durableId="750811117">
    <w:abstractNumId w:val="36"/>
  </w:num>
  <w:num w:numId="9" w16cid:durableId="1182360482">
    <w:abstractNumId w:val="3"/>
  </w:num>
  <w:num w:numId="10" w16cid:durableId="1775977984">
    <w:abstractNumId w:val="10"/>
  </w:num>
  <w:num w:numId="11" w16cid:durableId="2082482909">
    <w:abstractNumId w:val="8"/>
  </w:num>
  <w:num w:numId="12" w16cid:durableId="656803532">
    <w:abstractNumId w:val="21"/>
  </w:num>
  <w:num w:numId="13" w16cid:durableId="1377271440">
    <w:abstractNumId w:val="11"/>
  </w:num>
  <w:num w:numId="14" w16cid:durableId="874148933">
    <w:abstractNumId w:val="22"/>
  </w:num>
  <w:num w:numId="15" w16cid:durableId="1065834624">
    <w:abstractNumId w:val="33"/>
  </w:num>
  <w:num w:numId="16" w16cid:durableId="1484272343">
    <w:abstractNumId w:val="4"/>
  </w:num>
  <w:num w:numId="17" w16cid:durableId="1418555158">
    <w:abstractNumId w:val="41"/>
  </w:num>
  <w:num w:numId="18" w16cid:durableId="2091806089">
    <w:abstractNumId w:val="31"/>
  </w:num>
  <w:num w:numId="19" w16cid:durableId="818814416">
    <w:abstractNumId w:val="28"/>
  </w:num>
  <w:num w:numId="20" w16cid:durableId="1583758447">
    <w:abstractNumId w:val="2"/>
  </w:num>
  <w:num w:numId="21" w16cid:durableId="1755976663">
    <w:abstractNumId w:val="27"/>
  </w:num>
  <w:num w:numId="22" w16cid:durableId="726033006">
    <w:abstractNumId w:val="23"/>
  </w:num>
  <w:num w:numId="23" w16cid:durableId="170024691">
    <w:abstractNumId w:val="24"/>
  </w:num>
  <w:num w:numId="24" w16cid:durableId="546067071">
    <w:abstractNumId w:val="1"/>
  </w:num>
  <w:num w:numId="25" w16cid:durableId="2143768153">
    <w:abstractNumId w:val="40"/>
  </w:num>
  <w:num w:numId="26" w16cid:durableId="549147629">
    <w:abstractNumId w:val="43"/>
  </w:num>
  <w:num w:numId="27" w16cid:durableId="1112743025">
    <w:abstractNumId w:val="25"/>
  </w:num>
  <w:num w:numId="28" w16cid:durableId="761298392">
    <w:abstractNumId w:val="5"/>
  </w:num>
  <w:num w:numId="29" w16cid:durableId="2103602693">
    <w:abstractNumId w:val="38"/>
  </w:num>
  <w:num w:numId="30" w16cid:durableId="337736797">
    <w:abstractNumId w:val="34"/>
  </w:num>
  <w:num w:numId="31" w16cid:durableId="2105149962">
    <w:abstractNumId w:val="30"/>
  </w:num>
  <w:num w:numId="32" w16cid:durableId="960919762">
    <w:abstractNumId w:val="37"/>
  </w:num>
  <w:num w:numId="33" w16cid:durableId="2033725861">
    <w:abstractNumId w:val="19"/>
  </w:num>
  <w:num w:numId="34" w16cid:durableId="1596330496">
    <w:abstractNumId w:val="17"/>
  </w:num>
  <w:num w:numId="35" w16cid:durableId="1196961850">
    <w:abstractNumId w:val="35"/>
  </w:num>
  <w:num w:numId="36" w16cid:durableId="1858082909">
    <w:abstractNumId w:val="39"/>
  </w:num>
  <w:num w:numId="37" w16cid:durableId="1377505858">
    <w:abstractNumId w:val="6"/>
  </w:num>
  <w:num w:numId="38" w16cid:durableId="987052952">
    <w:abstractNumId w:val="0"/>
  </w:num>
  <w:num w:numId="39" w16cid:durableId="1381902166">
    <w:abstractNumId w:val="42"/>
  </w:num>
  <w:num w:numId="40" w16cid:durableId="1186869417">
    <w:abstractNumId w:val="32"/>
  </w:num>
  <w:num w:numId="41" w16cid:durableId="939878594">
    <w:abstractNumId w:val="12"/>
  </w:num>
  <w:num w:numId="42" w16cid:durableId="1365907765">
    <w:abstractNumId w:val="20"/>
  </w:num>
  <w:num w:numId="43" w16cid:durableId="2027905825">
    <w:abstractNumId w:val="16"/>
  </w:num>
  <w:num w:numId="44" w16cid:durableId="1205101810">
    <w:abstractNumId w:val="26"/>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tich, Ann (NFOA)">
    <w15:presenceInfo w15:providerId="AD" w15:userId="S::Ann.Rotich@fao.org::649b038d-6258-42b5-9d3b-446fe1278bd2"/>
  </w15:person>
  <w15:person w15:author="Arnell, Andrew (NFOA)">
    <w15:presenceInfo w15:providerId="AD" w15:userId="S::Andrew.Arnell@fao.org::3af37919-0dcb-470c-bcc8-bd949f31f79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67A"/>
    <w:rsid w:val="00000FFB"/>
    <w:rsid w:val="00001292"/>
    <w:rsid w:val="00001296"/>
    <w:rsid w:val="0000162A"/>
    <w:rsid w:val="00001645"/>
    <w:rsid w:val="0000167A"/>
    <w:rsid w:val="0000272E"/>
    <w:rsid w:val="00003B5B"/>
    <w:rsid w:val="00003D92"/>
    <w:rsid w:val="00004D26"/>
    <w:rsid w:val="00004E91"/>
    <w:rsid w:val="000059BF"/>
    <w:rsid w:val="00005C7F"/>
    <w:rsid w:val="00006042"/>
    <w:rsid w:val="000060C4"/>
    <w:rsid w:val="000061EA"/>
    <w:rsid w:val="000061EB"/>
    <w:rsid w:val="00006D57"/>
    <w:rsid w:val="00011CE1"/>
    <w:rsid w:val="00011E27"/>
    <w:rsid w:val="00011F29"/>
    <w:rsid w:val="000132E2"/>
    <w:rsid w:val="00014B4A"/>
    <w:rsid w:val="000167A8"/>
    <w:rsid w:val="0002032D"/>
    <w:rsid w:val="0002184B"/>
    <w:rsid w:val="00023E90"/>
    <w:rsid w:val="000248C8"/>
    <w:rsid w:val="00025FBD"/>
    <w:rsid w:val="00026D4F"/>
    <w:rsid w:val="0002766A"/>
    <w:rsid w:val="00030147"/>
    <w:rsid w:val="00030C5E"/>
    <w:rsid w:val="00032B3B"/>
    <w:rsid w:val="00033880"/>
    <w:rsid w:val="00036321"/>
    <w:rsid w:val="00036540"/>
    <w:rsid w:val="0003691D"/>
    <w:rsid w:val="0004067A"/>
    <w:rsid w:val="00041F1E"/>
    <w:rsid w:val="0004221C"/>
    <w:rsid w:val="00042B83"/>
    <w:rsid w:val="00046CEF"/>
    <w:rsid w:val="000522FB"/>
    <w:rsid w:val="00052775"/>
    <w:rsid w:val="00055588"/>
    <w:rsid w:val="00055ED1"/>
    <w:rsid w:val="00057666"/>
    <w:rsid w:val="00057F4E"/>
    <w:rsid w:val="000648A7"/>
    <w:rsid w:val="00065485"/>
    <w:rsid w:val="00067ADD"/>
    <w:rsid w:val="00067D1E"/>
    <w:rsid w:val="000705B7"/>
    <w:rsid w:val="00070834"/>
    <w:rsid w:val="00072FBE"/>
    <w:rsid w:val="00074C84"/>
    <w:rsid w:val="00074E6E"/>
    <w:rsid w:val="00075DBB"/>
    <w:rsid w:val="00077AAC"/>
    <w:rsid w:val="00077B72"/>
    <w:rsid w:val="00081139"/>
    <w:rsid w:val="000822B8"/>
    <w:rsid w:val="00084CD0"/>
    <w:rsid w:val="00085504"/>
    <w:rsid w:val="00085C41"/>
    <w:rsid w:val="00090C88"/>
    <w:rsid w:val="00092324"/>
    <w:rsid w:val="0009307A"/>
    <w:rsid w:val="0009327C"/>
    <w:rsid w:val="0009362F"/>
    <w:rsid w:val="00095BAA"/>
    <w:rsid w:val="00096C9F"/>
    <w:rsid w:val="0009744A"/>
    <w:rsid w:val="000A1F9D"/>
    <w:rsid w:val="000A2DD2"/>
    <w:rsid w:val="000A5888"/>
    <w:rsid w:val="000A6F93"/>
    <w:rsid w:val="000B04B4"/>
    <w:rsid w:val="000B144E"/>
    <w:rsid w:val="000B2AED"/>
    <w:rsid w:val="000B40FD"/>
    <w:rsid w:val="000B5FA0"/>
    <w:rsid w:val="000B63C1"/>
    <w:rsid w:val="000B6EAB"/>
    <w:rsid w:val="000B706B"/>
    <w:rsid w:val="000B76D1"/>
    <w:rsid w:val="000C18B0"/>
    <w:rsid w:val="000C18BE"/>
    <w:rsid w:val="000C24EE"/>
    <w:rsid w:val="000C2EAC"/>
    <w:rsid w:val="000C3D83"/>
    <w:rsid w:val="000C3F3E"/>
    <w:rsid w:val="000C4A28"/>
    <w:rsid w:val="000C548B"/>
    <w:rsid w:val="000C5810"/>
    <w:rsid w:val="000C64E7"/>
    <w:rsid w:val="000C68D0"/>
    <w:rsid w:val="000C794C"/>
    <w:rsid w:val="000D091C"/>
    <w:rsid w:val="000D0EC1"/>
    <w:rsid w:val="000D16D3"/>
    <w:rsid w:val="000D1E03"/>
    <w:rsid w:val="000D29FD"/>
    <w:rsid w:val="000D2EF5"/>
    <w:rsid w:val="000D3340"/>
    <w:rsid w:val="000D4BAD"/>
    <w:rsid w:val="000D50CA"/>
    <w:rsid w:val="000D61D1"/>
    <w:rsid w:val="000D620C"/>
    <w:rsid w:val="000D7D00"/>
    <w:rsid w:val="000E0A0F"/>
    <w:rsid w:val="000E0B1E"/>
    <w:rsid w:val="000E1E3D"/>
    <w:rsid w:val="000E2029"/>
    <w:rsid w:val="000E3C1C"/>
    <w:rsid w:val="000E3E89"/>
    <w:rsid w:val="000E41C0"/>
    <w:rsid w:val="000E462D"/>
    <w:rsid w:val="000E5F82"/>
    <w:rsid w:val="000E6D2F"/>
    <w:rsid w:val="000E6F46"/>
    <w:rsid w:val="000F0D98"/>
    <w:rsid w:val="000F105F"/>
    <w:rsid w:val="000F1AC9"/>
    <w:rsid w:val="000F2321"/>
    <w:rsid w:val="000F2E16"/>
    <w:rsid w:val="000F3A50"/>
    <w:rsid w:val="000F4982"/>
    <w:rsid w:val="000F4AC2"/>
    <w:rsid w:val="000F4C4E"/>
    <w:rsid w:val="000F641F"/>
    <w:rsid w:val="000F685D"/>
    <w:rsid w:val="00100AD4"/>
    <w:rsid w:val="00101134"/>
    <w:rsid w:val="00101151"/>
    <w:rsid w:val="00101176"/>
    <w:rsid w:val="0010193E"/>
    <w:rsid w:val="00102187"/>
    <w:rsid w:val="00104DB2"/>
    <w:rsid w:val="0010515C"/>
    <w:rsid w:val="0010613F"/>
    <w:rsid w:val="00110352"/>
    <w:rsid w:val="0011035E"/>
    <w:rsid w:val="00111919"/>
    <w:rsid w:val="001120C5"/>
    <w:rsid w:val="001120EE"/>
    <w:rsid w:val="00112171"/>
    <w:rsid w:val="00115D15"/>
    <w:rsid w:val="001160AD"/>
    <w:rsid w:val="00116AEC"/>
    <w:rsid w:val="0011740E"/>
    <w:rsid w:val="0011787B"/>
    <w:rsid w:val="001205F5"/>
    <w:rsid w:val="00120745"/>
    <w:rsid w:val="0012183C"/>
    <w:rsid w:val="0012199A"/>
    <w:rsid w:val="00121F64"/>
    <w:rsid w:val="00123231"/>
    <w:rsid w:val="00123297"/>
    <w:rsid w:val="00130022"/>
    <w:rsid w:val="00132ED6"/>
    <w:rsid w:val="001332B2"/>
    <w:rsid w:val="0013506D"/>
    <w:rsid w:val="001361CA"/>
    <w:rsid w:val="001373A5"/>
    <w:rsid w:val="001378E6"/>
    <w:rsid w:val="00137D2A"/>
    <w:rsid w:val="00140021"/>
    <w:rsid w:val="001401D7"/>
    <w:rsid w:val="001410EC"/>
    <w:rsid w:val="001410EF"/>
    <w:rsid w:val="00143EC0"/>
    <w:rsid w:val="00144980"/>
    <w:rsid w:val="001455CD"/>
    <w:rsid w:val="00145FF4"/>
    <w:rsid w:val="001463CE"/>
    <w:rsid w:val="00146820"/>
    <w:rsid w:val="00147822"/>
    <w:rsid w:val="001478D6"/>
    <w:rsid w:val="00147FA4"/>
    <w:rsid w:val="00150710"/>
    <w:rsid w:val="00150D89"/>
    <w:rsid w:val="00151B9F"/>
    <w:rsid w:val="00151D07"/>
    <w:rsid w:val="00151EF7"/>
    <w:rsid w:val="00152395"/>
    <w:rsid w:val="001530CF"/>
    <w:rsid w:val="001533A9"/>
    <w:rsid w:val="00153E25"/>
    <w:rsid w:val="00154204"/>
    <w:rsid w:val="00155966"/>
    <w:rsid w:val="00156CE1"/>
    <w:rsid w:val="001611B6"/>
    <w:rsid w:val="0016158D"/>
    <w:rsid w:val="00161B0A"/>
    <w:rsid w:val="00161FCF"/>
    <w:rsid w:val="00162895"/>
    <w:rsid w:val="001643C8"/>
    <w:rsid w:val="00166A9A"/>
    <w:rsid w:val="00166D7F"/>
    <w:rsid w:val="00167887"/>
    <w:rsid w:val="00167F9B"/>
    <w:rsid w:val="00170AC1"/>
    <w:rsid w:val="00172075"/>
    <w:rsid w:val="0017284C"/>
    <w:rsid w:val="00172F9F"/>
    <w:rsid w:val="001731B4"/>
    <w:rsid w:val="00175232"/>
    <w:rsid w:val="00175365"/>
    <w:rsid w:val="001805AF"/>
    <w:rsid w:val="00180BF2"/>
    <w:rsid w:val="00180FC6"/>
    <w:rsid w:val="001815C7"/>
    <w:rsid w:val="00181C35"/>
    <w:rsid w:val="00183307"/>
    <w:rsid w:val="00183DD0"/>
    <w:rsid w:val="001846FC"/>
    <w:rsid w:val="00184BB6"/>
    <w:rsid w:val="00185A52"/>
    <w:rsid w:val="00190314"/>
    <w:rsid w:val="00190E5E"/>
    <w:rsid w:val="00191C7E"/>
    <w:rsid w:val="00192548"/>
    <w:rsid w:val="00192AC0"/>
    <w:rsid w:val="00193FAF"/>
    <w:rsid w:val="00194D58"/>
    <w:rsid w:val="00194E88"/>
    <w:rsid w:val="00196AB3"/>
    <w:rsid w:val="00196B87"/>
    <w:rsid w:val="001A0D0B"/>
    <w:rsid w:val="001A189E"/>
    <w:rsid w:val="001A2DF8"/>
    <w:rsid w:val="001A2E9A"/>
    <w:rsid w:val="001A31BC"/>
    <w:rsid w:val="001A4203"/>
    <w:rsid w:val="001A481D"/>
    <w:rsid w:val="001A4FEB"/>
    <w:rsid w:val="001A691F"/>
    <w:rsid w:val="001B001F"/>
    <w:rsid w:val="001B18A4"/>
    <w:rsid w:val="001B219B"/>
    <w:rsid w:val="001B22A4"/>
    <w:rsid w:val="001B37D3"/>
    <w:rsid w:val="001B3FD9"/>
    <w:rsid w:val="001B4DBE"/>
    <w:rsid w:val="001B50CA"/>
    <w:rsid w:val="001B51E8"/>
    <w:rsid w:val="001B69FF"/>
    <w:rsid w:val="001B7D34"/>
    <w:rsid w:val="001C0241"/>
    <w:rsid w:val="001C07F8"/>
    <w:rsid w:val="001C1D0C"/>
    <w:rsid w:val="001C285F"/>
    <w:rsid w:val="001C2C5A"/>
    <w:rsid w:val="001C683D"/>
    <w:rsid w:val="001C6F52"/>
    <w:rsid w:val="001C743C"/>
    <w:rsid w:val="001C7D32"/>
    <w:rsid w:val="001D138F"/>
    <w:rsid w:val="001D57A1"/>
    <w:rsid w:val="001D5A7C"/>
    <w:rsid w:val="001D5AFA"/>
    <w:rsid w:val="001D7321"/>
    <w:rsid w:val="001E271A"/>
    <w:rsid w:val="001E360C"/>
    <w:rsid w:val="001E3FC4"/>
    <w:rsid w:val="001E51C7"/>
    <w:rsid w:val="001E552F"/>
    <w:rsid w:val="001E6569"/>
    <w:rsid w:val="001E6833"/>
    <w:rsid w:val="001E6F0B"/>
    <w:rsid w:val="001F11BF"/>
    <w:rsid w:val="001F457E"/>
    <w:rsid w:val="001F4B33"/>
    <w:rsid w:val="001F5C15"/>
    <w:rsid w:val="001F5E06"/>
    <w:rsid w:val="001F6E95"/>
    <w:rsid w:val="001F78C8"/>
    <w:rsid w:val="001F7B57"/>
    <w:rsid w:val="00201B87"/>
    <w:rsid w:val="00204C48"/>
    <w:rsid w:val="002051E4"/>
    <w:rsid w:val="002052AD"/>
    <w:rsid w:val="00205675"/>
    <w:rsid w:val="002066C0"/>
    <w:rsid w:val="00207994"/>
    <w:rsid w:val="002103B0"/>
    <w:rsid w:val="002107BD"/>
    <w:rsid w:val="002110BE"/>
    <w:rsid w:val="002124CD"/>
    <w:rsid w:val="00212A4A"/>
    <w:rsid w:val="00213E91"/>
    <w:rsid w:val="002142F4"/>
    <w:rsid w:val="00220CF9"/>
    <w:rsid w:val="0022112E"/>
    <w:rsid w:val="00222752"/>
    <w:rsid w:val="002235E5"/>
    <w:rsid w:val="00225002"/>
    <w:rsid w:val="00225677"/>
    <w:rsid w:val="00225E61"/>
    <w:rsid w:val="0022751F"/>
    <w:rsid w:val="002279D3"/>
    <w:rsid w:val="0023306F"/>
    <w:rsid w:val="002340B2"/>
    <w:rsid w:val="0023461D"/>
    <w:rsid w:val="00235E54"/>
    <w:rsid w:val="0023615B"/>
    <w:rsid w:val="0023632C"/>
    <w:rsid w:val="002366BF"/>
    <w:rsid w:val="00236D51"/>
    <w:rsid w:val="00240592"/>
    <w:rsid w:val="002409AF"/>
    <w:rsid w:val="00241ED0"/>
    <w:rsid w:val="00242778"/>
    <w:rsid w:val="00242A30"/>
    <w:rsid w:val="002444C1"/>
    <w:rsid w:val="002446FF"/>
    <w:rsid w:val="00245586"/>
    <w:rsid w:val="00245A00"/>
    <w:rsid w:val="00245E5E"/>
    <w:rsid w:val="00246168"/>
    <w:rsid w:val="0024700E"/>
    <w:rsid w:val="00247943"/>
    <w:rsid w:val="00250713"/>
    <w:rsid w:val="00250860"/>
    <w:rsid w:val="00250A55"/>
    <w:rsid w:val="00251E0B"/>
    <w:rsid w:val="002534A9"/>
    <w:rsid w:val="00253FFD"/>
    <w:rsid w:val="00254073"/>
    <w:rsid w:val="0025468C"/>
    <w:rsid w:val="002559CC"/>
    <w:rsid w:val="002579DE"/>
    <w:rsid w:val="00260CD8"/>
    <w:rsid w:val="002612AC"/>
    <w:rsid w:val="0026178F"/>
    <w:rsid w:val="00264A3D"/>
    <w:rsid w:val="00264A5F"/>
    <w:rsid w:val="00265DE2"/>
    <w:rsid w:val="002663CE"/>
    <w:rsid w:val="002664E9"/>
    <w:rsid w:val="002665BE"/>
    <w:rsid w:val="00267153"/>
    <w:rsid w:val="00267241"/>
    <w:rsid w:val="0026775B"/>
    <w:rsid w:val="0027217E"/>
    <w:rsid w:val="002721E2"/>
    <w:rsid w:val="002732A0"/>
    <w:rsid w:val="0027334A"/>
    <w:rsid w:val="00275548"/>
    <w:rsid w:val="002760F4"/>
    <w:rsid w:val="00276C59"/>
    <w:rsid w:val="002778E8"/>
    <w:rsid w:val="002812FA"/>
    <w:rsid w:val="00282A9A"/>
    <w:rsid w:val="00282CF6"/>
    <w:rsid w:val="002832E5"/>
    <w:rsid w:val="00283532"/>
    <w:rsid w:val="0028426E"/>
    <w:rsid w:val="0028451E"/>
    <w:rsid w:val="00285E82"/>
    <w:rsid w:val="00285FFE"/>
    <w:rsid w:val="002865EB"/>
    <w:rsid w:val="002867D0"/>
    <w:rsid w:val="00287666"/>
    <w:rsid w:val="00287AFC"/>
    <w:rsid w:val="002901D9"/>
    <w:rsid w:val="00291399"/>
    <w:rsid w:val="002919A7"/>
    <w:rsid w:val="00291B2E"/>
    <w:rsid w:val="00292A8A"/>
    <w:rsid w:val="00292F52"/>
    <w:rsid w:val="00293121"/>
    <w:rsid w:val="002939F4"/>
    <w:rsid w:val="002946C5"/>
    <w:rsid w:val="00295C60"/>
    <w:rsid w:val="00296359"/>
    <w:rsid w:val="002978DE"/>
    <w:rsid w:val="002A03B8"/>
    <w:rsid w:val="002A1FDC"/>
    <w:rsid w:val="002A2239"/>
    <w:rsid w:val="002A2CA3"/>
    <w:rsid w:val="002A4FA9"/>
    <w:rsid w:val="002A556A"/>
    <w:rsid w:val="002A63A6"/>
    <w:rsid w:val="002B0EE7"/>
    <w:rsid w:val="002B0F9A"/>
    <w:rsid w:val="002B1478"/>
    <w:rsid w:val="002B3629"/>
    <w:rsid w:val="002B3659"/>
    <w:rsid w:val="002B592B"/>
    <w:rsid w:val="002B597A"/>
    <w:rsid w:val="002B5B09"/>
    <w:rsid w:val="002B6341"/>
    <w:rsid w:val="002B715A"/>
    <w:rsid w:val="002C014B"/>
    <w:rsid w:val="002C05B7"/>
    <w:rsid w:val="002C1768"/>
    <w:rsid w:val="002C17C3"/>
    <w:rsid w:val="002C1BD6"/>
    <w:rsid w:val="002C2C90"/>
    <w:rsid w:val="002C48DC"/>
    <w:rsid w:val="002C6A56"/>
    <w:rsid w:val="002C7091"/>
    <w:rsid w:val="002C78FE"/>
    <w:rsid w:val="002D0C6F"/>
    <w:rsid w:val="002D166C"/>
    <w:rsid w:val="002D1E48"/>
    <w:rsid w:val="002D2450"/>
    <w:rsid w:val="002D2D31"/>
    <w:rsid w:val="002D3199"/>
    <w:rsid w:val="002D341E"/>
    <w:rsid w:val="002D38DB"/>
    <w:rsid w:val="002D395F"/>
    <w:rsid w:val="002D4D9F"/>
    <w:rsid w:val="002D5EB0"/>
    <w:rsid w:val="002D6420"/>
    <w:rsid w:val="002D70B7"/>
    <w:rsid w:val="002D7E6E"/>
    <w:rsid w:val="002E055A"/>
    <w:rsid w:val="002E0A3C"/>
    <w:rsid w:val="002E12B8"/>
    <w:rsid w:val="002E1583"/>
    <w:rsid w:val="002E15C1"/>
    <w:rsid w:val="002E1A65"/>
    <w:rsid w:val="002E1DDD"/>
    <w:rsid w:val="002E3E31"/>
    <w:rsid w:val="002E5232"/>
    <w:rsid w:val="002E53A7"/>
    <w:rsid w:val="002F2E1A"/>
    <w:rsid w:val="002F46C6"/>
    <w:rsid w:val="002F5631"/>
    <w:rsid w:val="002F5CB9"/>
    <w:rsid w:val="002F63D6"/>
    <w:rsid w:val="002F7D6D"/>
    <w:rsid w:val="003015D2"/>
    <w:rsid w:val="00302085"/>
    <w:rsid w:val="003023BB"/>
    <w:rsid w:val="0030279B"/>
    <w:rsid w:val="00302C84"/>
    <w:rsid w:val="00302D9A"/>
    <w:rsid w:val="003033B4"/>
    <w:rsid w:val="003036ED"/>
    <w:rsid w:val="00303748"/>
    <w:rsid w:val="00303982"/>
    <w:rsid w:val="00305E82"/>
    <w:rsid w:val="0030603E"/>
    <w:rsid w:val="00310912"/>
    <w:rsid w:val="00311072"/>
    <w:rsid w:val="00312195"/>
    <w:rsid w:val="00312E45"/>
    <w:rsid w:val="00314592"/>
    <w:rsid w:val="00314AD5"/>
    <w:rsid w:val="00314BD4"/>
    <w:rsid w:val="00315308"/>
    <w:rsid w:val="00315F57"/>
    <w:rsid w:val="003174DD"/>
    <w:rsid w:val="00317AB8"/>
    <w:rsid w:val="003201A1"/>
    <w:rsid w:val="00320BE2"/>
    <w:rsid w:val="003217D8"/>
    <w:rsid w:val="003233B3"/>
    <w:rsid w:val="0032371A"/>
    <w:rsid w:val="00323B73"/>
    <w:rsid w:val="00323FAC"/>
    <w:rsid w:val="00324083"/>
    <w:rsid w:val="003242BF"/>
    <w:rsid w:val="00324E12"/>
    <w:rsid w:val="003252EE"/>
    <w:rsid w:val="0032577A"/>
    <w:rsid w:val="00325B0D"/>
    <w:rsid w:val="003269FA"/>
    <w:rsid w:val="00327332"/>
    <w:rsid w:val="003278C9"/>
    <w:rsid w:val="00327C6C"/>
    <w:rsid w:val="00327F55"/>
    <w:rsid w:val="0033064A"/>
    <w:rsid w:val="003308CE"/>
    <w:rsid w:val="003312BE"/>
    <w:rsid w:val="00332B17"/>
    <w:rsid w:val="00332E99"/>
    <w:rsid w:val="003337C6"/>
    <w:rsid w:val="003345F5"/>
    <w:rsid w:val="00334F63"/>
    <w:rsid w:val="003361CC"/>
    <w:rsid w:val="00336390"/>
    <w:rsid w:val="00336C70"/>
    <w:rsid w:val="00336E7F"/>
    <w:rsid w:val="00337298"/>
    <w:rsid w:val="0034037C"/>
    <w:rsid w:val="00340616"/>
    <w:rsid w:val="003406E8"/>
    <w:rsid w:val="003408E6"/>
    <w:rsid w:val="00341E42"/>
    <w:rsid w:val="003429EB"/>
    <w:rsid w:val="00343C03"/>
    <w:rsid w:val="00343D8C"/>
    <w:rsid w:val="00343D95"/>
    <w:rsid w:val="003452F4"/>
    <w:rsid w:val="00345B71"/>
    <w:rsid w:val="003466E0"/>
    <w:rsid w:val="00346C4D"/>
    <w:rsid w:val="00347002"/>
    <w:rsid w:val="0034701B"/>
    <w:rsid w:val="00347788"/>
    <w:rsid w:val="00347ACF"/>
    <w:rsid w:val="003525A9"/>
    <w:rsid w:val="00352A4E"/>
    <w:rsid w:val="00354CAA"/>
    <w:rsid w:val="0035539E"/>
    <w:rsid w:val="00360FD7"/>
    <w:rsid w:val="00362226"/>
    <w:rsid w:val="00362A11"/>
    <w:rsid w:val="00363D67"/>
    <w:rsid w:val="00366287"/>
    <w:rsid w:val="00366A07"/>
    <w:rsid w:val="00367649"/>
    <w:rsid w:val="0037026F"/>
    <w:rsid w:val="00370621"/>
    <w:rsid w:val="00370D1A"/>
    <w:rsid w:val="003714D0"/>
    <w:rsid w:val="003731D5"/>
    <w:rsid w:val="0037324B"/>
    <w:rsid w:val="00374158"/>
    <w:rsid w:val="00374AEE"/>
    <w:rsid w:val="00380378"/>
    <w:rsid w:val="00383E3F"/>
    <w:rsid w:val="00387D80"/>
    <w:rsid w:val="00390046"/>
    <w:rsid w:val="00390068"/>
    <w:rsid w:val="00390D49"/>
    <w:rsid w:val="00390F6D"/>
    <w:rsid w:val="00394592"/>
    <w:rsid w:val="00396276"/>
    <w:rsid w:val="003964C4"/>
    <w:rsid w:val="00396C75"/>
    <w:rsid w:val="003A2D1F"/>
    <w:rsid w:val="003A2DD0"/>
    <w:rsid w:val="003A2E9E"/>
    <w:rsid w:val="003A4A11"/>
    <w:rsid w:val="003A5FE7"/>
    <w:rsid w:val="003A7251"/>
    <w:rsid w:val="003A7AFB"/>
    <w:rsid w:val="003B1705"/>
    <w:rsid w:val="003B1751"/>
    <w:rsid w:val="003B30E4"/>
    <w:rsid w:val="003B3144"/>
    <w:rsid w:val="003B38C7"/>
    <w:rsid w:val="003B5374"/>
    <w:rsid w:val="003B6709"/>
    <w:rsid w:val="003B7929"/>
    <w:rsid w:val="003C2698"/>
    <w:rsid w:val="003C2E05"/>
    <w:rsid w:val="003C2ECF"/>
    <w:rsid w:val="003C4619"/>
    <w:rsid w:val="003C4BD8"/>
    <w:rsid w:val="003C5242"/>
    <w:rsid w:val="003C73A2"/>
    <w:rsid w:val="003D0DF5"/>
    <w:rsid w:val="003D16BA"/>
    <w:rsid w:val="003D29FA"/>
    <w:rsid w:val="003D2DEF"/>
    <w:rsid w:val="003D331B"/>
    <w:rsid w:val="003D4C57"/>
    <w:rsid w:val="003D587D"/>
    <w:rsid w:val="003D78CF"/>
    <w:rsid w:val="003D7C81"/>
    <w:rsid w:val="003E04F4"/>
    <w:rsid w:val="003E295B"/>
    <w:rsid w:val="003E3C25"/>
    <w:rsid w:val="003E3D2F"/>
    <w:rsid w:val="003E5AAE"/>
    <w:rsid w:val="003E6E2F"/>
    <w:rsid w:val="003E6EAD"/>
    <w:rsid w:val="003E72AF"/>
    <w:rsid w:val="003E7658"/>
    <w:rsid w:val="003F01D2"/>
    <w:rsid w:val="003F086D"/>
    <w:rsid w:val="003F0C67"/>
    <w:rsid w:val="003F1C34"/>
    <w:rsid w:val="003F1EDC"/>
    <w:rsid w:val="003F25C5"/>
    <w:rsid w:val="003F46D1"/>
    <w:rsid w:val="003F4A51"/>
    <w:rsid w:val="003F5EDB"/>
    <w:rsid w:val="00401F9E"/>
    <w:rsid w:val="00402072"/>
    <w:rsid w:val="00402587"/>
    <w:rsid w:val="004048D9"/>
    <w:rsid w:val="00405484"/>
    <w:rsid w:val="00406F35"/>
    <w:rsid w:val="004070F7"/>
    <w:rsid w:val="0040716E"/>
    <w:rsid w:val="00407577"/>
    <w:rsid w:val="00407C2A"/>
    <w:rsid w:val="00407D8B"/>
    <w:rsid w:val="0041004F"/>
    <w:rsid w:val="0041018C"/>
    <w:rsid w:val="00410E15"/>
    <w:rsid w:val="00411F0E"/>
    <w:rsid w:val="004126A2"/>
    <w:rsid w:val="00412BDF"/>
    <w:rsid w:val="00413972"/>
    <w:rsid w:val="004142E2"/>
    <w:rsid w:val="00417530"/>
    <w:rsid w:val="00420C70"/>
    <w:rsid w:val="0042148E"/>
    <w:rsid w:val="00422158"/>
    <w:rsid w:val="0042526F"/>
    <w:rsid w:val="004257F3"/>
    <w:rsid w:val="00425CB8"/>
    <w:rsid w:val="004308D5"/>
    <w:rsid w:val="00430CC5"/>
    <w:rsid w:val="004313BD"/>
    <w:rsid w:val="00431A88"/>
    <w:rsid w:val="00433313"/>
    <w:rsid w:val="00433CCD"/>
    <w:rsid w:val="00435327"/>
    <w:rsid w:val="0043554D"/>
    <w:rsid w:val="004423DE"/>
    <w:rsid w:val="00442649"/>
    <w:rsid w:val="00442C78"/>
    <w:rsid w:val="0044359D"/>
    <w:rsid w:val="0044490B"/>
    <w:rsid w:val="00444BFD"/>
    <w:rsid w:val="00446226"/>
    <w:rsid w:val="004469F1"/>
    <w:rsid w:val="00446CDC"/>
    <w:rsid w:val="00450AD0"/>
    <w:rsid w:val="00450EBD"/>
    <w:rsid w:val="00451564"/>
    <w:rsid w:val="00453214"/>
    <w:rsid w:val="00453F01"/>
    <w:rsid w:val="00454018"/>
    <w:rsid w:val="00455356"/>
    <w:rsid w:val="00456716"/>
    <w:rsid w:val="0046017E"/>
    <w:rsid w:val="00463AAD"/>
    <w:rsid w:val="0046416E"/>
    <w:rsid w:val="00464374"/>
    <w:rsid w:val="00464525"/>
    <w:rsid w:val="004646C1"/>
    <w:rsid w:val="0046487B"/>
    <w:rsid w:val="0046501E"/>
    <w:rsid w:val="00465A6C"/>
    <w:rsid w:val="00467003"/>
    <w:rsid w:val="00467132"/>
    <w:rsid w:val="004674ED"/>
    <w:rsid w:val="00467ED7"/>
    <w:rsid w:val="00470490"/>
    <w:rsid w:val="00470B7E"/>
    <w:rsid w:val="00471ED2"/>
    <w:rsid w:val="00474567"/>
    <w:rsid w:val="0047747E"/>
    <w:rsid w:val="00477547"/>
    <w:rsid w:val="00481408"/>
    <w:rsid w:val="0048158B"/>
    <w:rsid w:val="0048237C"/>
    <w:rsid w:val="00482941"/>
    <w:rsid w:val="00482DAF"/>
    <w:rsid w:val="0048496C"/>
    <w:rsid w:val="00485074"/>
    <w:rsid w:val="00490824"/>
    <w:rsid w:val="004908DE"/>
    <w:rsid w:val="00492D6E"/>
    <w:rsid w:val="0049486E"/>
    <w:rsid w:val="00494C7F"/>
    <w:rsid w:val="0049552E"/>
    <w:rsid w:val="004A01DD"/>
    <w:rsid w:val="004A0FA6"/>
    <w:rsid w:val="004A1325"/>
    <w:rsid w:val="004A1703"/>
    <w:rsid w:val="004A19F3"/>
    <w:rsid w:val="004A25FC"/>
    <w:rsid w:val="004A3321"/>
    <w:rsid w:val="004A49CC"/>
    <w:rsid w:val="004A49E4"/>
    <w:rsid w:val="004A4B75"/>
    <w:rsid w:val="004A62E8"/>
    <w:rsid w:val="004A792A"/>
    <w:rsid w:val="004B2165"/>
    <w:rsid w:val="004B2D7F"/>
    <w:rsid w:val="004B4C32"/>
    <w:rsid w:val="004B7C70"/>
    <w:rsid w:val="004C0F6B"/>
    <w:rsid w:val="004C1C45"/>
    <w:rsid w:val="004C26A9"/>
    <w:rsid w:val="004C396A"/>
    <w:rsid w:val="004C4D73"/>
    <w:rsid w:val="004C5DE8"/>
    <w:rsid w:val="004C62E5"/>
    <w:rsid w:val="004C650D"/>
    <w:rsid w:val="004C7F0E"/>
    <w:rsid w:val="004D0564"/>
    <w:rsid w:val="004D0BCE"/>
    <w:rsid w:val="004D17E7"/>
    <w:rsid w:val="004D1B09"/>
    <w:rsid w:val="004D1E44"/>
    <w:rsid w:val="004D2AC8"/>
    <w:rsid w:val="004D3325"/>
    <w:rsid w:val="004D4CA0"/>
    <w:rsid w:val="004D4D9D"/>
    <w:rsid w:val="004D4E2D"/>
    <w:rsid w:val="004D60DD"/>
    <w:rsid w:val="004E0864"/>
    <w:rsid w:val="004E0A74"/>
    <w:rsid w:val="004E0CAE"/>
    <w:rsid w:val="004E1FF1"/>
    <w:rsid w:val="004E357D"/>
    <w:rsid w:val="004E3DC6"/>
    <w:rsid w:val="004E4654"/>
    <w:rsid w:val="004E4750"/>
    <w:rsid w:val="004E58FB"/>
    <w:rsid w:val="004E71A2"/>
    <w:rsid w:val="004E71C1"/>
    <w:rsid w:val="004E7DF5"/>
    <w:rsid w:val="004F0AF0"/>
    <w:rsid w:val="004F1677"/>
    <w:rsid w:val="004F19CF"/>
    <w:rsid w:val="004F39CC"/>
    <w:rsid w:val="004F4E85"/>
    <w:rsid w:val="004F5534"/>
    <w:rsid w:val="004F5CDC"/>
    <w:rsid w:val="004F6FE3"/>
    <w:rsid w:val="00501CF4"/>
    <w:rsid w:val="005031D1"/>
    <w:rsid w:val="005037ED"/>
    <w:rsid w:val="00503E83"/>
    <w:rsid w:val="005040D4"/>
    <w:rsid w:val="005041E2"/>
    <w:rsid w:val="00504D76"/>
    <w:rsid w:val="005073AB"/>
    <w:rsid w:val="0051035F"/>
    <w:rsid w:val="005114E7"/>
    <w:rsid w:val="00511D77"/>
    <w:rsid w:val="00512105"/>
    <w:rsid w:val="00512440"/>
    <w:rsid w:val="00512859"/>
    <w:rsid w:val="00513C2F"/>
    <w:rsid w:val="00514F5E"/>
    <w:rsid w:val="00517144"/>
    <w:rsid w:val="0052008D"/>
    <w:rsid w:val="005207AB"/>
    <w:rsid w:val="00522222"/>
    <w:rsid w:val="00524EB0"/>
    <w:rsid w:val="00525CFB"/>
    <w:rsid w:val="00525E9A"/>
    <w:rsid w:val="00526316"/>
    <w:rsid w:val="0052663F"/>
    <w:rsid w:val="005268E7"/>
    <w:rsid w:val="00526F22"/>
    <w:rsid w:val="0053004A"/>
    <w:rsid w:val="00531213"/>
    <w:rsid w:val="00533B67"/>
    <w:rsid w:val="005340AE"/>
    <w:rsid w:val="00535E79"/>
    <w:rsid w:val="005361D4"/>
    <w:rsid w:val="00536309"/>
    <w:rsid w:val="00536A38"/>
    <w:rsid w:val="00536D09"/>
    <w:rsid w:val="00536D7D"/>
    <w:rsid w:val="00536DC5"/>
    <w:rsid w:val="0053737A"/>
    <w:rsid w:val="005375F1"/>
    <w:rsid w:val="005377B2"/>
    <w:rsid w:val="0054121A"/>
    <w:rsid w:val="005418BC"/>
    <w:rsid w:val="00541CC8"/>
    <w:rsid w:val="00545B7B"/>
    <w:rsid w:val="005462DA"/>
    <w:rsid w:val="00547547"/>
    <w:rsid w:val="00552A06"/>
    <w:rsid w:val="0055373A"/>
    <w:rsid w:val="0055396A"/>
    <w:rsid w:val="00553991"/>
    <w:rsid w:val="005540A3"/>
    <w:rsid w:val="00556821"/>
    <w:rsid w:val="00557111"/>
    <w:rsid w:val="0056014B"/>
    <w:rsid w:val="00560F51"/>
    <w:rsid w:val="00561400"/>
    <w:rsid w:val="0056155C"/>
    <w:rsid w:val="00563BB0"/>
    <w:rsid w:val="00565EEE"/>
    <w:rsid w:val="0056762B"/>
    <w:rsid w:val="00572E74"/>
    <w:rsid w:val="0057682E"/>
    <w:rsid w:val="00577FEA"/>
    <w:rsid w:val="0058198D"/>
    <w:rsid w:val="00581EF4"/>
    <w:rsid w:val="00582EA0"/>
    <w:rsid w:val="00583710"/>
    <w:rsid w:val="005854E7"/>
    <w:rsid w:val="00586CAA"/>
    <w:rsid w:val="005930A4"/>
    <w:rsid w:val="0059348E"/>
    <w:rsid w:val="005971FF"/>
    <w:rsid w:val="0059799D"/>
    <w:rsid w:val="005A0739"/>
    <w:rsid w:val="005A1C6C"/>
    <w:rsid w:val="005A62FD"/>
    <w:rsid w:val="005A67D7"/>
    <w:rsid w:val="005A712B"/>
    <w:rsid w:val="005A7BB6"/>
    <w:rsid w:val="005B1B40"/>
    <w:rsid w:val="005B206E"/>
    <w:rsid w:val="005B233A"/>
    <w:rsid w:val="005B267A"/>
    <w:rsid w:val="005B2BEA"/>
    <w:rsid w:val="005B33B7"/>
    <w:rsid w:val="005B34D9"/>
    <w:rsid w:val="005B3B81"/>
    <w:rsid w:val="005B3BE7"/>
    <w:rsid w:val="005B4C78"/>
    <w:rsid w:val="005B5B4D"/>
    <w:rsid w:val="005B6712"/>
    <w:rsid w:val="005B680D"/>
    <w:rsid w:val="005B7110"/>
    <w:rsid w:val="005B755F"/>
    <w:rsid w:val="005B78D8"/>
    <w:rsid w:val="005B79EA"/>
    <w:rsid w:val="005C2D44"/>
    <w:rsid w:val="005C48CE"/>
    <w:rsid w:val="005C6778"/>
    <w:rsid w:val="005C6997"/>
    <w:rsid w:val="005C7C47"/>
    <w:rsid w:val="005D1DB8"/>
    <w:rsid w:val="005D2165"/>
    <w:rsid w:val="005D2753"/>
    <w:rsid w:val="005D3858"/>
    <w:rsid w:val="005D3E8D"/>
    <w:rsid w:val="005D4E52"/>
    <w:rsid w:val="005D61B6"/>
    <w:rsid w:val="005D6C5B"/>
    <w:rsid w:val="005D7E93"/>
    <w:rsid w:val="005E005A"/>
    <w:rsid w:val="005E0C8A"/>
    <w:rsid w:val="005E4A4E"/>
    <w:rsid w:val="005E50A2"/>
    <w:rsid w:val="005E60BD"/>
    <w:rsid w:val="005F0E14"/>
    <w:rsid w:val="005F198C"/>
    <w:rsid w:val="005F21CA"/>
    <w:rsid w:val="005F32F2"/>
    <w:rsid w:val="005F4E46"/>
    <w:rsid w:val="005F7552"/>
    <w:rsid w:val="005F7A5F"/>
    <w:rsid w:val="006001FF"/>
    <w:rsid w:val="006002F7"/>
    <w:rsid w:val="00601C6D"/>
    <w:rsid w:val="006021B7"/>
    <w:rsid w:val="00602499"/>
    <w:rsid w:val="006056B1"/>
    <w:rsid w:val="00605BF0"/>
    <w:rsid w:val="00605DFE"/>
    <w:rsid w:val="006067A8"/>
    <w:rsid w:val="00606C6B"/>
    <w:rsid w:val="00607243"/>
    <w:rsid w:val="00607476"/>
    <w:rsid w:val="00610D04"/>
    <w:rsid w:val="00611309"/>
    <w:rsid w:val="00611361"/>
    <w:rsid w:val="00613032"/>
    <w:rsid w:val="00615028"/>
    <w:rsid w:val="00615035"/>
    <w:rsid w:val="00615224"/>
    <w:rsid w:val="00615BC1"/>
    <w:rsid w:val="006164D6"/>
    <w:rsid w:val="00616E7B"/>
    <w:rsid w:val="006215D1"/>
    <w:rsid w:val="006215DE"/>
    <w:rsid w:val="00621786"/>
    <w:rsid w:val="00621EA4"/>
    <w:rsid w:val="00621FAD"/>
    <w:rsid w:val="00622239"/>
    <w:rsid w:val="00622A5D"/>
    <w:rsid w:val="00623681"/>
    <w:rsid w:val="0062403C"/>
    <w:rsid w:val="00625F82"/>
    <w:rsid w:val="0062686F"/>
    <w:rsid w:val="0062716C"/>
    <w:rsid w:val="006274CF"/>
    <w:rsid w:val="00630587"/>
    <w:rsid w:val="006309A5"/>
    <w:rsid w:val="00630A18"/>
    <w:rsid w:val="00630D54"/>
    <w:rsid w:val="00630E82"/>
    <w:rsid w:val="00631710"/>
    <w:rsid w:val="00631807"/>
    <w:rsid w:val="00631DDC"/>
    <w:rsid w:val="006340A7"/>
    <w:rsid w:val="006343E0"/>
    <w:rsid w:val="006347BC"/>
    <w:rsid w:val="00634882"/>
    <w:rsid w:val="00635EC1"/>
    <w:rsid w:val="0063601D"/>
    <w:rsid w:val="0063798E"/>
    <w:rsid w:val="00641DE1"/>
    <w:rsid w:val="00642126"/>
    <w:rsid w:val="006428FE"/>
    <w:rsid w:val="0064429F"/>
    <w:rsid w:val="00644311"/>
    <w:rsid w:val="00644D46"/>
    <w:rsid w:val="006464A5"/>
    <w:rsid w:val="0064680E"/>
    <w:rsid w:val="0065025E"/>
    <w:rsid w:val="006509F6"/>
    <w:rsid w:val="006518B8"/>
    <w:rsid w:val="00653F08"/>
    <w:rsid w:val="00653F46"/>
    <w:rsid w:val="00655FF8"/>
    <w:rsid w:val="006560E1"/>
    <w:rsid w:val="00656C12"/>
    <w:rsid w:val="00662784"/>
    <w:rsid w:val="006635B2"/>
    <w:rsid w:val="00663B8F"/>
    <w:rsid w:val="006642F0"/>
    <w:rsid w:val="006657A4"/>
    <w:rsid w:val="00666040"/>
    <w:rsid w:val="006662F0"/>
    <w:rsid w:val="00670A4F"/>
    <w:rsid w:val="00670C7E"/>
    <w:rsid w:val="006710D8"/>
    <w:rsid w:val="00671920"/>
    <w:rsid w:val="00671E89"/>
    <w:rsid w:val="00671F2E"/>
    <w:rsid w:val="006746C0"/>
    <w:rsid w:val="00675B5B"/>
    <w:rsid w:val="0067697F"/>
    <w:rsid w:val="00676DD9"/>
    <w:rsid w:val="00676FD0"/>
    <w:rsid w:val="0067746E"/>
    <w:rsid w:val="006776ED"/>
    <w:rsid w:val="00681A4A"/>
    <w:rsid w:val="00681A6E"/>
    <w:rsid w:val="0068266F"/>
    <w:rsid w:val="00683483"/>
    <w:rsid w:val="00683816"/>
    <w:rsid w:val="00683B33"/>
    <w:rsid w:val="00683FA1"/>
    <w:rsid w:val="006849B1"/>
    <w:rsid w:val="00684B9F"/>
    <w:rsid w:val="00685563"/>
    <w:rsid w:val="00691251"/>
    <w:rsid w:val="00691EE0"/>
    <w:rsid w:val="006924A2"/>
    <w:rsid w:val="006948ED"/>
    <w:rsid w:val="00695DD2"/>
    <w:rsid w:val="006971E4"/>
    <w:rsid w:val="006A0D4A"/>
    <w:rsid w:val="006A0D82"/>
    <w:rsid w:val="006A0F11"/>
    <w:rsid w:val="006A1BCA"/>
    <w:rsid w:val="006A30A0"/>
    <w:rsid w:val="006A3E81"/>
    <w:rsid w:val="006A6138"/>
    <w:rsid w:val="006B199F"/>
    <w:rsid w:val="006B2786"/>
    <w:rsid w:val="006B334A"/>
    <w:rsid w:val="006B6FA6"/>
    <w:rsid w:val="006B7A40"/>
    <w:rsid w:val="006C03D8"/>
    <w:rsid w:val="006C0A8E"/>
    <w:rsid w:val="006C19AF"/>
    <w:rsid w:val="006C20BF"/>
    <w:rsid w:val="006C29F1"/>
    <w:rsid w:val="006C319D"/>
    <w:rsid w:val="006C4927"/>
    <w:rsid w:val="006C4A51"/>
    <w:rsid w:val="006C6759"/>
    <w:rsid w:val="006C77AE"/>
    <w:rsid w:val="006C7997"/>
    <w:rsid w:val="006C7A3B"/>
    <w:rsid w:val="006D0875"/>
    <w:rsid w:val="006D0E8F"/>
    <w:rsid w:val="006D1299"/>
    <w:rsid w:val="006D167A"/>
    <w:rsid w:val="006D207D"/>
    <w:rsid w:val="006D2FE0"/>
    <w:rsid w:val="006D3B9F"/>
    <w:rsid w:val="006D58CC"/>
    <w:rsid w:val="006D61CC"/>
    <w:rsid w:val="006D61E6"/>
    <w:rsid w:val="006D679A"/>
    <w:rsid w:val="006E1FB7"/>
    <w:rsid w:val="006E22BA"/>
    <w:rsid w:val="006E337C"/>
    <w:rsid w:val="006E40C4"/>
    <w:rsid w:val="006E49F7"/>
    <w:rsid w:val="006E52F3"/>
    <w:rsid w:val="006E5A34"/>
    <w:rsid w:val="006E5E38"/>
    <w:rsid w:val="006E738D"/>
    <w:rsid w:val="006E7B38"/>
    <w:rsid w:val="006F10E2"/>
    <w:rsid w:val="006F17B6"/>
    <w:rsid w:val="006F313C"/>
    <w:rsid w:val="006F32F2"/>
    <w:rsid w:val="006F49EF"/>
    <w:rsid w:val="00700A02"/>
    <w:rsid w:val="00701983"/>
    <w:rsid w:val="00701D6F"/>
    <w:rsid w:val="00707E91"/>
    <w:rsid w:val="007100F3"/>
    <w:rsid w:val="007105B3"/>
    <w:rsid w:val="007127A0"/>
    <w:rsid w:val="00713B32"/>
    <w:rsid w:val="00714E60"/>
    <w:rsid w:val="0071572F"/>
    <w:rsid w:val="00715F47"/>
    <w:rsid w:val="007164E2"/>
    <w:rsid w:val="00716C11"/>
    <w:rsid w:val="007246AD"/>
    <w:rsid w:val="007250B3"/>
    <w:rsid w:val="00727BBB"/>
    <w:rsid w:val="00730077"/>
    <w:rsid w:val="00730DCB"/>
    <w:rsid w:val="00735FF4"/>
    <w:rsid w:val="0073667D"/>
    <w:rsid w:val="0074013C"/>
    <w:rsid w:val="00742002"/>
    <w:rsid w:val="00742216"/>
    <w:rsid w:val="00743C67"/>
    <w:rsid w:val="00744C57"/>
    <w:rsid w:val="00745B3F"/>
    <w:rsid w:val="00746488"/>
    <w:rsid w:val="00747AA6"/>
    <w:rsid w:val="00747C9B"/>
    <w:rsid w:val="00750753"/>
    <w:rsid w:val="00750C5F"/>
    <w:rsid w:val="00751085"/>
    <w:rsid w:val="0075153F"/>
    <w:rsid w:val="00751B42"/>
    <w:rsid w:val="007525BD"/>
    <w:rsid w:val="00752B3A"/>
    <w:rsid w:val="00752B67"/>
    <w:rsid w:val="007531B0"/>
    <w:rsid w:val="007537BE"/>
    <w:rsid w:val="00753AD7"/>
    <w:rsid w:val="00753CB6"/>
    <w:rsid w:val="00753ECD"/>
    <w:rsid w:val="00756042"/>
    <w:rsid w:val="00756E5B"/>
    <w:rsid w:val="007576D4"/>
    <w:rsid w:val="00762F77"/>
    <w:rsid w:val="0076542E"/>
    <w:rsid w:val="007654DE"/>
    <w:rsid w:val="0076682D"/>
    <w:rsid w:val="00766886"/>
    <w:rsid w:val="00767050"/>
    <w:rsid w:val="00770570"/>
    <w:rsid w:val="00771352"/>
    <w:rsid w:val="0077144C"/>
    <w:rsid w:val="00771769"/>
    <w:rsid w:val="0077195A"/>
    <w:rsid w:val="007728AE"/>
    <w:rsid w:val="00775F04"/>
    <w:rsid w:val="00776D5C"/>
    <w:rsid w:val="0077795C"/>
    <w:rsid w:val="00780F7F"/>
    <w:rsid w:val="00782D07"/>
    <w:rsid w:val="00783043"/>
    <w:rsid w:val="00786B3B"/>
    <w:rsid w:val="00787512"/>
    <w:rsid w:val="00787DA4"/>
    <w:rsid w:val="00791052"/>
    <w:rsid w:val="00791D1E"/>
    <w:rsid w:val="007921D3"/>
    <w:rsid w:val="00792392"/>
    <w:rsid w:val="00792FEA"/>
    <w:rsid w:val="0079422D"/>
    <w:rsid w:val="007945C7"/>
    <w:rsid w:val="00794CEB"/>
    <w:rsid w:val="00795237"/>
    <w:rsid w:val="0079625C"/>
    <w:rsid w:val="00796BC6"/>
    <w:rsid w:val="007A282F"/>
    <w:rsid w:val="007A3E1E"/>
    <w:rsid w:val="007A54D4"/>
    <w:rsid w:val="007A5F06"/>
    <w:rsid w:val="007A6249"/>
    <w:rsid w:val="007A6834"/>
    <w:rsid w:val="007A6A06"/>
    <w:rsid w:val="007A6DB4"/>
    <w:rsid w:val="007A6F3A"/>
    <w:rsid w:val="007A743D"/>
    <w:rsid w:val="007A7D8A"/>
    <w:rsid w:val="007B1C22"/>
    <w:rsid w:val="007B204E"/>
    <w:rsid w:val="007B2A63"/>
    <w:rsid w:val="007B2B88"/>
    <w:rsid w:val="007B37F0"/>
    <w:rsid w:val="007B38FB"/>
    <w:rsid w:val="007B3B08"/>
    <w:rsid w:val="007B3B27"/>
    <w:rsid w:val="007B622B"/>
    <w:rsid w:val="007B6BF4"/>
    <w:rsid w:val="007B6D50"/>
    <w:rsid w:val="007B6E42"/>
    <w:rsid w:val="007B7234"/>
    <w:rsid w:val="007C17B8"/>
    <w:rsid w:val="007C4885"/>
    <w:rsid w:val="007C53DB"/>
    <w:rsid w:val="007C57B5"/>
    <w:rsid w:val="007C78C0"/>
    <w:rsid w:val="007C7EC9"/>
    <w:rsid w:val="007D018F"/>
    <w:rsid w:val="007D0779"/>
    <w:rsid w:val="007D08A7"/>
    <w:rsid w:val="007D247A"/>
    <w:rsid w:val="007D258B"/>
    <w:rsid w:val="007D2B9B"/>
    <w:rsid w:val="007D5B1D"/>
    <w:rsid w:val="007D5F1D"/>
    <w:rsid w:val="007D6DE5"/>
    <w:rsid w:val="007D75B6"/>
    <w:rsid w:val="007E1C32"/>
    <w:rsid w:val="007E41AD"/>
    <w:rsid w:val="007E4ABE"/>
    <w:rsid w:val="007E4BDD"/>
    <w:rsid w:val="007E5341"/>
    <w:rsid w:val="007F1D74"/>
    <w:rsid w:val="007F1DEC"/>
    <w:rsid w:val="007F1EED"/>
    <w:rsid w:val="007F225B"/>
    <w:rsid w:val="007F23B8"/>
    <w:rsid w:val="007F3389"/>
    <w:rsid w:val="007F4A8A"/>
    <w:rsid w:val="007F4EBC"/>
    <w:rsid w:val="007F64EB"/>
    <w:rsid w:val="007F652E"/>
    <w:rsid w:val="00801AAA"/>
    <w:rsid w:val="008024D8"/>
    <w:rsid w:val="00802534"/>
    <w:rsid w:val="00802A8F"/>
    <w:rsid w:val="00804136"/>
    <w:rsid w:val="00806B63"/>
    <w:rsid w:val="00807FCB"/>
    <w:rsid w:val="00807FDD"/>
    <w:rsid w:val="00810382"/>
    <w:rsid w:val="008108A3"/>
    <w:rsid w:val="0081124A"/>
    <w:rsid w:val="00811769"/>
    <w:rsid w:val="008131E0"/>
    <w:rsid w:val="00813792"/>
    <w:rsid w:val="008160E2"/>
    <w:rsid w:val="00817AA5"/>
    <w:rsid w:val="008208D7"/>
    <w:rsid w:val="00823876"/>
    <w:rsid w:val="0082519F"/>
    <w:rsid w:val="0082576C"/>
    <w:rsid w:val="00825F12"/>
    <w:rsid w:val="008268FC"/>
    <w:rsid w:val="00826BA3"/>
    <w:rsid w:val="00827602"/>
    <w:rsid w:val="00827851"/>
    <w:rsid w:val="008302F7"/>
    <w:rsid w:val="00830668"/>
    <w:rsid w:val="00831812"/>
    <w:rsid w:val="00831AB6"/>
    <w:rsid w:val="008331E7"/>
    <w:rsid w:val="00834FBB"/>
    <w:rsid w:val="00835962"/>
    <w:rsid w:val="00835C89"/>
    <w:rsid w:val="00836D06"/>
    <w:rsid w:val="00836FE1"/>
    <w:rsid w:val="008374E6"/>
    <w:rsid w:val="00837CBB"/>
    <w:rsid w:val="008402DE"/>
    <w:rsid w:val="0084293A"/>
    <w:rsid w:val="00843109"/>
    <w:rsid w:val="0084405A"/>
    <w:rsid w:val="0084605C"/>
    <w:rsid w:val="0084756A"/>
    <w:rsid w:val="0085222D"/>
    <w:rsid w:val="00852C6F"/>
    <w:rsid w:val="00852ECC"/>
    <w:rsid w:val="00856397"/>
    <w:rsid w:val="008573C9"/>
    <w:rsid w:val="00857E59"/>
    <w:rsid w:val="008606E9"/>
    <w:rsid w:val="0086097A"/>
    <w:rsid w:val="00860AF1"/>
    <w:rsid w:val="00860E79"/>
    <w:rsid w:val="00861957"/>
    <w:rsid w:val="00861C8A"/>
    <w:rsid w:val="00862065"/>
    <w:rsid w:val="008638EE"/>
    <w:rsid w:val="0087062C"/>
    <w:rsid w:val="00870699"/>
    <w:rsid w:val="00870B4D"/>
    <w:rsid w:val="00873B0C"/>
    <w:rsid w:val="0087454D"/>
    <w:rsid w:val="00874B89"/>
    <w:rsid w:val="00875815"/>
    <w:rsid w:val="00875E9E"/>
    <w:rsid w:val="0087623D"/>
    <w:rsid w:val="00876414"/>
    <w:rsid w:val="008806D9"/>
    <w:rsid w:val="00880D97"/>
    <w:rsid w:val="008827AF"/>
    <w:rsid w:val="00882C17"/>
    <w:rsid w:val="008840A9"/>
    <w:rsid w:val="00884BBF"/>
    <w:rsid w:val="00885454"/>
    <w:rsid w:val="00885548"/>
    <w:rsid w:val="008855A8"/>
    <w:rsid w:val="008859FF"/>
    <w:rsid w:val="00885EEB"/>
    <w:rsid w:val="00885F98"/>
    <w:rsid w:val="008864FB"/>
    <w:rsid w:val="00886C04"/>
    <w:rsid w:val="00887022"/>
    <w:rsid w:val="00887057"/>
    <w:rsid w:val="00892FB6"/>
    <w:rsid w:val="00893E1A"/>
    <w:rsid w:val="0089481F"/>
    <w:rsid w:val="00895649"/>
    <w:rsid w:val="0089644F"/>
    <w:rsid w:val="008970BF"/>
    <w:rsid w:val="00897E01"/>
    <w:rsid w:val="008A0D9B"/>
    <w:rsid w:val="008A1625"/>
    <w:rsid w:val="008A1D3B"/>
    <w:rsid w:val="008A234C"/>
    <w:rsid w:val="008A5662"/>
    <w:rsid w:val="008A5C2D"/>
    <w:rsid w:val="008A5E2E"/>
    <w:rsid w:val="008A6943"/>
    <w:rsid w:val="008B0104"/>
    <w:rsid w:val="008B16C4"/>
    <w:rsid w:val="008B1796"/>
    <w:rsid w:val="008B1FE3"/>
    <w:rsid w:val="008B2D25"/>
    <w:rsid w:val="008B38C6"/>
    <w:rsid w:val="008B5484"/>
    <w:rsid w:val="008C0582"/>
    <w:rsid w:val="008C0CD0"/>
    <w:rsid w:val="008C1199"/>
    <w:rsid w:val="008C20EF"/>
    <w:rsid w:val="008C3A9A"/>
    <w:rsid w:val="008C5061"/>
    <w:rsid w:val="008C56D8"/>
    <w:rsid w:val="008C63E0"/>
    <w:rsid w:val="008C7A08"/>
    <w:rsid w:val="008D0777"/>
    <w:rsid w:val="008D0A85"/>
    <w:rsid w:val="008D20B4"/>
    <w:rsid w:val="008D4CDE"/>
    <w:rsid w:val="008D5987"/>
    <w:rsid w:val="008E1BD7"/>
    <w:rsid w:val="008E3127"/>
    <w:rsid w:val="008E73AB"/>
    <w:rsid w:val="008E77E3"/>
    <w:rsid w:val="008E7B36"/>
    <w:rsid w:val="008E7DF9"/>
    <w:rsid w:val="008F1692"/>
    <w:rsid w:val="008F1ABC"/>
    <w:rsid w:val="008F40A2"/>
    <w:rsid w:val="008F4ABB"/>
    <w:rsid w:val="008F5FC0"/>
    <w:rsid w:val="00900974"/>
    <w:rsid w:val="0090120A"/>
    <w:rsid w:val="0090129B"/>
    <w:rsid w:val="009017C9"/>
    <w:rsid w:val="00901E79"/>
    <w:rsid w:val="009023B7"/>
    <w:rsid w:val="009038E7"/>
    <w:rsid w:val="00903FCE"/>
    <w:rsid w:val="00904120"/>
    <w:rsid w:val="00907717"/>
    <w:rsid w:val="00911ECD"/>
    <w:rsid w:val="00913681"/>
    <w:rsid w:val="009141B3"/>
    <w:rsid w:val="00915363"/>
    <w:rsid w:val="00915813"/>
    <w:rsid w:val="00915B79"/>
    <w:rsid w:val="00916EA3"/>
    <w:rsid w:val="00920623"/>
    <w:rsid w:val="00920BEC"/>
    <w:rsid w:val="00920E7B"/>
    <w:rsid w:val="00925038"/>
    <w:rsid w:val="00925178"/>
    <w:rsid w:val="0092742D"/>
    <w:rsid w:val="00930C9E"/>
    <w:rsid w:val="00931703"/>
    <w:rsid w:val="009320B8"/>
    <w:rsid w:val="00932366"/>
    <w:rsid w:val="0093252A"/>
    <w:rsid w:val="00932B98"/>
    <w:rsid w:val="00932BB4"/>
    <w:rsid w:val="009336EC"/>
    <w:rsid w:val="00934066"/>
    <w:rsid w:val="00934819"/>
    <w:rsid w:val="009358EF"/>
    <w:rsid w:val="00936A66"/>
    <w:rsid w:val="00940056"/>
    <w:rsid w:val="00941B9A"/>
    <w:rsid w:val="00942D10"/>
    <w:rsid w:val="00942D15"/>
    <w:rsid w:val="00943141"/>
    <w:rsid w:val="00944914"/>
    <w:rsid w:val="00944A87"/>
    <w:rsid w:val="00944E69"/>
    <w:rsid w:val="00945A2B"/>
    <w:rsid w:val="00946F2C"/>
    <w:rsid w:val="00950BDA"/>
    <w:rsid w:val="009556C0"/>
    <w:rsid w:val="009565B1"/>
    <w:rsid w:val="0096042A"/>
    <w:rsid w:val="0096368E"/>
    <w:rsid w:val="009639C7"/>
    <w:rsid w:val="00963C4F"/>
    <w:rsid w:val="00967D02"/>
    <w:rsid w:val="0097023A"/>
    <w:rsid w:val="009705EE"/>
    <w:rsid w:val="009713E7"/>
    <w:rsid w:val="00971AF3"/>
    <w:rsid w:val="00971BE7"/>
    <w:rsid w:val="009722F0"/>
    <w:rsid w:val="00973D2E"/>
    <w:rsid w:val="009740B3"/>
    <w:rsid w:val="009748A0"/>
    <w:rsid w:val="009748DE"/>
    <w:rsid w:val="00974E1B"/>
    <w:rsid w:val="009764DE"/>
    <w:rsid w:val="00980679"/>
    <w:rsid w:val="009810C1"/>
    <w:rsid w:val="009837F3"/>
    <w:rsid w:val="009847AB"/>
    <w:rsid w:val="00985465"/>
    <w:rsid w:val="00986BD6"/>
    <w:rsid w:val="00991BB4"/>
    <w:rsid w:val="009926EE"/>
    <w:rsid w:val="00994C93"/>
    <w:rsid w:val="00995812"/>
    <w:rsid w:val="00995BDA"/>
    <w:rsid w:val="00995CC2"/>
    <w:rsid w:val="00995DEC"/>
    <w:rsid w:val="0099626C"/>
    <w:rsid w:val="009964C1"/>
    <w:rsid w:val="00997B97"/>
    <w:rsid w:val="009A0989"/>
    <w:rsid w:val="009A2948"/>
    <w:rsid w:val="009A3D57"/>
    <w:rsid w:val="009A5A40"/>
    <w:rsid w:val="009A5BA5"/>
    <w:rsid w:val="009A5E7B"/>
    <w:rsid w:val="009A6CDE"/>
    <w:rsid w:val="009A6E8C"/>
    <w:rsid w:val="009A7370"/>
    <w:rsid w:val="009A7C09"/>
    <w:rsid w:val="009B248F"/>
    <w:rsid w:val="009B2B9E"/>
    <w:rsid w:val="009B2D33"/>
    <w:rsid w:val="009B339B"/>
    <w:rsid w:val="009B3521"/>
    <w:rsid w:val="009B3E8F"/>
    <w:rsid w:val="009B4207"/>
    <w:rsid w:val="009B484F"/>
    <w:rsid w:val="009B4A92"/>
    <w:rsid w:val="009B4C50"/>
    <w:rsid w:val="009B622C"/>
    <w:rsid w:val="009B6BC0"/>
    <w:rsid w:val="009C253B"/>
    <w:rsid w:val="009C2987"/>
    <w:rsid w:val="009C4B6C"/>
    <w:rsid w:val="009C7794"/>
    <w:rsid w:val="009C7DA0"/>
    <w:rsid w:val="009D017B"/>
    <w:rsid w:val="009D5CA1"/>
    <w:rsid w:val="009D60F2"/>
    <w:rsid w:val="009D6996"/>
    <w:rsid w:val="009D7337"/>
    <w:rsid w:val="009D79C8"/>
    <w:rsid w:val="009E0043"/>
    <w:rsid w:val="009E0A32"/>
    <w:rsid w:val="009E4736"/>
    <w:rsid w:val="009E528F"/>
    <w:rsid w:val="009E6B97"/>
    <w:rsid w:val="009E74D1"/>
    <w:rsid w:val="009F088C"/>
    <w:rsid w:val="009F0AC2"/>
    <w:rsid w:val="009F0DA5"/>
    <w:rsid w:val="009F0E98"/>
    <w:rsid w:val="009F11ED"/>
    <w:rsid w:val="009F1425"/>
    <w:rsid w:val="009F2AD6"/>
    <w:rsid w:val="009F52C6"/>
    <w:rsid w:val="009F6AE2"/>
    <w:rsid w:val="009F6DA7"/>
    <w:rsid w:val="009F6E8C"/>
    <w:rsid w:val="009F773E"/>
    <w:rsid w:val="00A004CF"/>
    <w:rsid w:val="00A00D62"/>
    <w:rsid w:val="00A00DED"/>
    <w:rsid w:val="00A00F4C"/>
    <w:rsid w:val="00A011E0"/>
    <w:rsid w:val="00A02453"/>
    <w:rsid w:val="00A034F4"/>
    <w:rsid w:val="00A043F4"/>
    <w:rsid w:val="00A04619"/>
    <w:rsid w:val="00A04AAF"/>
    <w:rsid w:val="00A050DF"/>
    <w:rsid w:val="00A06993"/>
    <w:rsid w:val="00A0701A"/>
    <w:rsid w:val="00A07977"/>
    <w:rsid w:val="00A1161F"/>
    <w:rsid w:val="00A126FE"/>
    <w:rsid w:val="00A15353"/>
    <w:rsid w:val="00A173D6"/>
    <w:rsid w:val="00A1770F"/>
    <w:rsid w:val="00A17D53"/>
    <w:rsid w:val="00A201A3"/>
    <w:rsid w:val="00A2052C"/>
    <w:rsid w:val="00A205FF"/>
    <w:rsid w:val="00A21CEE"/>
    <w:rsid w:val="00A22843"/>
    <w:rsid w:val="00A24666"/>
    <w:rsid w:val="00A24E95"/>
    <w:rsid w:val="00A252C3"/>
    <w:rsid w:val="00A25697"/>
    <w:rsid w:val="00A259AF"/>
    <w:rsid w:val="00A264A2"/>
    <w:rsid w:val="00A26740"/>
    <w:rsid w:val="00A27895"/>
    <w:rsid w:val="00A31F7A"/>
    <w:rsid w:val="00A3416F"/>
    <w:rsid w:val="00A34CBA"/>
    <w:rsid w:val="00A34D84"/>
    <w:rsid w:val="00A34FDE"/>
    <w:rsid w:val="00A35659"/>
    <w:rsid w:val="00A3625B"/>
    <w:rsid w:val="00A366BC"/>
    <w:rsid w:val="00A36CFA"/>
    <w:rsid w:val="00A371DE"/>
    <w:rsid w:val="00A372F3"/>
    <w:rsid w:val="00A40519"/>
    <w:rsid w:val="00A40640"/>
    <w:rsid w:val="00A40DF4"/>
    <w:rsid w:val="00A44617"/>
    <w:rsid w:val="00A44AF3"/>
    <w:rsid w:val="00A455CE"/>
    <w:rsid w:val="00A4724E"/>
    <w:rsid w:val="00A47547"/>
    <w:rsid w:val="00A47B18"/>
    <w:rsid w:val="00A53AEB"/>
    <w:rsid w:val="00A569E1"/>
    <w:rsid w:val="00A57E99"/>
    <w:rsid w:val="00A60845"/>
    <w:rsid w:val="00A609E6"/>
    <w:rsid w:val="00A63BF9"/>
    <w:rsid w:val="00A63CA5"/>
    <w:rsid w:val="00A675DD"/>
    <w:rsid w:val="00A679B3"/>
    <w:rsid w:val="00A67A30"/>
    <w:rsid w:val="00A708F7"/>
    <w:rsid w:val="00A7208C"/>
    <w:rsid w:val="00A724A9"/>
    <w:rsid w:val="00A744B1"/>
    <w:rsid w:val="00A77736"/>
    <w:rsid w:val="00A8046C"/>
    <w:rsid w:val="00A807F0"/>
    <w:rsid w:val="00A8347B"/>
    <w:rsid w:val="00A83DF7"/>
    <w:rsid w:val="00A8566C"/>
    <w:rsid w:val="00A86E3C"/>
    <w:rsid w:val="00A93647"/>
    <w:rsid w:val="00A9515C"/>
    <w:rsid w:val="00A954E0"/>
    <w:rsid w:val="00A955BF"/>
    <w:rsid w:val="00A978AB"/>
    <w:rsid w:val="00AA0F49"/>
    <w:rsid w:val="00AA108E"/>
    <w:rsid w:val="00AA26DF"/>
    <w:rsid w:val="00AA279D"/>
    <w:rsid w:val="00AA2BF4"/>
    <w:rsid w:val="00AA451D"/>
    <w:rsid w:val="00AA47F5"/>
    <w:rsid w:val="00AA50F7"/>
    <w:rsid w:val="00AA561F"/>
    <w:rsid w:val="00AA5883"/>
    <w:rsid w:val="00AA6300"/>
    <w:rsid w:val="00AA674C"/>
    <w:rsid w:val="00AA73A7"/>
    <w:rsid w:val="00AB07AA"/>
    <w:rsid w:val="00AB0D71"/>
    <w:rsid w:val="00AB1959"/>
    <w:rsid w:val="00AB29F3"/>
    <w:rsid w:val="00AB39A4"/>
    <w:rsid w:val="00AB3ABD"/>
    <w:rsid w:val="00AB3DAD"/>
    <w:rsid w:val="00AB414D"/>
    <w:rsid w:val="00AB55F3"/>
    <w:rsid w:val="00AB58E5"/>
    <w:rsid w:val="00AB6088"/>
    <w:rsid w:val="00AB6AB6"/>
    <w:rsid w:val="00AB6E94"/>
    <w:rsid w:val="00AC104D"/>
    <w:rsid w:val="00AC1B4F"/>
    <w:rsid w:val="00AC1E12"/>
    <w:rsid w:val="00AC1FF7"/>
    <w:rsid w:val="00AD1445"/>
    <w:rsid w:val="00AD1B2F"/>
    <w:rsid w:val="00AD240D"/>
    <w:rsid w:val="00AD2A83"/>
    <w:rsid w:val="00AD2E0A"/>
    <w:rsid w:val="00AD33AA"/>
    <w:rsid w:val="00AD3DC6"/>
    <w:rsid w:val="00AD4308"/>
    <w:rsid w:val="00AD4537"/>
    <w:rsid w:val="00AD48FE"/>
    <w:rsid w:val="00AD6D0A"/>
    <w:rsid w:val="00AD6DEE"/>
    <w:rsid w:val="00AD6E0F"/>
    <w:rsid w:val="00AD6F3F"/>
    <w:rsid w:val="00AD7419"/>
    <w:rsid w:val="00AD74FD"/>
    <w:rsid w:val="00AD79BB"/>
    <w:rsid w:val="00AE129D"/>
    <w:rsid w:val="00AE33AF"/>
    <w:rsid w:val="00AE639E"/>
    <w:rsid w:val="00AE68F5"/>
    <w:rsid w:val="00AF0408"/>
    <w:rsid w:val="00AF0B09"/>
    <w:rsid w:val="00AF1367"/>
    <w:rsid w:val="00AF4DE3"/>
    <w:rsid w:val="00AF4E9B"/>
    <w:rsid w:val="00B000B1"/>
    <w:rsid w:val="00B0091B"/>
    <w:rsid w:val="00B0130B"/>
    <w:rsid w:val="00B0141D"/>
    <w:rsid w:val="00B01487"/>
    <w:rsid w:val="00B02230"/>
    <w:rsid w:val="00B03C56"/>
    <w:rsid w:val="00B06526"/>
    <w:rsid w:val="00B0669F"/>
    <w:rsid w:val="00B072C3"/>
    <w:rsid w:val="00B11A94"/>
    <w:rsid w:val="00B140BD"/>
    <w:rsid w:val="00B1727A"/>
    <w:rsid w:val="00B20F82"/>
    <w:rsid w:val="00B2262B"/>
    <w:rsid w:val="00B22649"/>
    <w:rsid w:val="00B22B0E"/>
    <w:rsid w:val="00B235C4"/>
    <w:rsid w:val="00B249A4"/>
    <w:rsid w:val="00B24AA5"/>
    <w:rsid w:val="00B24F31"/>
    <w:rsid w:val="00B25D82"/>
    <w:rsid w:val="00B32326"/>
    <w:rsid w:val="00B33299"/>
    <w:rsid w:val="00B33A81"/>
    <w:rsid w:val="00B344F1"/>
    <w:rsid w:val="00B34EDC"/>
    <w:rsid w:val="00B3688D"/>
    <w:rsid w:val="00B36C55"/>
    <w:rsid w:val="00B417FF"/>
    <w:rsid w:val="00B42EAF"/>
    <w:rsid w:val="00B43638"/>
    <w:rsid w:val="00B44A1D"/>
    <w:rsid w:val="00B45C43"/>
    <w:rsid w:val="00B462FE"/>
    <w:rsid w:val="00B46423"/>
    <w:rsid w:val="00B46AEA"/>
    <w:rsid w:val="00B46F6A"/>
    <w:rsid w:val="00B5175A"/>
    <w:rsid w:val="00B53B7E"/>
    <w:rsid w:val="00B55022"/>
    <w:rsid w:val="00B555C9"/>
    <w:rsid w:val="00B561BA"/>
    <w:rsid w:val="00B566C5"/>
    <w:rsid w:val="00B569E1"/>
    <w:rsid w:val="00B56BA5"/>
    <w:rsid w:val="00B602BE"/>
    <w:rsid w:val="00B61086"/>
    <w:rsid w:val="00B63E9B"/>
    <w:rsid w:val="00B63F1C"/>
    <w:rsid w:val="00B6415F"/>
    <w:rsid w:val="00B64211"/>
    <w:rsid w:val="00B64E94"/>
    <w:rsid w:val="00B65DF5"/>
    <w:rsid w:val="00B674C2"/>
    <w:rsid w:val="00B675E7"/>
    <w:rsid w:val="00B67E27"/>
    <w:rsid w:val="00B70B2F"/>
    <w:rsid w:val="00B729A9"/>
    <w:rsid w:val="00B73879"/>
    <w:rsid w:val="00B73BB5"/>
    <w:rsid w:val="00B73EE6"/>
    <w:rsid w:val="00B74891"/>
    <w:rsid w:val="00B74ADD"/>
    <w:rsid w:val="00B75842"/>
    <w:rsid w:val="00B75D96"/>
    <w:rsid w:val="00B80F75"/>
    <w:rsid w:val="00B85B75"/>
    <w:rsid w:val="00B85E87"/>
    <w:rsid w:val="00B85FC9"/>
    <w:rsid w:val="00B869CC"/>
    <w:rsid w:val="00B86AE4"/>
    <w:rsid w:val="00B91B32"/>
    <w:rsid w:val="00B91C2A"/>
    <w:rsid w:val="00B943D8"/>
    <w:rsid w:val="00B947E0"/>
    <w:rsid w:val="00B94A77"/>
    <w:rsid w:val="00B95BCD"/>
    <w:rsid w:val="00B96C77"/>
    <w:rsid w:val="00B96E79"/>
    <w:rsid w:val="00B973DB"/>
    <w:rsid w:val="00BA0ACA"/>
    <w:rsid w:val="00BA18BE"/>
    <w:rsid w:val="00BA2E3B"/>
    <w:rsid w:val="00BA380B"/>
    <w:rsid w:val="00BA3E33"/>
    <w:rsid w:val="00BB0205"/>
    <w:rsid w:val="00BB05E8"/>
    <w:rsid w:val="00BB0B12"/>
    <w:rsid w:val="00BB11A4"/>
    <w:rsid w:val="00BB1B47"/>
    <w:rsid w:val="00BB2389"/>
    <w:rsid w:val="00BB379D"/>
    <w:rsid w:val="00BB3BBF"/>
    <w:rsid w:val="00BB3DFA"/>
    <w:rsid w:val="00BB3E7F"/>
    <w:rsid w:val="00BB424E"/>
    <w:rsid w:val="00BB6D6B"/>
    <w:rsid w:val="00BB7DF2"/>
    <w:rsid w:val="00BC1BDD"/>
    <w:rsid w:val="00BC1FAF"/>
    <w:rsid w:val="00BC2922"/>
    <w:rsid w:val="00BC321B"/>
    <w:rsid w:val="00BC36FF"/>
    <w:rsid w:val="00BC3E9C"/>
    <w:rsid w:val="00BC3F3B"/>
    <w:rsid w:val="00BC46EE"/>
    <w:rsid w:val="00BC4705"/>
    <w:rsid w:val="00BC4CA8"/>
    <w:rsid w:val="00BC4F90"/>
    <w:rsid w:val="00BC56DA"/>
    <w:rsid w:val="00BD0046"/>
    <w:rsid w:val="00BD09D8"/>
    <w:rsid w:val="00BD0A03"/>
    <w:rsid w:val="00BD1D97"/>
    <w:rsid w:val="00BD2B16"/>
    <w:rsid w:val="00BD3362"/>
    <w:rsid w:val="00BD3E8F"/>
    <w:rsid w:val="00BD3F9C"/>
    <w:rsid w:val="00BD42E3"/>
    <w:rsid w:val="00BD4CFA"/>
    <w:rsid w:val="00BD601B"/>
    <w:rsid w:val="00BD658E"/>
    <w:rsid w:val="00BD79D7"/>
    <w:rsid w:val="00BD7E8F"/>
    <w:rsid w:val="00BE18C1"/>
    <w:rsid w:val="00BE2AAC"/>
    <w:rsid w:val="00BE74C3"/>
    <w:rsid w:val="00BE776B"/>
    <w:rsid w:val="00BF0BC5"/>
    <w:rsid w:val="00BF1504"/>
    <w:rsid w:val="00BF267A"/>
    <w:rsid w:val="00BF26E0"/>
    <w:rsid w:val="00BF3BD5"/>
    <w:rsid w:val="00BF41C4"/>
    <w:rsid w:val="00BF5088"/>
    <w:rsid w:val="00BF5430"/>
    <w:rsid w:val="00BF5BE4"/>
    <w:rsid w:val="00BF6968"/>
    <w:rsid w:val="00BF7BAD"/>
    <w:rsid w:val="00BF7E05"/>
    <w:rsid w:val="00C00BD9"/>
    <w:rsid w:val="00C01C84"/>
    <w:rsid w:val="00C0213A"/>
    <w:rsid w:val="00C0279C"/>
    <w:rsid w:val="00C036B1"/>
    <w:rsid w:val="00C03744"/>
    <w:rsid w:val="00C0591B"/>
    <w:rsid w:val="00C111D3"/>
    <w:rsid w:val="00C11212"/>
    <w:rsid w:val="00C11213"/>
    <w:rsid w:val="00C115B0"/>
    <w:rsid w:val="00C11949"/>
    <w:rsid w:val="00C12740"/>
    <w:rsid w:val="00C12B9B"/>
    <w:rsid w:val="00C1465C"/>
    <w:rsid w:val="00C15419"/>
    <w:rsid w:val="00C16DD5"/>
    <w:rsid w:val="00C179D0"/>
    <w:rsid w:val="00C20194"/>
    <w:rsid w:val="00C20AA6"/>
    <w:rsid w:val="00C21962"/>
    <w:rsid w:val="00C242F7"/>
    <w:rsid w:val="00C243DA"/>
    <w:rsid w:val="00C25D62"/>
    <w:rsid w:val="00C2677C"/>
    <w:rsid w:val="00C26B3D"/>
    <w:rsid w:val="00C27F2D"/>
    <w:rsid w:val="00C302A3"/>
    <w:rsid w:val="00C31871"/>
    <w:rsid w:val="00C31A5C"/>
    <w:rsid w:val="00C3283F"/>
    <w:rsid w:val="00C32911"/>
    <w:rsid w:val="00C32AAF"/>
    <w:rsid w:val="00C334CC"/>
    <w:rsid w:val="00C340DA"/>
    <w:rsid w:val="00C34F6C"/>
    <w:rsid w:val="00C34F7B"/>
    <w:rsid w:val="00C35211"/>
    <w:rsid w:val="00C35C5C"/>
    <w:rsid w:val="00C36320"/>
    <w:rsid w:val="00C37634"/>
    <w:rsid w:val="00C40A21"/>
    <w:rsid w:val="00C40A67"/>
    <w:rsid w:val="00C40D26"/>
    <w:rsid w:val="00C41AA3"/>
    <w:rsid w:val="00C4277E"/>
    <w:rsid w:val="00C42A85"/>
    <w:rsid w:val="00C43380"/>
    <w:rsid w:val="00C4346C"/>
    <w:rsid w:val="00C44235"/>
    <w:rsid w:val="00C5007A"/>
    <w:rsid w:val="00C502BC"/>
    <w:rsid w:val="00C50EE6"/>
    <w:rsid w:val="00C51AF2"/>
    <w:rsid w:val="00C54BF6"/>
    <w:rsid w:val="00C557C2"/>
    <w:rsid w:val="00C55F2F"/>
    <w:rsid w:val="00C56A67"/>
    <w:rsid w:val="00C600A9"/>
    <w:rsid w:val="00C614F9"/>
    <w:rsid w:val="00C62A82"/>
    <w:rsid w:val="00C64ABB"/>
    <w:rsid w:val="00C664E1"/>
    <w:rsid w:val="00C672F5"/>
    <w:rsid w:val="00C67DB4"/>
    <w:rsid w:val="00C7264E"/>
    <w:rsid w:val="00C72FCC"/>
    <w:rsid w:val="00C7324D"/>
    <w:rsid w:val="00C742D3"/>
    <w:rsid w:val="00C74DCF"/>
    <w:rsid w:val="00C7506B"/>
    <w:rsid w:val="00C75755"/>
    <w:rsid w:val="00C80B9A"/>
    <w:rsid w:val="00C81668"/>
    <w:rsid w:val="00C82BCD"/>
    <w:rsid w:val="00C82F24"/>
    <w:rsid w:val="00C83A41"/>
    <w:rsid w:val="00C843D1"/>
    <w:rsid w:val="00C87EBD"/>
    <w:rsid w:val="00C9047F"/>
    <w:rsid w:val="00C9096C"/>
    <w:rsid w:val="00C916FC"/>
    <w:rsid w:val="00C91E92"/>
    <w:rsid w:val="00C9297F"/>
    <w:rsid w:val="00C93064"/>
    <w:rsid w:val="00C9428B"/>
    <w:rsid w:val="00C942D2"/>
    <w:rsid w:val="00C952F0"/>
    <w:rsid w:val="00CA0561"/>
    <w:rsid w:val="00CA0A30"/>
    <w:rsid w:val="00CA126E"/>
    <w:rsid w:val="00CA16CE"/>
    <w:rsid w:val="00CA1C0F"/>
    <w:rsid w:val="00CA2BA5"/>
    <w:rsid w:val="00CA3085"/>
    <w:rsid w:val="00CA337C"/>
    <w:rsid w:val="00CA4FEC"/>
    <w:rsid w:val="00CA5578"/>
    <w:rsid w:val="00CB05A4"/>
    <w:rsid w:val="00CB1174"/>
    <w:rsid w:val="00CB21DF"/>
    <w:rsid w:val="00CB2602"/>
    <w:rsid w:val="00CB3AA7"/>
    <w:rsid w:val="00CB57C1"/>
    <w:rsid w:val="00CB64F0"/>
    <w:rsid w:val="00CB7C64"/>
    <w:rsid w:val="00CB7FF1"/>
    <w:rsid w:val="00CC00F8"/>
    <w:rsid w:val="00CC058D"/>
    <w:rsid w:val="00CC1C80"/>
    <w:rsid w:val="00CC3677"/>
    <w:rsid w:val="00CC3CC0"/>
    <w:rsid w:val="00CC3FEE"/>
    <w:rsid w:val="00CC450C"/>
    <w:rsid w:val="00CC50B0"/>
    <w:rsid w:val="00CC642A"/>
    <w:rsid w:val="00CD0E6F"/>
    <w:rsid w:val="00CD33D4"/>
    <w:rsid w:val="00CD40E1"/>
    <w:rsid w:val="00CD55CD"/>
    <w:rsid w:val="00CD7403"/>
    <w:rsid w:val="00CE1695"/>
    <w:rsid w:val="00CE308C"/>
    <w:rsid w:val="00CE4B22"/>
    <w:rsid w:val="00CE4B59"/>
    <w:rsid w:val="00CE5F53"/>
    <w:rsid w:val="00CE615F"/>
    <w:rsid w:val="00CE7DA4"/>
    <w:rsid w:val="00CE7E47"/>
    <w:rsid w:val="00CE7F74"/>
    <w:rsid w:val="00CF1FE9"/>
    <w:rsid w:val="00CF30A4"/>
    <w:rsid w:val="00CF3234"/>
    <w:rsid w:val="00CF3E26"/>
    <w:rsid w:val="00CF5AD3"/>
    <w:rsid w:val="00CF6D02"/>
    <w:rsid w:val="00CF7110"/>
    <w:rsid w:val="00CF7987"/>
    <w:rsid w:val="00CF7ECF"/>
    <w:rsid w:val="00D00486"/>
    <w:rsid w:val="00D010E4"/>
    <w:rsid w:val="00D02DB5"/>
    <w:rsid w:val="00D0446F"/>
    <w:rsid w:val="00D108F7"/>
    <w:rsid w:val="00D126B6"/>
    <w:rsid w:val="00D134C0"/>
    <w:rsid w:val="00D13607"/>
    <w:rsid w:val="00D1362F"/>
    <w:rsid w:val="00D13A09"/>
    <w:rsid w:val="00D15746"/>
    <w:rsid w:val="00D16D4A"/>
    <w:rsid w:val="00D17D9D"/>
    <w:rsid w:val="00D2064D"/>
    <w:rsid w:val="00D21416"/>
    <w:rsid w:val="00D22310"/>
    <w:rsid w:val="00D22A08"/>
    <w:rsid w:val="00D232CF"/>
    <w:rsid w:val="00D23A05"/>
    <w:rsid w:val="00D24053"/>
    <w:rsid w:val="00D26B74"/>
    <w:rsid w:val="00D3032B"/>
    <w:rsid w:val="00D30358"/>
    <w:rsid w:val="00D309E3"/>
    <w:rsid w:val="00D30DB9"/>
    <w:rsid w:val="00D30F2C"/>
    <w:rsid w:val="00D30F90"/>
    <w:rsid w:val="00D3302F"/>
    <w:rsid w:val="00D336AE"/>
    <w:rsid w:val="00D34161"/>
    <w:rsid w:val="00D367D2"/>
    <w:rsid w:val="00D37635"/>
    <w:rsid w:val="00D37D5D"/>
    <w:rsid w:val="00D4220C"/>
    <w:rsid w:val="00D42BC0"/>
    <w:rsid w:val="00D42D31"/>
    <w:rsid w:val="00D4303E"/>
    <w:rsid w:val="00D4335C"/>
    <w:rsid w:val="00D447DF"/>
    <w:rsid w:val="00D45DA1"/>
    <w:rsid w:val="00D477FB"/>
    <w:rsid w:val="00D504D8"/>
    <w:rsid w:val="00D5117F"/>
    <w:rsid w:val="00D51F98"/>
    <w:rsid w:val="00D52717"/>
    <w:rsid w:val="00D53CF5"/>
    <w:rsid w:val="00D5490C"/>
    <w:rsid w:val="00D5495B"/>
    <w:rsid w:val="00D554A8"/>
    <w:rsid w:val="00D55E74"/>
    <w:rsid w:val="00D56DF8"/>
    <w:rsid w:val="00D60631"/>
    <w:rsid w:val="00D617ED"/>
    <w:rsid w:val="00D61C6B"/>
    <w:rsid w:val="00D61DFC"/>
    <w:rsid w:val="00D63042"/>
    <w:rsid w:val="00D634E1"/>
    <w:rsid w:val="00D644F7"/>
    <w:rsid w:val="00D6528E"/>
    <w:rsid w:val="00D657AA"/>
    <w:rsid w:val="00D668BF"/>
    <w:rsid w:val="00D67355"/>
    <w:rsid w:val="00D67F7F"/>
    <w:rsid w:val="00D70AD6"/>
    <w:rsid w:val="00D70FA8"/>
    <w:rsid w:val="00D7125E"/>
    <w:rsid w:val="00D74354"/>
    <w:rsid w:val="00D74B79"/>
    <w:rsid w:val="00D76EC4"/>
    <w:rsid w:val="00D77907"/>
    <w:rsid w:val="00D77B6C"/>
    <w:rsid w:val="00D81B7E"/>
    <w:rsid w:val="00D827DD"/>
    <w:rsid w:val="00D82DC1"/>
    <w:rsid w:val="00D84036"/>
    <w:rsid w:val="00D844CD"/>
    <w:rsid w:val="00D8451C"/>
    <w:rsid w:val="00D84FF0"/>
    <w:rsid w:val="00D8700D"/>
    <w:rsid w:val="00D8716B"/>
    <w:rsid w:val="00D8717D"/>
    <w:rsid w:val="00D87969"/>
    <w:rsid w:val="00D91B67"/>
    <w:rsid w:val="00D92CF8"/>
    <w:rsid w:val="00D92FC3"/>
    <w:rsid w:val="00D941AF"/>
    <w:rsid w:val="00D95E9F"/>
    <w:rsid w:val="00D95EE7"/>
    <w:rsid w:val="00D96F47"/>
    <w:rsid w:val="00D97D10"/>
    <w:rsid w:val="00DA06DD"/>
    <w:rsid w:val="00DA0CB8"/>
    <w:rsid w:val="00DA163B"/>
    <w:rsid w:val="00DA187A"/>
    <w:rsid w:val="00DA18A4"/>
    <w:rsid w:val="00DA3B64"/>
    <w:rsid w:val="00DA3E91"/>
    <w:rsid w:val="00DA555F"/>
    <w:rsid w:val="00DA57FE"/>
    <w:rsid w:val="00DA5F6C"/>
    <w:rsid w:val="00DB0563"/>
    <w:rsid w:val="00DB2EAC"/>
    <w:rsid w:val="00DB336B"/>
    <w:rsid w:val="00DB380A"/>
    <w:rsid w:val="00DB3DB9"/>
    <w:rsid w:val="00DB3F34"/>
    <w:rsid w:val="00DB4109"/>
    <w:rsid w:val="00DB41C7"/>
    <w:rsid w:val="00DB44CC"/>
    <w:rsid w:val="00DB5B46"/>
    <w:rsid w:val="00DB723E"/>
    <w:rsid w:val="00DB7784"/>
    <w:rsid w:val="00DB7CC1"/>
    <w:rsid w:val="00DC08C6"/>
    <w:rsid w:val="00DC1BF9"/>
    <w:rsid w:val="00DC1C1A"/>
    <w:rsid w:val="00DC346F"/>
    <w:rsid w:val="00DC35B0"/>
    <w:rsid w:val="00DC4498"/>
    <w:rsid w:val="00DC548B"/>
    <w:rsid w:val="00DC5A31"/>
    <w:rsid w:val="00DD002F"/>
    <w:rsid w:val="00DD09AA"/>
    <w:rsid w:val="00DD1CAD"/>
    <w:rsid w:val="00DD24CA"/>
    <w:rsid w:val="00DD2577"/>
    <w:rsid w:val="00DD2C65"/>
    <w:rsid w:val="00DD3E16"/>
    <w:rsid w:val="00DD65A0"/>
    <w:rsid w:val="00DD76C6"/>
    <w:rsid w:val="00DE3E44"/>
    <w:rsid w:val="00DE584E"/>
    <w:rsid w:val="00DF0091"/>
    <w:rsid w:val="00DF0B6C"/>
    <w:rsid w:val="00DF0F17"/>
    <w:rsid w:val="00DF26DE"/>
    <w:rsid w:val="00DF494E"/>
    <w:rsid w:val="00DF4B7F"/>
    <w:rsid w:val="00DF5EFC"/>
    <w:rsid w:val="00DF6886"/>
    <w:rsid w:val="00DF68A3"/>
    <w:rsid w:val="00DF76BC"/>
    <w:rsid w:val="00DF7E0C"/>
    <w:rsid w:val="00E00007"/>
    <w:rsid w:val="00E0022E"/>
    <w:rsid w:val="00E01A30"/>
    <w:rsid w:val="00E0331D"/>
    <w:rsid w:val="00E03337"/>
    <w:rsid w:val="00E037FF"/>
    <w:rsid w:val="00E03BA3"/>
    <w:rsid w:val="00E03E19"/>
    <w:rsid w:val="00E04E67"/>
    <w:rsid w:val="00E050EC"/>
    <w:rsid w:val="00E107FE"/>
    <w:rsid w:val="00E10807"/>
    <w:rsid w:val="00E11795"/>
    <w:rsid w:val="00E12A44"/>
    <w:rsid w:val="00E13673"/>
    <w:rsid w:val="00E15361"/>
    <w:rsid w:val="00E15B28"/>
    <w:rsid w:val="00E15D68"/>
    <w:rsid w:val="00E16BD5"/>
    <w:rsid w:val="00E16EBE"/>
    <w:rsid w:val="00E20C04"/>
    <w:rsid w:val="00E23707"/>
    <w:rsid w:val="00E2572D"/>
    <w:rsid w:val="00E261FB"/>
    <w:rsid w:val="00E270DE"/>
    <w:rsid w:val="00E30454"/>
    <w:rsid w:val="00E3110F"/>
    <w:rsid w:val="00E31644"/>
    <w:rsid w:val="00E31A10"/>
    <w:rsid w:val="00E31B72"/>
    <w:rsid w:val="00E31C64"/>
    <w:rsid w:val="00E32083"/>
    <w:rsid w:val="00E32B49"/>
    <w:rsid w:val="00E3301B"/>
    <w:rsid w:val="00E335CD"/>
    <w:rsid w:val="00E335F8"/>
    <w:rsid w:val="00E33EFC"/>
    <w:rsid w:val="00E342C7"/>
    <w:rsid w:val="00E34934"/>
    <w:rsid w:val="00E35F49"/>
    <w:rsid w:val="00E367EC"/>
    <w:rsid w:val="00E37708"/>
    <w:rsid w:val="00E41715"/>
    <w:rsid w:val="00E43A8B"/>
    <w:rsid w:val="00E46797"/>
    <w:rsid w:val="00E4703E"/>
    <w:rsid w:val="00E503D2"/>
    <w:rsid w:val="00E51ABF"/>
    <w:rsid w:val="00E5209D"/>
    <w:rsid w:val="00E5293F"/>
    <w:rsid w:val="00E54879"/>
    <w:rsid w:val="00E55031"/>
    <w:rsid w:val="00E5540E"/>
    <w:rsid w:val="00E57E96"/>
    <w:rsid w:val="00E60483"/>
    <w:rsid w:val="00E60B55"/>
    <w:rsid w:val="00E616EE"/>
    <w:rsid w:val="00E622B3"/>
    <w:rsid w:val="00E64F8C"/>
    <w:rsid w:val="00E670D0"/>
    <w:rsid w:val="00E6752D"/>
    <w:rsid w:val="00E72122"/>
    <w:rsid w:val="00E749D2"/>
    <w:rsid w:val="00E76B98"/>
    <w:rsid w:val="00E773F1"/>
    <w:rsid w:val="00E81088"/>
    <w:rsid w:val="00E81AD8"/>
    <w:rsid w:val="00E82691"/>
    <w:rsid w:val="00E838A3"/>
    <w:rsid w:val="00E83C53"/>
    <w:rsid w:val="00E84044"/>
    <w:rsid w:val="00E8422A"/>
    <w:rsid w:val="00E858CA"/>
    <w:rsid w:val="00E86D2A"/>
    <w:rsid w:val="00E87761"/>
    <w:rsid w:val="00E90773"/>
    <w:rsid w:val="00E9100A"/>
    <w:rsid w:val="00E9408B"/>
    <w:rsid w:val="00E94AAA"/>
    <w:rsid w:val="00E957BA"/>
    <w:rsid w:val="00E9586C"/>
    <w:rsid w:val="00E95EC2"/>
    <w:rsid w:val="00E96894"/>
    <w:rsid w:val="00E96C85"/>
    <w:rsid w:val="00EA02AD"/>
    <w:rsid w:val="00EA032C"/>
    <w:rsid w:val="00EA1553"/>
    <w:rsid w:val="00EA16B6"/>
    <w:rsid w:val="00EA1A46"/>
    <w:rsid w:val="00EA20D7"/>
    <w:rsid w:val="00EA4CBB"/>
    <w:rsid w:val="00EA5257"/>
    <w:rsid w:val="00EA55B7"/>
    <w:rsid w:val="00EA58E6"/>
    <w:rsid w:val="00EA5F31"/>
    <w:rsid w:val="00EA6293"/>
    <w:rsid w:val="00EB17F2"/>
    <w:rsid w:val="00EB1A20"/>
    <w:rsid w:val="00EB1E7D"/>
    <w:rsid w:val="00EB2993"/>
    <w:rsid w:val="00EB39EE"/>
    <w:rsid w:val="00EB3A42"/>
    <w:rsid w:val="00EB6D6E"/>
    <w:rsid w:val="00EB6DF3"/>
    <w:rsid w:val="00EB7FAC"/>
    <w:rsid w:val="00EC06E5"/>
    <w:rsid w:val="00EC1A92"/>
    <w:rsid w:val="00EC1DE9"/>
    <w:rsid w:val="00EC34F3"/>
    <w:rsid w:val="00EC3C9C"/>
    <w:rsid w:val="00EC43F4"/>
    <w:rsid w:val="00EC451F"/>
    <w:rsid w:val="00EC4886"/>
    <w:rsid w:val="00EC4B46"/>
    <w:rsid w:val="00EC4E80"/>
    <w:rsid w:val="00EC558C"/>
    <w:rsid w:val="00EC5AAC"/>
    <w:rsid w:val="00EC713B"/>
    <w:rsid w:val="00ED0E46"/>
    <w:rsid w:val="00ED292E"/>
    <w:rsid w:val="00ED4BAB"/>
    <w:rsid w:val="00ED5553"/>
    <w:rsid w:val="00ED5E06"/>
    <w:rsid w:val="00ED728D"/>
    <w:rsid w:val="00EE0030"/>
    <w:rsid w:val="00EE0B3E"/>
    <w:rsid w:val="00EE0C0C"/>
    <w:rsid w:val="00EE0DCA"/>
    <w:rsid w:val="00EE130A"/>
    <w:rsid w:val="00EE1A7E"/>
    <w:rsid w:val="00EE4A84"/>
    <w:rsid w:val="00EE7729"/>
    <w:rsid w:val="00EF1794"/>
    <w:rsid w:val="00EF22CA"/>
    <w:rsid w:val="00EF398C"/>
    <w:rsid w:val="00EF53EA"/>
    <w:rsid w:val="00EF616B"/>
    <w:rsid w:val="00EF7E1F"/>
    <w:rsid w:val="00F0125D"/>
    <w:rsid w:val="00F01312"/>
    <w:rsid w:val="00F0190F"/>
    <w:rsid w:val="00F02FF1"/>
    <w:rsid w:val="00F03C11"/>
    <w:rsid w:val="00F03DEE"/>
    <w:rsid w:val="00F04439"/>
    <w:rsid w:val="00F0537C"/>
    <w:rsid w:val="00F05AB9"/>
    <w:rsid w:val="00F05E8F"/>
    <w:rsid w:val="00F06BF0"/>
    <w:rsid w:val="00F122D3"/>
    <w:rsid w:val="00F1329C"/>
    <w:rsid w:val="00F13ED2"/>
    <w:rsid w:val="00F16227"/>
    <w:rsid w:val="00F209A6"/>
    <w:rsid w:val="00F226CF"/>
    <w:rsid w:val="00F232AE"/>
    <w:rsid w:val="00F23785"/>
    <w:rsid w:val="00F23A75"/>
    <w:rsid w:val="00F26249"/>
    <w:rsid w:val="00F30F4D"/>
    <w:rsid w:val="00F3167A"/>
    <w:rsid w:val="00F3198E"/>
    <w:rsid w:val="00F31C60"/>
    <w:rsid w:val="00F322D3"/>
    <w:rsid w:val="00F324BA"/>
    <w:rsid w:val="00F3286B"/>
    <w:rsid w:val="00F3308B"/>
    <w:rsid w:val="00F3372A"/>
    <w:rsid w:val="00F33C40"/>
    <w:rsid w:val="00F34245"/>
    <w:rsid w:val="00F34A1F"/>
    <w:rsid w:val="00F34E17"/>
    <w:rsid w:val="00F36147"/>
    <w:rsid w:val="00F36360"/>
    <w:rsid w:val="00F36BBF"/>
    <w:rsid w:val="00F40124"/>
    <w:rsid w:val="00F40D9B"/>
    <w:rsid w:val="00F416D3"/>
    <w:rsid w:val="00F422FD"/>
    <w:rsid w:val="00F424CE"/>
    <w:rsid w:val="00F431CF"/>
    <w:rsid w:val="00F4488F"/>
    <w:rsid w:val="00F46874"/>
    <w:rsid w:val="00F47651"/>
    <w:rsid w:val="00F47D6A"/>
    <w:rsid w:val="00F47EE6"/>
    <w:rsid w:val="00F510E7"/>
    <w:rsid w:val="00F51E69"/>
    <w:rsid w:val="00F51F4C"/>
    <w:rsid w:val="00F52369"/>
    <w:rsid w:val="00F53344"/>
    <w:rsid w:val="00F53D3F"/>
    <w:rsid w:val="00F54398"/>
    <w:rsid w:val="00F55157"/>
    <w:rsid w:val="00F55B33"/>
    <w:rsid w:val="00F569F8"/>
    <w:rsid w:val="00F56EF4"/>
    <w:rsid w:val="00F576F0"/>
    <w:rsid w:val="00F577AE"/>
    <w:rsid w:val="00F60FA3"/>
    <w:rsid w:val="00F6198A"/>
    <w:rsid w:val="00F61E12"/>
    <w:rsid w:val="00F6256A"/>
    <w:rsid w:val="00F626D4"/>
    <w:rsid w:val="00F627E8"/>
    <w:rsid w:val="00F62D00"/>
    <w:rsid w:val="00F62E59"/>
    <w:rsid w:val="00F63999"/>
    <w:rsid w:val="00F63B21"/>
    <w:rsid w:val="00F63C98"/>
    <w:rsid w:val="00F64443"/>
    <w:rsid w:val="00F64E7D"/>
    <w:rsid w:val="00F66030"/>
    <w:rsid w:val="00F66A4B"/>
    <w:rsid w:val="00F67363"/>
    <w:rsid w:val="00F700C9"/>
    <w:rsid w:val="00F71AE5"/>
    <w:rsid w:val="00F7296D"/>
    <w:rsid w:val="00F73AE0"/>
    <w:rsid w:val="00F75D39"/>
    <w:rsid w:val="00F767F2"/>
    <w:rsid w:val="00F76B32"/>
    <w:rsid w:val="00F76EDA"/>
    <w:rsid w:val="00F77818"/>
    <w:rsid w:val="00F80E72"/>
    <w:rsid w:val="00F83A07"/>
    <w:rsid w:val="00F86E33"/>
    <w:rsid w:val="00F87262"/>
    <w:rsid w:val="00F87417"/>
    <w:rsid w:val="00F8754B"/>
    <w:rsid w:val="00F87D3A"/>
    <w:rsid w:val="00F87DE4"/>
    <w:rsid w:val="00F90E49"/>
    <w:rsid w:val="00F9165B"/>
    <w:rsid w:val="00F917AF"/>
    <w:rsid w:val="00F92D79"/>
    <w:rsid w:val="00F9355C"/>
    <w:rsid w:val="00F95CC6"/>
    <w:rsid w:val="00F96A75"/>
    <w:rsid w:val="00F96BB7"/>
    <w:rsid w:val="00F97088"/>
    <w:rsid w:val="00F975FF"/>
    <w:rsid w:val="00FA0388"/>
    <w:rsid w:val="00FA2668"/>
    <w:rsid w:val="00FA28C9"/>
    <w:rsid w:val="00FA29AB"/>
    <w:rsid w:val="00FA389F"/>
    <w:rsid w:val="00FA499C"/>
    <w:rsid w:val="00FA4C60"/>
    <w:rsid w:val="00FA5B69"/>
    <w:rsid w:val="00FA5DB6"/>
    <w:rsid w:val="00FA5EE6"/>
    <w:rsid w:val="00FA6104"/>
    <w:rsid w:val="00FA6465"/>
    <w:rsid w:val="00FA6733"/>
    <w:rsid w:val="00FA6E91"/>
    <w:rsid w:val="00FA736D"/>
    <w:rsid w:val="00FB07A9"/>
    <w:rsid w:val="00FB13C7"/>
    <w:rsid w:val="00FB1D85"/>
    <w:rsid w:val="00FB2414"/>
    <w:rsid w:val="00FB302A"/>
    <w:rsid w:val="00FB72BA"/>
    <w:rsid w:val="00FC0776"/>
    <w:rsid w:val="00FC1147"/>
    <w:rsid w:val="00FC1B37"/>
    <w:rsid w:val="00FC2AFC"/>
    <w:rsid w:val="00FC34EA"/>
    <w:rsid w:val="00FC4345"/>
    <w:rsid w:val="00FC61E3"/>
    <w:rsid w:val="00FC666A"/>
    <w:rsid w:val="00FC76EE"/>
    <w:rsid w:val="00FD02BB"/>
    <w:rsid w:val="00FD3448"/>
    <w:rsid w:val="00FD6F65"/>
    <w:rsid w:val="00FD78ED"/>
    <w:rsid w:val="00FE18CA"/>
    <w:rsid w:val="00FE2C02"/>
    <w:rsid w:val="00FE2C06"/>
    <w:rsid w:val="00FE34B6"/>
    <w:rsid w:val="00FE4FBF"/>
    <w:rsid w:val="00FE52AE"/>
    <w:rsid w:val="00FF109A"/>
    <w:rsid w:val="00FF173A"/>
    <w:rsid w:val="00FF217B"/>
    <w:rsid w:val="00FF494D"/>
    <w:rsid w:val="00FF77E4"/>
    <w:rsid w:val="747CB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28CFF"/>
  <w15:chartTrackingRefBased/>
  <w15:docId w15:val="{BFEAEA2F-72C4-495B-8BDC-E29719D20E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0807"/>
    <w:rPr>
      <w:rFonts w:ascii="Times New Roman" w:hAnsi="Times New Roman"/>
      <w:sz w:val="24"/>
    </w:rPr>
  </w:style>
  <w:style w:type="paragraph" w:styleId="Heading1">
    <w:name w:val="heading 1"/>
    <w:basedOn w:val="Normal"/>
    <w:next w:val="Normal"/>
    <w:link w:val="Heading1Char"/>
    <w:autoRedefine/>
    <w:uiPriority w:val="9"/>
    <w:qFormat/>
    <w:rsid w:val="000D091C"/>
    <w:pPr>
      <w:keepNext/>
      <w:keepLines/>
      <w:spacing w:before="360" w:after="80"/>
      <w:ind w:left="720"/>
      <w:outlineLvl w:val="0"/>
    </w:pPr>
    <w:rPr>
      <w:rFonts w:eastAsiaTheme="majorEastAsia" w:cstheme="majorBidi"/>
      <w:b/>
      <w:color w:val="2F5496" w:themeColor="accent1" w:themeShade="BF"/>
      <w:sz w:val="40"/>
      <w:szCs w:val="40"/>
    </w:rPr>
  </w:style>
  <w:style w:type="paragraph" w:styleId="Heading2">
    <w:name w:val="heading 2"/>
    <w:basedOn w:val="Normal"/>
    <w:next w:val="Normal"/>
    <w:link w:val="Heading2Char"/>
    <w:autoRedefine/>
    <w:uiPriority w:val="9"/>
    <w:unhideWhenUsed/>
    <w:qFormat/>
    <w:rsid w:val="00A24E95"/>
    <w:pPr>
      <w:keepNext/>
      <w:keepLines/>
      <w:spacing w:before="160" w:after="80"/>
      <w:ind w:left="360" w:hanging="360"/>
      <w:outlineLvl w:val="1"/>
    </w:pPr>
    <w:rPr>
      <w:rFonts w:cs="Times New Roman" w:eastAsiaTheme="majorEastAsia"/>
      <w:b/>
      <w:color w:val="2F5496" w:themeColor="accent1" w:themeShade="BF"/>
      <w:sz w:val="32"/>
      <w:szCs w:val="32"/>
    </w:rPr>
  </w:style>
  <w:style w:type="paragraph" w:styleId="Heading3">
    <w:name w:val="heading 3"/>
    <w:basedOn w:val="Normal"/>
    <w:next w:val="Normal"/>
    <w:link w:val="Heading3Char"/>
    <w:autoRedefine/>
    <w:uiPriority w:val="9"/>
    <w:unhideWhenUsed/>
    <w:qFormat/>
    <w:rsid w:val="00410E15"/>
    <w:pPr>
      <w:keepNext/>
      <w:keepLines/>
      <w:spacing w:before="160" w:after="80"/>
      <w:ind w:left="3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autoRedefine/>
    <w:uiPriority w:val="9"/>
    <w:unhideWhenUsed/>
    <w:qFormat/>
    <w:rsid w:val="00CA5578"/>
    <w:pPr>
      <w:keepNext/>
      <w:keepLines/>
      <w:spacing w:before="80" w:after="40"/>
      <w:outlineLvl w:val="3"/>
    </w:pPr>
    <w:rPr>
      <w:rFonts w:eastAsiaTheme="majorEastAsia" w:cstheme="majorBidi"/>
      <w:color w:val="2F5496" w:themeColor="accent1" w:themeShade="BF"/>
    </w:rPr>
  </w:style>
  <w:style w:type="paragraph" w:styleId="Heading5">
    <w:name w:val="heading 5"/>
    <w:basedOn w:val="Normal"/>
    <w:next w:val="Normal"/>
    <w:link w:val="Heading5Char"/>
    <w:uiPriority w:val="9"/>
    <w:semiHidden/>
    <w:unhideWhenUsed/>
    <w:qFormat/>
    <w:rsid w:val="005B267A"/>
    <w:pPr>
      <w:keepNext/>
      <w:keepLines/>
      <w:spacing w:before="80" w:after="40"/>
      <w:outlineLvl w:val="4"/>
    </w:pPr>
    <w:rPr>
      <w:rFonts w:asciiTheme="minorHAnsi" w:hAnsiTheme="min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67A"/>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67A"/>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67A"/>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67A"/>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A954E0"/>
    <w:pPr>
      <w:spacing w:after="100"/>
    </w:pPr>
    <w:rPr>
      <w:b/>
    </w:rPr>
  </w:style>
  <w:style w:type="character" w:styleId="Heading1Char" w:customStyle="1">
    <w:name w:val="Heading 1 Char"/>
    <w:basedOn w:val="DefaultParagraphFont"/>
    <w:link w:val="Heading1"/>
    <w:uiPriority w:val="9"/>
    <w:rsid w:val="000D091C"/>
    <w:rPr>
      <w:rFonts w:ascii="Times New Roman" w:hAnsi="Times New Roman" w:eastAsiaTheme="majorEastAsia" w:cstheme="majorBidi"/>
      <w:b/>
      <w:color w:val="2F5496" w:themeColor="accent1" w:themeShade="BF"/>
      <w:sz w:val="40"/>
      <w:szCs w:val="40"/>
    </w:rPr>
  </w:style>
  <w:style w:type="character" w:styleId="Heading2Char" w:customStyle="1">
    <w:name w:val="Heading 2 Char"/>
    <w:basedOn w:val="DefaultParagraphFont"/>
    <w:link w:val="Heading2"/>
    <w:uiPriority w:val="9"/>
    <w:rsid w:val="00A24E95"/>
    <w:rPr>
      <w:rFonts w:ascii="Times New Roman" w:hAnsi="Times New Roman" w:cs="Times New Roman" w:eastAsiaTheme="majorEastAsia"/>
      <w:b/>
      <w:color w:val="2F5496" w:themeColor="accent1" w:themeShade="BF"/>
      <w:sz w:val="32"/>
      <w:szCs w:val="32"/>
    </w:rPr>
  </w:style>
  <w:style w:type="character" w:styleId="Heading3Char" w:customStyle="1">
    <w:name w:val="Heading 3 Char"/>
    <w:basedOn w:val="DefaultParagraphFont"/>
    <w:link w:val="Heading3"/>
    <w:uiPriority w:val="9"/>
    <w:rsid w:val="00410E15"/>
    <w:rPr>
      <w:rFonts w:ascii="Times New Roman" w:hAnsi="Times New Roman"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CA5578"/>
    <w:rPr>
      <w:rFonts w:ascii="Times New Roman" w:hAnsi="Times New Roman" w:eastAsiaTheme="majorEastAsia" w:cstheme="majorBidi"/>
      <w:color w:val="2F5496" w:themeColor="accent1" w:themeShade="BF"/>
      <w:sz w:val="24"/>
    </w:rPr>
  </w:style>
  <w:style w:type="character" w:styleId="Heading5Char" w:customStyle="1">
    <w:name w:val="Heading 5 Char"/>
    <w:basedOn w:val="DefaultParagraphFont"/>
    <w:link w:val="Heading5"/>
    <w:uiPriority w:val="9"/>
    <w:semiHidden/>
    <w:rsid w:val="005B267A"/>
    <w:rPr>
      <w:rFonts w:eastAsiaTheme="majorEastAsia" w:cstheme="majorBidi"/>
      <w:color w:val="2F5496" w:themeColor="accent1" w:themeShade="BF"/>
      <w:sz w:val="24"/>
    </w:rPr>
  </w:style>
  <w:style w:type="character" w:styleId="Heading6Char" w:customStyle="1">
    <w:name w:val="Heading 6 Char"/>
    <w:basedOn w:val="DefaultParagraphFont"/>
    <w:link w:val="Heading6"/>
    <w:uiPriority w:val="9"/>
    <w:semiHidden/>
    <w:rsid w:val="005B267A"/>
    <w:rPr>
      <w:rFonts w:eastAsiaTheme="majorEastAsia" w:cstheme="majorBidi"/>
      <w:i/>
      <w:iCs/>
      <w:color w:val="595959" w:themeColor="text1" w:themeTint="A6"/>
      <w:sz w:val="24"/>
    </w:rPr>
  </w:style>
  <w:style w:type="character" w:styleId="Heading7Char" w:customStyle="1">
    <w:name w:val="Heading 7 Char"/>
    <w:basedOn w:val="DefaultParagraphFont"/>
    <w:link w:val="Heading7"/>
    <w:uiPriority w:val="9"/>
    <w:semiHidden/>
    <w:rsid w:val="005B267A"/>
    <w:rPr>
      <w:rFonts w:eastAsiaTheme="majorEastAsia" w:cstheme="majorBidi"/>
      <w:color w:val="595959" w:themeColor="text1" w:themeTint="A6"/>
      <w:sz w:val="24"/>
    </w:rPr>
  </w:style>
  <w:style w:type="character" w:styleId="Heading8Char" w:customStyle="1">
    <w:name w:val="Heading 8 Char"/>
    <w:basedOn w:val="DefaultParagraphFont"/>
    <w:link w:val="Heading8"/>
    <w:uiPriority w:val="9"/>
    <w:semiHidden/>
    <w:rsid w:val="005B267A"/>
    <w:rPr>
      <w:rFonts w:eastAsiaTheme="majorEastAsia" w:cstheme="majorBidi"/>
      <w:i/>
      <w:iCs/>
      <w:color w:val="272727" w:themeColor="text1" w:themeTint="D8"/>
      <w:sz w:val="24"/>
    </w:rPr>
  </w:style>
  <w:style w:type="character" w:styleId="Heading9Char" w:customStyle="1">
    <w:name w:val="Heading 9 Char"/>
    <w:basedOn w:val="DefaultParagraphFont"/>
    <w:link w:val="Heading9"/>
    <w:uiPriority w:val="9"/>
    <w:semiHidden/>
    <w:rsid w:val="005B267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5B267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B267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B267A"/>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B2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67A"/>
    <w:pPr>
      <w:spacing w:before="160"/>
      <w:jc w:val="center"/>
    </w:pPr>
    <w:rPr>
      <w:i/>
      <w:iCs/>
      <w:color w:val="404040" w:themeColor="text1" w:themeTint="BF"/>
    </w:rPr>
  </w:style>
  <w:style w:type="character" w:styleId="QuoteChar" w:customStyle="1">
    <w:name w:val="Quote Char"/>
    <w:basedOn w:val="DefaultParagraphFont"/>
    <w:link w:val="Quote"/>
    <w:uiPriority w:val="29"/>
    <w:rsid w:val="005B267A"/>
    <w:rPr>
      <w:rFonts w:ascii="Times New Roman" w:hAnsi="Times New Roman"/>
      <w:i/>
      <w:iCs/>
      <w:color w:val="404040" w:themeColor="text1" w:themeTint="BF"/>
      <w:sz w:val="24"/>
    </w:rPr>
  </w:style>
  <w:style w:type="paragraph" w:styleId="ListParagraph">
    <w:name w:val="List Paragraph"/>
    <w:basedOn w:val="Normal"/>
    <w:uiPriority w:val="34"/>
    <w:qFormat/>
    <w:rsid w:val="005B267A"/>
    <w:pPr>
      <w:ind w:left="720"/>
      <w:contextualSpacing/>
    </w:pPr>
  </w:style>
  <w:style w:type="character" w:styleId="IntenseEmphasis">
    <w:name w:val="Intense Emphasis"/>
    <w:basedOn w:val="DefaultParagraphFont"/>
    <w:uiPriority w:val="21"/>
    <w:qFormat/>
    <w:rsid w:val="005B267A"/>
    <w:rPr>
      <w:i/>
      <w:iCs/>
      <w:color w:val="2F5496" w:themeColor="accent1" w:themeShade="BF"/>
    </w:rPr>
  </w:style>
  <w:style w:type="paragraph" w:styleId="IntenseQuote">
    <w:name w:val="Intense Quote"/>
    <w:basedOn w:val="Normal"/>
    <w:next w:val="Normal"/>
    <w:link w:val="IntenseQuoteChar"/>
    <w:uiPriority w:val="30"/>
    <w:qFormat/>
    <w:rsid w:val="005B267A"/>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5B267A"/>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5B267A"/>
    <w:rPr>
      <w:b/>
      <w:bCs/>
      <w:smallCaps/>
      <w:color w:val="2F5496" w:themeColor="accent1" w:themeShade="BF"/>
      <w:spacing w:val="5"/>
    </w:rPr>
  </w:style>
  <w:style w:type="paragraph" w:styleId="NoSpacing">
    <w:name w:val="No Spacing"/>
    <w:link w:val="NoSpacingChar"/>
    <w:uiPriority w:val="1"/>
    <w:qFormat/>
    <w:rsid w:val="004C396A"/>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4C396A"/>
    <w:rPr>
      <w:rFonts w:eastAsiaTheme="minorEastAsia"/>
      <w:kern w:val="0"/>
      <w14:ligatures w14:val="none"/>
    </w:rPr>
  </w:style>
  <w:style w:type="paragraph" w:styleId="TOCHeading">
    <w:name w:val="TOC Heading"/>
    <w:basedOn w:val="Heading1"/>
    <w:next w:val="Normal"/>
    <w:uiPriority w:val="39"/>
    <w:unhideWhenUsed/>
    <w:qFormat/>
    <w:rsid w:val="009E74D1"/>
    <w:pPr>
      <w:spacing w:before="240" w:after="0"/>
      <w:outlineLvl w:val="9"/>
    </w:pPr>
    <w:rPr>
      <w:kern w:val="0"/>
      <w:sz w:val="32"/>
      <w:szCs w:val="32"/>
      <w14:ligatures w14:val="none"/>
    </w:rPr>
  </w:style>
  <w:style w:type="character" w:styleId="CommentReference">
    <w:name w:val="Comment Reference"/>
    <w:basedOn w:val="DefaultParagraphFont"/>
    <w:uiPriority w:val="99"/>
    <w:semiHidden/>
    <w:unhideWhenUsed/>
    <w:rsid w:val="00503E83"/>
    <w:rPr>
      <w:sz w:val="16"/>
      <w:szCs w:val="16"/>
    </w:rPr>
  </w:style>
  <w:style w:type="paragraph" w:styleId="CommentText">
    <w:name w:val="Comment Text"/>
    <w:basedOn w:val="Normal"/>
    <w:link w:val="CommentTextChar"/>
    <w:uiPriority w:val="99"/>
    <w:unhideWhenUsed/>
    <w:rsid w:val="00503E83"/>
    <w:pPr>
      <w:spacing w:line="240" w:lineRule="auto"/>
    </w:pPr>
    <w:rPr>
      <w:sz w:val="20"/>
      <w:szCs w:val="20"/>
    </w:rPr>
  </w:style>
  <w:style w:type="character" w:styleId="CommentTextChar" w:customStyle="1">
    <w:name w:val="Comment Text Char"/>
    <w:basedOn w:val="DefaultParagraphFont"/>
    <w:link w:val="CommentText"/>
    <w:uiPriority w:val="99"/>
    <w:rsid w:val="00503E83"/>
    <w:rPr>
      <w:rFonts w:ascii="Times New Roman" w:hAnsi="Times New Roman"/>
      <w:sz w:val="20"/>
      <w:szCs w:val="20"/>
    </w:rPr>
  </w:style>
  <w:style w:type="paragraph" w:styleId="CommentSubject">
    <w:name w:val="Comment Subject"/>
    <w:basedOn w:val="CommentText"/>
    <w:next w:val="CommentText"/>
    <w:link w:val="CommentSubjectChar"/>
    <w:uiPriority w:val="99"/>
    <w:semiHidden/>
    <w:unhideWhenUsed/>
    <w:rsid w:val="00503E83"/>
    <w:rPr>
      <w:b/>
      <w:bCs/>
    </w:rPr>
  </w:style>
  <w:style w:type="character" w:styleId="CommentSubjectChar" w:customStyle="1">
    <w:name w:val="Comment Subject Char"/>
    <w:basedOn w:val="CommentTextChar"/>
    <w:link w:val="CommentSubject"/>
    <w:uiPriority w:val="99"/>
    <w:semiHidden/>
    <w:rsid w:val="00503E83"/>
    <w:rPr>
      <w:rFonts w:ascii="Times New Roman" w:hAnsi="Times New Roman"/>
      <w:b/>
      <w:bCs/>
      <w:sz w:val="20"/>
      <w:szCs w:val="20"/>
    </w:rPr>
  </w:style>
  <w:style w:type="paragraph" w:styleId="NormalWeb">
    <w:name w:val="Normal (Web)"/>
    <w:basedOn w:val="Normal"/>
    <w:uiPriority w:val="99"/>
    <w:semiHidden/>
    <w:unhideWhenUsed/>
    <w:rsid w:val="00C20194"/>
    <w:rPr>
      <w:rFonts w:cs="Times New Roman"/>
      <w:szCs w:val="24"/>
    </w:rPr>
  </w:style>
  <w:style w:type="character" w:styleId="Hyperlink">
    <w:name w:val="Hyperlink"/>
    <w:basedOn w:val="DefaultParagraphFont"/>
    <w:uiPriority w:val="99"/>
    <w:unhideWhenUsed/>
    <w:rsid w:val="006B2786"/>
    <w:rPr>
      <w:color w:val="0563C1" w:themeColor="hyperlink"/>
      <w:u w:val="single"/>
    </w:rPr>
  </w:style>
  <w:style w:type="character" w:styleId="UnresolvedMention">
    <w:name w:val="Unresolved Mention"/>
    <w:basedOn w:val="DefaultParagraphFont"/>
    <w:uiPriority w:val="99"/>
    <w:semiHidden/>
    <w:unhideWhenUsed/>
    <w:rsid w:val="006B2786"/>
    <w:rPr>
      <w:color w:val="605E5C"/>
      <w:shd w:val="clear" w:color="auto" w:fill="E1DFDD"/>
    </w:rPr>
  </w:style>
  <w:style w:type="table" w:styleId="TableGrid">
    <w:name w:val="Table Grid"/>
    <w:basedOn w:val="TableNormal"/>
    <w:uiPriority w:val="39"/>
    <w:rsid w:val="00D634E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DB7CC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DB7CC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B7CC1"/>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DB7CC1"/>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B7CC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37026F"/>
    <w:pPr>
      <w:tabs>
        <w:tab w:val="center" w:pos="4680"/>
        <w:tab w:val="right" w:pos="9360"/>
      </w:tabs>
      <w:spacing w:after="0" w:line="240" w:lineRule="auto"/>
    </w:pPr>
  </w:style>
  <w:style w:type="character" w:styleId="HeaderChar" w:customStyle="1">
    <w:name w:val="Header Char"/>
    <w:basedOn w:val="DefaultParagraphFont"/>
    <w:link w:val="Header"/>
    <w:uiPriority w:val="99"/>
    <w:rsid w:val="0037026F"/>
    <w:rPr>
      <w:rFonts w:ascii="Times New Roman" w:hAnsi="Times New Roman"/>
      <w:sz w:val="24"/>
    </w:rPr>
  </w:style>
  <w:style w:type="paragraph" w:styleId="Footer">
    <w:name w:val="footer"/>
    <w:basedOn w:val="Normal"/>
    <w:link w:val="FooterChar"/>
    <w:uiPriority w:val="99"/>
    <w:unhideWhenUsed/>
    <w:rsid w:val="0037026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7026F"/>
    <w:rPr>
      <w:rFonts w:ascii="Times New Roman" w:hAnsi="Times New Roman"/>
      <w:sz w:val="24"/>
    </w:rPr>
  </w:style>
  <w:style w:type="paragraph" w:styleId="TOC2">
    <w:name w:val="toc 2"/>
    <w:basedOn w:val="Normal"/>
    <w:next w:val="Normal"/>
    <w:autoRedefine/>
    <w:uiPriority w:val="39"/>
    <w:unhideWhenUsed/>
    <w:rsid w:val="00771352"/>
    <w:pPr>
      <w:spacing w:after="100"/>
      <w:ind w:left="240"/>
    </w:pPr>
  </w:style>
  <w:style w:type="paragraph" w:styleId="TOC3">
    <w:name w:val="toc 3"/>
    <w:basedOn w:val="Normal"/>
    <w:next w:val="Normal"/>
    <w:autoRedefine/>
    <w:uiPriority w:val="39"/>
    <w:unhideWhenUsed/>
    <w:rsid w:val="00771352"/>
    <w:pPr>
      <w:spacing w:after="100"/>
      <w:ind w:left="480"/>
    </w:pPr>
  </w:style>
  <w:style w:type="character" w:styleId="HTMLCode">
    <w:name w:val="HTML Code"/>
    <w:basedOn w:val="DefaultParagraphFont"/>
    <w:uiPriority w:val="99"/>
    <w:semiHidden/>
    <w:unhideWhenUsed/>
    <w:rsid w:val="00512859"/>
    <w:rPr>
      <w:rFonts w:ascii="Courier New" w:hAnsi="Courier New" w:eastAsia="Times New Roman" w:cs="Courier New"/>
      <w:sz w:val="20"/>
      <w:szCs w:val="20"/>
    </w:rPr>
  </w:style>
  <w:style w:type="paragraph" w:styleId="Caption">
    <w:name w:val="caption"/>
    <w:basedOn w:val="Normal"/>
    <w:next w:val="Normal"/>
    <w:uiPriority w:val="35"/>
    <w:unhideWhenUsed/>
    <w:qFormat/>
    <w:rsid w:val="00116AEC"/>
    <w:pPr>
      <w:spacing w:after="200" w:line="240" w:lineRule="auto"/>
    </w:pPr>
    <w:rPr>
      <w:i/>
      <w:iCs/>
      <w:color w:val="44546A" w:themeColor="text2"/>
      <w:sz w:val="18"/>
      <w:szCs w:val="18"/>
    </w:rPr>
  </w:style>
  <w:style w:type="character" w:styleId="Strong">
    <w:name w:val="Strong"/>
    <w:basedOn w:val="DefaultParagraphFont"/>
    <w:uiPriority w:val="22"/>
    <w:qFormat/>
    <w:rsid w:val="003F25C5"/>
    <w:rPr>
      <w:b/>
      <w:bCs/>
    </w:rPr>
  </w:style>
  <w:style w:type="character" w:styleId="Emphasis">
    <w:name w:val="Emphasis"/>
    <w:basedOn w:val="DefaultParagraphFont"/>
    <w:uiPriority w:val="20"/>
    <w:qFormat/>
    <w:rsid w:val="003F0C67"/>
    <w:rPr>
      <w:i/>
      <w:iCs/>
    </w:rPr>
  </w:style>
  <w:style w:type="table" w:styleId="GridTable1Light-Accent5">
    <w:name w:val="Grid Table 1 Light Accent 5"/>
    <w:basedOn w:val="TableNormal"/>
    <w:uiPriority w:val="46"/>
    <w:rsid w:val="002124CD"/>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936A66"/>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image" Target="media/image18.png"/><Relationship Id="rId42" Type="http://schemas.openxmlformats.org/officeDocument/2006/relationships/image" Target="media/image12.png"/><Relationship Id="rId47" Type="http://schemas.openxmlformats.org/officeDocument/2006/relationships/image" Target="media/image140.png"/><Relationship Id="rId63" Type="http://schemas.openxmlformats.org/officeDocument/2006/relationships/hyperlink" Target="https://amazonia.mapbiomas.org/en" TargetMode="External"/><Relationship Id="rId68" Type="http://schemas.openxmlformats.org/officeDocument/2006/relationships/hyperlink" Target="https://www.agriculture.gov.au/abares/aclump/land-cover/dynamic-land-cover" TargetMode="External"/><Relationship Id="rId84" Type="http://schemas.openxmlformats.org/officeDocument/2006/relationships/theme" Target="theme/theme1.xml"/><Relationship Id="rId16" Type="http://schemas.openxmlformats.org/officeDocument/2006/relationships/diagramQuickStyle" Target="diagrams/quickStyle1.xml"/><Relationship Id="rId11" Type="http://schemas.microsoft.com/office/2018/08/relationships/commentsExtensible" Target="commentsExtensible.xml"/><Relationship Id="rId32" Type="http://schemas.openxmlformats.org/officeDocument/2006/relationships/image" Target="media/image60.png"/><Relationship Id="rId37" Type="http://schemas.openxmlformats.org/officeDocument/2006/relationships/image" Target="media/image90.png"/><Relationship Id="rId53" Type="http://schemas.openxmlformats.org/officeDocument/2006/relationships/hyperlink" Target="http://maps.elie.ucl.ac.be/CCI/viewer/index.php" TargetMode="External"/><Relationship Id="rId58" Type="http://schemas.openxmlformats.org/officeDocument/2006/relationships/hyperlink" Target="https://livingatlas.arcgis.com/landcover/" TargetMode="External"/><Relationship Id="rId74" Type="http://schemas.openxmlformats.org/officeDocument/2006/relationships/hyperlink" Target="https://data.apps.fao.org/catalog/organization/administrative-boundaries-fao" TargetMode="External"/><Relationship Id="rId79" Type="http://schemas.openxmlformats.org/officeDocument/2006/relationships/hyperlink" Target="https://lpdaac.usgs.gov/products/mcd12q2v061/" TargetMode="External"/><Relationship Id="rId5" Type="http://schemas.openxmlformats.org/officeDocument/2006/relationships/webSettings" Target="webSettings.xml"/><Relationship Id="rId61" Type="http://schemas.openxmlformats.org/officeDocument/2006/relationships/hyperlink" Target="https://glad.umd.edu/dataset/GLCLUC2020" TargetMode="External"/><Relationship Id="rId82" Type="http://schemas.openxmlformats.org/officeDocument/2006/relationships/fontTable" Target="fontTable.xml"/><Relationship Id="rId19" Type="http://schemas.openxmlformats.org/officeDocument/2006/relationships/hyperlink" Target="https://openknowledge.fao.org/server/api/core/bitstreams/a6e225da-4a31-4e06-818d-ca3aeadfd635/content" TargetMode="External"/><Relationship Id="rId14" Type="http://schemas.openxmlformats.org/officeDocument/2006/relationships/diagramData" Target="diagrams/data1.xml"/><Relationship Id="rId22" Type="http://schemas.openxmlformats.org/officeDocument/2006/relationships/image" Target="media/image2.png"/><Relationship Id="rId27" Type="http://schemas.openxmlformats.org/officeDocument/2006/relationships/image" Target="media/image40.png"/><Relationship Id="rId30" Type="http://schemas.openxmlformats.org/officeDocument/2006/relationships/hyperlink" Target="https://www.protectedplanet.net/en/thematic-areas/wdpa" TargetMode="External"/><Relationship Id="rId35" Type="http://schemas.openxmlformats.org/officeDocument/2006/relationships/image" Target="media/image8.png"/><Relationship Id="rId43" Type="http://schemas.openxmlformats.org/officeDocument/2006/relationships/image" Target="media/image120.png"/><Relationship Id="rId48" Type="http://schemas.openxmlformats.org/officeDocument/2006/relationships/image" Target="media/image15.png"/><Relationship Id="rId56" Type="http://schemas.openxmlformats.org/officeDocument/2006/relationships/hyperlink" Target="https://esa-worldcover.org/en" TargetMode="External"/><Relationship Id="rId64" Type="http://schemas.openxmlformats.org/officeDocument/2006/relationships/hyperlink" Target="http://rds.icimod.org/Home/DataDetail?metadataId=1972511" TargetMode="External"/><Relationship Id="rId69" Type="http://schemas.openxmlformats.org/officeDocument/2006/relationships/hyperlink" Target="https://www.usgs.gov/centers/eros/science/usgs-eros-archive-digital-elevation-shuttle-radar-topography-mission-srtm-non" TargetMode="External"/><Relationship Id="rId77" Type="http://schemas.openxmlformats.org/officeDocument/2006/relationships/hyperlink" Target="https://esa-worldcover.org/en" TargetMode="External"/><Relationship Id="rId8" Type="http://schemas.openxmlformats.org/officeDocument/2006/relationships/comments" Target="comments.xml"/><Relationship Id="rId51" Type="http://schemas.openxmlformats.org/officeDocument/2006/relationships/image" Target="media/image160.png"/><Relationship Id="rId72" Type="http://schemas.openxmlformats.org/officeDocument/2006/relationships/hyperlink" Target="https://www.openstreetmap.org/" TargetMode="External"/><Relationship Id="rId80"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hyperlink" Target="https://qgis.org/" TargetMode="External"/><Relationship Id="rId17" Type="http://schemas.openxmlformats.org/officeDocument/2006/relationships/diagramColors" Target="diagrams/colors1.xml"/><Relationship Id="rId25" Type="http://schemas.openxmlformats.org/officeDocument/2006/relationships/image" Target="media/image30.png"/><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image" Target="media/image14.png"/><Relationship Id="rId59" Type="http://schemas.openxmlformats.org/officeDocument/2006/relationships/hyperlink" Target="http://glc30.tianditu.com" TargetMode="External"/><Relationship Id="rId67" Type="http://schemas.openxmlformats.org/officeDocument/2006/relationships/hyperlink" Target="https://sit.conaf.cl/" TargetMode="External"/><Relationship Id="rId20" Type="http://schemas.openxmlformats.org/officeDocument/2006/relationships/image" Target="media/image1.png"/><Relationship Id="rId41" Type="http://schemas.openxmlformats.org/officeDocument/2006/relationships/image" Target="media/image110.png"/><Relationship Id="rId54" Type="http://schemas.openxmlformats.org/officeDocument/2006/relationships/hyperlink" Target="https://lpdaac.usgs.gov/products/mcd12q2v061/" TargetMode="External"/><Relationship Id="rId62" Type="http://schemas.openxmlformats.org/officeDocument/2006/relationships/hyperlink" Target="https://land.copernicus.eu/pan-european/corine-land-cover" TargetMode="External"/><Relationship Id="rId70" Type="http://schemas.openxmlformats.org/officeDocument/2006/relationships/hyperlink" Target="https://www.eorc.jaxa.jp/ALOS/en/dataset/aw3d30/aw3d30_e.htm" TargetMode="External"/><Relationship Id="rId75" Type="http://schemas.openxmlformats.org/officeDocument/2006/relationships/hyperlink" Target="https://human-settlement.emergency.copernicus.eu/ghs_bu.php" TargetMode="External"/><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image" Target="media/image20.png"/><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image" Target="media/image150.png"/><Relationship Id="rId57" Type="http://schemas.openxmlformats.org/officeDocument/2006/relationships/hyperlink" Target="https://dynamicworld.app/" TargetMode="External"/><Relationship Id="rId10" Type="http://schemas.microsoft.com/office/2016/09/relationships/commentsIds" Target="commentsIds.xml"/><Relationship Id="rId31" Type="http://schemas.openxmlformats.org/officeDocument/2006/relationships/image" Target="media/image6.png"/><Relationship Id="rId44" Type="http://schemas.openxmlformats.org/officeDocument/2006/relationships/image" Target="media/image13.png"/><Relationship Id="rId52" Type="http://schemas.openxmlformats.org/officeDocument/2006/relationships/hyperlink" Target="https://docs.qgis.org/latest/en/docs/user_manual/processing_algs/gdal/rastermiscellaneous.html" TargetMode="External"/><Relationship Id="rId60" Type="http://schemas.openxmlformats.org/officeDocument/2006/relationships/hyperlink" Target="http://www.globallandcover.com/" TargetMode="External"/><Relationship Id="rId65" Type="http://schemas.openxmlformats.org/officeDocument/2006/relationships/hyperlink" Target="http://www.cec.org/north-american-land-change-monitoring-system/" TargetMode="External"/><Relationship Id="rId73" Type="http://schemas.openxmlformats.org/officeDocument/2006/relationships/hyperlink" Target="https://www.globio.info/download-grip-dataset" TargetMode="External"/><Relationship Id="rId78" Type="http://schemas.openxmlformats.org/officeDocument/2006/relationships/hyperlink" Target="https://www.usgs.gov/apps/croplands/gfsadce30info" TargetMode="External"/><Relationship Id="rId8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creativecommons.org/licenses/by/4.0/" TargetMode="External"/><Relationship Id="rId18" Type="http://schemas.microsoft.com/office/2007/relationships/diagramDrawing" Target="diagrams/drawing1.xml"/><Relationship Id="rId39" Type="http://schemas.openxmlformats.org/officeDocument/2006/relationships/image" Target="media/image100.png"/><Relationship Id="rId34" Type="http://schemas.openxmlformats.org/officeDocument/2006/relationships/image" Target="media/image70.png"/><Relationship Id="rId50" Type="http://schemas.openxmlformats.org/officeDocument/2006/relationships/image" Target="media/image16.png"/><Relationship Id="rId55" Type="http://schemas.openxmlformats.org/officeDocument/2006/relationships/hyperlink" Target="https://land.copernicus.eu/global/products/lc" TargetMode="External"/><Relationship Id="rId76" Type="http://schemas.openxmlformats.org/officeDocument/2006/relationships/hyperlink" Target="https://geoservice.dlr.de/web/maps/eoc:wsf2019" TargetMode="External"/><Relationship Id="rId7" Type="http://schemas.openxmlformats.org/officeDocument/2006/relationships/endnotes" Target="endnotes.xml"/><Relationship Id="rId71" Type="http://schemas.openxmlformats.org/officeDocument/2006/relationships/hyperlink" Target="https://data-gis.unep-wcmc.org/portal/home/item.html?id=1919c32890074ce5a589a1a99b48994b" TargetMode="External"/><Relationship Id="rId2" Type="http://schemas.openxmlformats.org/officeDocument/2006/relationships/numbering" Target="numbering.xml"/><Relationship Id="rId29" Type="http://schemas.openxmlformats.org/officeDocument/2006/relationships/image" Target="media/image50.png"/><Relationship Id="rId24" Type="http://schemas.openxmlformats.org/officeDocument/2006/relationships/image" Target="media/image3.png"/><Relationship Id="rId40" Type="http://schemas.openxmlformats.org/officeDocument/2006/relationships/image" Target="media/image11.png"/><Relationship Id="rId45" Type="http://schemas.openxmlformats.org/officeDocument/2006/relationships/image" Target="media/image130.png"/><Relationship Id="rId66" Type="http://schemas.openxmlformats.org/officeDocument/2006/relationships/hyperlink" Target="https://www.mrlc.gov/" TargetMode="External"/></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CFFCC7-7991-49D3-9D39-6EA7DAFC9668}" type="doc">
      <dgm:prSet loTypeId="urn:microsoft.com/office/officeart/2005/8/layout/orgChart1" loCatId="hierarchy" qsTypeId="urn:microsoft.com/office/officeart/2005/8/quickstyle/simple1" qsCatId="simple" csTypeId="urn:microsoft.com/office/officeart/2005/8/colors/accent6_1" csCatId="accent6" phldr="1"/>
      <dgm:spPr/>
      <dgm:t>
        <a:bodyPr/>
        <a:lstStyle/>
        <a:p>
          <a:endParaRPr lang="en-US"/>
        </a:p>
      </dgm:t>
    </dgm:pt>
    <dgm:pt modelId="{D2691576-4454-4126-B2EA-19474503CB1F}">
      <dgm:prSet phldrT="[Text]"/>
      <dgm:spPr/>
      <dgm:t>
        <a:bodyPr/>
        <a:lstStyle/>
        <a:p>
          <a:r>
            <a:rPr lang="en-US"/>
            <a:t> Natural Forests</a:t>
          </a:r>
        </a:p>
      </dgm:t>
    </dgm:pt>
    <dgm:pt modelId="{4A14C7AA-8983-4D1A-B119-3C915159A37B}" type="parTrans" cxnId="{9733D728-80C5-4F73-9ACF-FDE723E14032}">
      <dgm:prSet/>
      <dgm:spPr/>
      <dgm:t>
        <a:bodyPr/>
        <a:lstStyle/>
        <a:p>
          <a:endParaRPr lang="en-US"/>
        </a:p>
      </dgm:t>
    </dgm:pt>
    <dgm:pt modelId="{3D816EE6-179A-449C-8177-87CA2BB9911C}" type="sibTrans" cxnId="{9733D728-80C5-4F73-9ACF-FDE723E14032}">
      <dgm:prSet/>
      <dgm:spPr/>
      <dgm:t>
        <a:bodyPr/>
        <a:lstStyle/>
        <a:p>
          <a:endParaRPr lang="en-US"/>
        </a:p>
      </dgm:t>
    </dgm:pt>
    <dgm:pt modelId="{AD668577-E545-40C0-9F59-E323CF1F90D5}">
      <dgm:prSet phldrT="[Text]"/>
      <dgm:spPr/>
      <dgm:t>
        <a:bodyPr/>
        <a:lstStyle/>
        <a:p>
          <a:r>
            <a:rPr lang="en-US"/>
            <a:t>Outside Any  Anthropogenic Influence</a:t>
          </a:r>
        </a:p>
      </dgm:t>
    </dgm:pt>
    <dgm:pt modelId="{26A4C91D-958A-48AB-A006-2BC366DB88E0}" type="parTrans" cxnId="{DCFAE208-FAF8-47DC-924D-8951EB14E7B2}">
      <dgm:prSet/>
      <dgm:spPr/>
      <dgm:t>
        <a:bodyPr/>
        <a:lstStyle/>
        <a:p>
          <a:endParaRPr lang="en-US"/>
        </a:p>
      </dgm:t>
    </dgm:pt>
    <dgm:pt modelId="{031844E5-6009-410A-AAD6-68829C6D8891}" type="sibTrans" cxnId="{DCFAE208-FAF8-47DC-924D-8951EB14E7B2}">
      <dgm:prSet/>
      <dgm:spPr/>
      <dgm:t>
        <a:bodyPr/>
        <a:lstStyle/>
        <a:p>
          <a:endParaRPr lang="en-US"/>
        </a:p>
      </dgm:t>
    </dgm:pt>
    <dgm:pt modelId="{A065FF9F-2983-43EB-9D55-B601982EBD33}">
      <dgm:prSet phldrT="[Text]"/>
      <dgm:spPr/>
      <dgm:t>
        <a:bodyPr/>
        <a:lstStyle/>
        <a:p>
          <a:r>
            <a:rPr lang="en-US"/>
            <a:t>Forests within anthropogenic zone</a:t>
          </a:r>
        </a:p>
      </dgm:t>
    </dgm:pt>
    <dgm:pt modelId="{CD5954CE-5323-4E88-B62F-F3AF61F69826}" type="parTrans" cxnId="{CD29D2D3-09A5-4E49-B2D8-6ED77C567CB5}">
      <dgm:prSet/>
      <dgm:spPr/>
      <dgm:t>
        <a:bodyPr/>
        <a:lstStyle/>
        <a:p>
          <a:endParaRPr lang="en-US"/>
        </a:p>
      </dgm:t>
    </dgm:pt>
    <dgm:pt modelId="{F5B0C839-CF8E-479D-99C9-96161DCF44CF}" type="sibTrans" cxnId="{CD29D2D3-09A5-4E49-B2D8-6ED77C567CB5}">
      <dgm:prSet/>
      <dgm:spPr/>
      <dgm:t>
        <a:bodyPr/>
        <a:lstStyle/>
        <a:p>
          <a:endParaRPr lang="en-US"/>
        </a:p>
      </dgm:t>
    </dgm:pt>
    <dgm:pt modelId="{D11212A5-F124-4571-A258-7C5687968745}">
      <dgm:prSet/>
      <dgm:spPr/>
      <dgm:t>
        <a:bodyPr/>
        <a:lstStyle/>
        <a:p>
          <a:r>
            <a:rPr lang="en-US"/>
            <a:t>Apply slope condition</a:t>
          </a:r>
        </a:p>
      </dgm:t>
    </dgm:pt>
    <dgm:pt modelId="{1130A6A8-5D18-47A4-8F54-E975A6AC294F}" type="parTrans" cxnId="{3753896C-38E8-47EB-B039-EFE8CEAD4FE7}">
      <dgm:prSet/>
      <dgm:spPr/>
      <dgm:t>
        <a:bodyPr/>
        <a:lstStyle/>
        <a:p>
          <a:endParaRPr lang="en-US"/>
        </a:p>
      </dgm:t>
    </dgm:pt>
    <dgm:pt modelId="{ADBC838C-0C0F-4C77-9870-10351A385A3E}" type="sibTrans" cxnId="{3753896C-38E8-47EB-B039-EFE8CEAD4FE7}">
      <dgm:prSet/>
      <dgm:spPr/>
      <dgm:t>
        <a:bodyPr/>
        <a:lstStyle/>
        <a:p>
          <a:endParaRPr lang="en-US"/>
        </a:p>
      </dgm:t>
    </dgm:pt>
    <dgm:pt modelId="{78519BBF-B789-4DC3-A83A-A3F6F471642F}">
      <dgm:prSet/>
      <dgm:spPr/>
      <dgm:t>
        <a:bodyPr/>
        <a:lstStyle/>
        <a:p>
          <a:r>
            <a:rPr lang="en-US"/>
            <a:t>Forest in steep areas	</a:t>
          </a:r>
        </a:p>
      </dgm:t>
    </dgm:pt>
    <dgm:pt modelId="{02F32A86-21A5-42CE-B3F5-F395DD818E39}" type="parTrans" cxnId="{CEC3D813-0A4A-465D-9E34-DDDF85ACC4C8}">
      <dgm:prSet/>
      <dgm:spPr/>
      <dgm:t>
        <a:bodyPr/>
        <a:lstStyle/>
        <a:p>
          <a:endParaRPr lang="en-US"/>
        </a:p>
      </dgm:t>
    </dgm:pt>
    <dgm:pt modelId="{854A384E-91CA-4DE3-AD2C-33AD5DEB0E55}" type="sibTrans" cxnId="{CEC3D813-0A4A-465D-9E34-DDDF85ACC4C8}">
      <dgm:prSet/>
      <dgm:spPr/>
      <dgm:t>
        <a:bodyPr/>
        <a:lstStyle/>
        <a:p>
          <a:endParaRPr lang="en-US"/>
        </a:p>
      </dgm:t>
    </dgm:pt>
    <dgm:pt modelId="{AFC11A5E-99BA-4B10-9F65-8B374514D755}">
      <dgm:prSet/>
      <dgm:spPr>
        <a:ln w="3175"/>
      </dgm:spPr>
      <dgm:t>
        <a:bodyPr/>
        <a:lstStyle/>
        <a:p>
          <a:r>
            <a:rPr lang="en-US"/>
            <a:t>Forests in gently sloping areas</a:t>
          </a:r>
        </a:p>
      </dgm:t>
    </dgm:pt>
    <dgm:pt modelId="{FEC9325E-4381-461F-AFC3-1FAA13D693A0}" type="parTrans" cxnId="{8FE9941F-4F46-4505-B34F-F66B29F61E85}">
      <dgm:prSet/>
      <dgm:spPr/>
      <dgm:t>
        <a:bodyPr/>
        <a:lstStyle/>
        <a:p>
          <a:endParaRPr lang="en-US"/>
        </a:p>
      </dgm:t>
    </dgm:pt>
    <dgm:pt modelId="{41DFF288-7DEF-4F79-B06D-16601FFAFEDC}" type="sibTrans" cxnId="{8FE9941F-4F46-4505-B34F-F66B29F61E85}">
      <dgm:prSet/>
      <dgm:spPr/>
      <dgm:t>
        <a:bodyPr/>
        <a:lstStyle/>
        <a:p>
          <a:endParaRPr lang="en-US"/>
        </a:p>
      </dgm:t>
    </dgm:pt>
    <dgm:pt modelId="{01BDCFFC-CDA1-481A-A2F4-9E881F9C3F3C}">
      <dgm:prSet/>
      <dgm:spPr/>
      <dgm:t>
        <a:bodyPr/>
        <a:lstStyle/>
        <a:p>
          <a:r>
            <a:rPr lang="en-US"/>
            <a:t>Apply protection filters (IUCN)</a:t>
          </a:r>
        </a:p>
      </dgm:t>
    </dgm:pt>
    <dgm:pt modelId="{4DF5DABC-1409-4BD2-AC60-F8B63E10057E}" type="parTrans" cxnId="{8D0BD96A-7DB4-455D-8969-310FBD81CE58}">
      <dgm:prSet/>
      <dgm:spPr/>
      <dgm:t>
        <a:bodyPr/>
        <a:lstStyle/>
        <a:p>
          <a:endParaRPr lang="en-US"/>
        </a:p>
      </dgm:t>
    </dgm:pt>
    <dgm:pt modelId="{BF23BA69-4CD0-47FA-BC5E-45A99D80A36F}" type="sibTrans" cxnId="{8D0BD96A-7DB4-455D-8969-310FBD81CE58}">
      <dgm:prSet/>
      <dgm:spPr/>
      <dgm:t>
        <a:bodyPr/>
        <a:lstStyle/>
        <a:p>
          <a:endParaRPr lang="en-US"/>
        </a:p>
      </dgm:t>
    </dgm:pt>
    <dgm:pt modelId="{DBF8EE86-E964-45A7-B0E9-FCF1D0CE3DF9}">
      <dgm:prSet/>
      <dgm:spPr>
        <a:solidFill>
          <a:schemeClr val="accent6">
            <a:lumMod val="60000"/>
            <a:lumOff val="40000"/>
          </a:schemeClr>
        </a:solidFill>
      </dgm:spPr>
      <dgm:t>
        <a:bodyPr/>
        <a:lstStyle/>
        <a:p>
          <a:r>
            <a:rPr lang="en-US"/>
            <a:t>Primary Forest Candidate</a:t>
          </a:r>
        </a:p>
      </dgm:t>
    </dgm:pt>
    <dgm:pt modelId="{3C8C4B07-D967-4C44-AB11-058F6B12BF61}" type="parTrans" cxnId="{8F33CAF4-A274-4022-B25A-44D423E67684}">
      <dgm:prSet/>
      <dgm:spPr/>
      <dgm:t>
        <a:bodyPr/>
        <a:lstStyle/>
        <a:p>
          <a:endParaRPr lang="en-US"/>
        </a:p>
      </dgm:t>
    </dgm:pt>
    <dgm:pt modelId="{6B1BB337-BC74-4938-9C67-14241450A0C7}" type="sibTrans" cxnId="{8F33CAF4-A274-4022-B25A-44D423E67684}">
      <dgm:prSet/>
      <dgm:spPr/>
      <dgm:t>
        <a:bodyPr/>
        <a:lstStyle/>
        <a:p>
          <a:endParaRPr lang="en-US"/>
        </a:p>
      </dgm:t>
    </dgm:pt>
    <dgm:pt modelId="{2D735981-689F-4934-87DC-6BE1410DE2DA}">
      <dgm:prSet/>
      <dgm:spPr>
        <a:solidFill>
          <a:schemeClr val="accent6">
            <a:lumMod val="60000"/>
            <a:lumOff val="40000"/>
          </a:schemeClr>
        </a:solidFill>
      </dgm:spPr>
      <dgm:t>
        <a:bodyPr/>
        <a:lstStyle/>
        <a:p>
          <a:r>
            <a:rPr lang="en-US"/>
            <a:t>Primary Forest</a:t>
          </a:r>
        </a:p>
      </dgm:t>
    </dgm:pt>
    <dgm:pt modelId="{54CC1EC8-32EB-4FB3-AC9C-F2A17500942E}" type="parTrans" cxnId="{237C9EAC-D958-440D-9048-F953C6CD63BD}">
      <dgm:prSet/>
      <dgm:spPr/>
      <dgm:t>
        <a:bodyPr/>
        <a:lstStyle/>
        <a:p>
          <a:endParaRPr lang="en-US"/>
        </a:p>
      </dgm:t>
    </dgm:pt>
    <dgm:pt modelId="{DDA7D64C-C6E4-4045-911E-2760F062137C}" type="sibTrans" cxnId="{237C9EAC-D958-440D-9048-F953C6CD63BD}">
      <dgm:prSet/>
      <dgm:spPr/>
      <dgm:t>
        <a:bodyPr/>
        <a:lstStyle/>
        <a:p>
          <a:endParaRPr lang="en-US"/>
        </a:p>
      </dgm:t>
    </dgm:pt>
    <dgm:pt modelId="{B63DC20D-F6F1-48F0-BE63-7B592CE5AE45}">
      <dgm:prSet/>
      <dgm:spPr>
        <a:solidFill>
          <a:schemeClr val="accent6">
            <a:lumMod val="60000"/>
            <a:lumOff val="40000"/>
          </a:schemeClr>
        </a:solidFill>
      </dgm:spPr>
      <dgm:t>
        <a:bodyPr/>
        <a:lstStyle/>
        <a:p>
          <a:r>
            <a:rPr lang="en-US"/>
            <a:t>Primary Forest</a:t>
          </a:r>
        </a:p>
      </dgm:t>
    </dgm:pt>
    <dgm:pt modelId="{995FC576-CCD2-4225-BEFB-746E089B9745}" type="parTrans" cxnId="{18641779-27E1-49BD-98AB-F9EAC8F659C5}">
      <dgm:prSet/>
      <dgm:spPr/>
      <dgm:t>
        <a:bodyPr/>
        <a:lstStyle/>
        <a:p>
          <a:endParaRPr lang="en-US"/>
        </a:p>
      </dgm:t>
    </dgm:pt>
    <dgm:pt modelId="{F8F2859D-B356-4402-951F-56BB0C036576}" type="sibTrans" cxnId="{18641779-27E1-49BD-98AB-F9EAC8F659C5}">
      <dgm:prSet/>
      <dgm:spPr/>
      <dgm:t>
        <a:bodyPr/>
        <a:lstStyle/>
        <a:p>
          <a:endParaRPr lang="en-US"/>
        </a:p>
      </dgm:t>
    </dgm:pt>
    <dgm:pt modelId="{2694EDFA-A3B1-4B41-8FEB-B158E5DD3713}">
      <dgm:prSet/>
      <dgm:spPr/>
      <dgm:t>
        <a:bodyPr/>
        <a:lstStyle/>
        <a:p>
          <a:r>
            <a:rPr lang="en-US"/>
            <a:t>Apply spatial connectivity filter</a:t>
          </a:r>
        </a:p>
      </dgm:t>
    </dgm:pt>
    <dgm:pt modelId="{E09BE61B-CFEA-4703-9842-EAA602DE88C1}" type="sibTrans" cxnId="{D8D3C9B0-0C7C-4369-8DC7-478CDAE32198}">
      <dgm:prSet/>
      <dgm:spPr/>
      <dgm:t>
        <a:bodyPr/>
        <a:lstStyle/>
        <a:p>
          <a:endParaRPr lang="en-US"/>
        </a:p>
      </dgm:t>
    </dgm:pt>
    <dgm:pt modelId="{DAE645D6-61C5-483B-9289-03D4E4C7E251}" type="parTrans" cxnId="{D8D3C9B0-0C7C-4369-8DC7-478CDAE32198}">
      <dgm:prSet/>
      <dgm:spPr/>
      <dgm:t>
        <a:bodyPr/>
        <a:lstStyle/>
        <a:p>
          <a:endParaRPr lang="en-US"/>
        </a:p>
      </dgm:t>
    </dgm:pt>
    <dgm:pt modelId="{CE584EE5-FDD7-4D69-A5AB-593DA27957DD}">
      <dgm:prSet/>
      <dgm:spPr>
        <a:solidFill>
          <a:srgbClr val="FF0000"/>
        </a:solidFill>
      </dgm:spPr>
      <dgm:t>
        <a:bodyPr/>
        <a:lstStyle/>
        <a:p>
          <a:r>
            <a:rPr lang="en-US"/>
            <a:t> Final Primary Forest</a:t>
          </a:r>
        </a:p>
      </dgm:t>
    </dgm:pt>
    <dgm:pt modelId="{F2DC5E6A-7066-46D3-992F-8009DA5DF5BF}" type="parTrans" cxnId="{88F85A8F-1BDD-46F4-901F-E985DF014A99}">
      <dgm:prSet/>
      <dgm:spPr/>
      <dgm:t>
        <a:bodyPr/>
        <a:lstStyle/>
        <a:p>
          <a:endParaRPr lang="en-US"/>
        </a:p>
      </dgm:t>
    </dgm:pt>
    <dgm:pt modelId="{2C6F4E55-46D9-474B-8C5E-EFF93549BA0C}" type="sibTrans" cxnId="{88F85A8F-1BDD-46F4-901F-E985DF014A99}">
      <dgm:prSet/>
      <dgm:spPr/>
      <dgm:t>
        <a:bodyPr/>
        <a:lstStyle/>
        <a:p>
          <a:endParaRPr lang="en-US"/>
        </a:p>
      </dgm:t>
    </dgm:pt>
    <dgm:pt modelId="{B256BCA1-4176-4932-9E0B-563B8093DA0B}" type="pres">
      <dgm:prSet presAssocID="{21CFFCC7-7991-49D3-9D39-6EA7DAFC9668}" presName="hierChild1" presStyleCnt="0">
        <dgm:presLayoutVars>
          <dgm:orgChart val="1"/>
          <dgm:chPref val="1"/>
          <dgm:dir/>
          <dgm:animOne val="branch"/>
          <dgm:animLvl val="lvl"/>
          <dgm:resizeHandles/>
        </dgm:presLayoutVars>
      </dgm:prSet>
      <dgm:spPr/>
    </dgm:pt>
    <dgm:pt modelId="{5B442C15-0FDA-4423-813F-6736C854FE57}" type="pres">
      <dgm:prSet presAssocID="{D2691576-4454-4126-B2EA-19474503CB1F}" presName="hierRoot1" presStyleCnt="0">
        <dgm:presLayoutVars>
          <dgm:hierBranch val="init"/>
        </dgm:presLayoutVars>
      </dgm:prSet>
      <dgm:spPr/>
    </dgm:pt>
    <dgm:pt modelId="{9C69AD48-D1E1-415E-8BEE-50E94F9406C7}" type="pres">
      <dgm:prSet presAssocID="{D2691576-4454-4126-B2EA-19474503CB1F}" presName="rootComposite1" presStyleCnt="0"/>
      <dgm:spPr/>
    </dgm:pt>
    <dgm:pt modelId="{144733DE-8EF0-45CA-8B6F-712E86B35D63}" type="pres">
      <dgm:prSet presAssocID="{D2691576-4454-4126-B2EA-19474503CB1F}" presName="rootText1" presStyleLbl="node0" presStyleIdx="0" presStyleCnt="1">
        <dgm:presLayoutVars>
          <dgm:chPref val="3"/>
        </dgm:presLayoutVars>
      </dgm:prSet>
      <dgm:spPr/>
    </dgm:pt>
    <dgm:pt modelId="{B165C4AB-7553-4D36-A49F-5EA11A01224D}" type="pres">
      <dgm:prSet presAssocID="{D2691576-4454-4126-B2EA-19474503CB1F}" presName="rootConnector1" presStyleLbl="node1" presStyleIdx="0" presStyleCnt="0"/>
      <dgm:spPr/>
    </dgm:pt>
    <dgm:pt modelId="{A47481B5-077A-4F20-9C77-3E49BFF516E2}" type="pres">
      <dgm:prSet presAssocID="{D2691576-4454-4126-B2EA-19474503CB1F}" presName="hierChild2" presStyleCnt="0"/>
      <dgm:spPr/>
    </dgm:pt>
    <dgm:pt modelId="{170117BF-114E-4071-B763-1E73D2604442}" type="pres">
      <dgm:prSet presAssocID="{26A4C91D-958A-48AB-A006-2BC366DB88E0}" presName="Name37" presStyleLbl="parChTrans1D2" presStyleIdx="0" presStyleCnt="2"/>
      <dgm:spPr/>
    </dgm:pt>
    <dgm:pt modelId="{D17445D8-17A6-432F-9EC3-EFF6E292E474}" type="pres">
      <dgm:prSet presAssocID="{AD668577-E545-40C0-9F59-E323CF1F90D5}" presName="hierRoot2" presStyleCnt="0">
        <dgm:presLayoutVars>
          <dgm:hierBranch val="init"/>
        </dgm:presLayoutVars>
      </dgm:prSet>
      <dgm:spPr/>
    </dgm:pt>
    <dgm:pt modelId="{241D7B0E-30BC-4E0D-92DD-40F230169334}" type="pres">
      <dgm:prSet presAssocID="{AD668577-E545-40C0-9F59-E323CF1F90D5}" presName="rootComposite" presStyleCnt="0"/>
      <dgm:spPr/>
    </dgm:pt>
    <dgm:pt modelId="{998FD7DD-F3F6-49EB-B989-E766A6344250}" type="pres">
      <dgm:prSet presAssocID="{AD668577-E545-40C0-9F59-E323CF1F90D5}" presName="rootText" presStyleLbl="node2" presStyleIdx="0" presStyleCnt="2" custLinFactNeighborX="3850" custLinFactNeighborY="5133">
        <dgm:presLayoutVars>
          <dgm:chPref val="3"/>
        </dgm:presLayoutVars>
      </dgm:prSet>
      <dgm:spPr/>
    </dgm:pt>
    <dgm:pt modelId="{01CE8C2A-9A85-47CD-B91C-70D9B22AE6BD}" type="pres">
      <dgm:prSet presAssocID="{AD668577-E545-40C0-9F59-E323CF1F90D5}" presName="rootConnector" presStyleLbl="node2" presStyleIdx="0" presStyleCnt="2"/>
      <dgm:spPr/>
    </dgm:pt>
    <dgm:pt modelId="{D0DB2F98-ADF9-4992-9886-DCFBFD9533F8}" type="pres">
      <dgm:prSet presAssocID="{AD668577-E545-40C0-9F59-E323CF1F90D5}" presName="hierChild4" presStyleCnt="0"/>
      <dgm:spPr/>
    </dgm:pt>
    <dgm:pt modelId="{D1AF2822-F805-4324-953C-DA9E819A0DAA}" type="pres">
      <dgm:prSet presAssocID="{995FC576-CCD2-4225-BEFB-746E089B9745}" presName="Name37" presStyleLbl="parChTrans1D3" presStyleIdx="0" presStyleCnt="2"/>
      <dgm:spPr/>
    </dgm:pt>
    <dgm:pt modelId="{BC7702B7-4F5D-4762-A65C-535C02FA511D}" type="pres">
      <dgm:prSet presAssocID="{B63DC20D-F6F1-48F0-BE63-7B592CE5AE45}" presName="hierRoot2" presStyleCnt="0">
        <dgm:presLayoutVars>
          <dgm:hierBranch val="init"/>
        </dgm:presLayoutVars>
      </dgm:prSet>
      <dgm:spPr/>
    </dgm:pt>
    <dgm:pt modelId="{FC1EEF1A-CA74-47BB-BF8E-0B7CE193B35D}" type="pres">
      <dgm:prSet presAssocID="{B63DC20D-F6F1-48F0-BE63-7B592CE5AE45}" presName="rootComposite" presStyleCnt="0"/>
      <dgm:spPr/>
    </dgm:pt>
    <dgm:pt modelId="{7AC361B7-DA44-4F2C-8FC0-87D7A62B174B}" type="pres">
      <dgm:prSet presAssocID="{B63DC20D-F6F1-48F0-BE63-7B592CE5AE45}" presName="rootText" presStyleLbl="node3" presStyleIdx="0" presStyleCnt="2">
        <dgm:presLayoutVars>
          <dgm:chPref val="3"/>
        </dgm:presLayoutVars>
      </dgm:prSet>
      <dgm:spPr/>
    </dgm:pt>
    <dgm:pt modelId="{25CE21A2-098F-43FB-86EF-9A3B4E7F38B4}" type="pres">
      <dgm:prSet presAssocID="{B63DC20D-F6F1-48F0-BE63-7B592CE5AE45}" presName="rootConnector" presStyleLbl="node3" presStyleIdx="0" presStyleCnt="2"/>
      <dgm:spPr/>
    </dgm:pt>
    <dgm:pt modelId="{801F5D97-096E-4290-8D13-A7E029B525F4}" type="pres">
      <dgm:prSet presAssocID="{B63DC20D-F6F1-48F0-BE63-7B592CE5AE45}" presName="hierChild4" presStyleCnt="0"/>
      <dgm:spPr/>
    </dgm:pt>
    <dgm:pt modelId="{6B8F4674-16CE-4A5F-BAFD-0F0E71C14121}" type="pres">
      <dgm:prSet presAssocID="{B63DC20D-F6F1-48F0-BE63-7B592CE5AE45}" presName="hierChild5" presStyleCnt="0"/>
      <dgm:spPr/>
    </dgm:pt>
    <dgm:pt modelId="{8520AB76-61BA-416E-9B4B-82B85CA34433}" type="pres">
      <dgm:prSet presAssocID="{AD668577-E545-40C0-9F59-E323CF1F90D5}" presName="hierChild5" presStyleCnt="0"/>
      <dgm:spPr/>
    </dgm:pt>
    <dgm:pt modelId="{A820DBD3-D9DB-4E34-87A2-B851DF1C2C37}" type="pres">
      <dgm:prSet presAssocID="{CD5954CE-5323-4E88-B62F-F3AF61F69826}" presName="Name37" presStyleLbl="parChTrans1D2" presStyleIdx="1" presStyleCnt="2"/>
      <dgm:spPr/>
    </dgm:pt>
    <dgm:pt modelId="{5C5A3216-9131-4901-A116-B65FEB6CC269}" type="pres">
      <dgm:prSet presAssocID="{A065FF9F-2983-43EB-9D55-B601982EBD33}" presName="hierRoot2" presStyleCnt="0">
        <dgm:presLayoutVars>
          <dgm:hierBranch val="init"/>
        </dgm:presLayoutVars>
      </dgm:prSet>
      <dgm:spPr/>
    </dgm:pt>
    <dgm:pt modelId="{F7C24C31-9D87-4F69-8028-9B5FD52342CC}" type="pres">
      <dgm:prSet presAssocID="{A065FF9F-2983-43EB-9D55-B601982EBD33}" presName="rootComposite" presStyleCnt="0"/>
      <dgm:spPr/>
    </dgm:pt>
    <dgm:pt modelId="{BC29BEAD-8688-464B-827C-9025C6F48A96}" type="pres">
      <dgm:prSet presAssocID="{A065FF9F-2983-43EB-9D55-B601982EBD33}" presName="rootText" presStyleLbl="node2" presStyleIdx="1" presStyleCnt="2">
        <dgm:presLayoutVars>
          <dgm:chPref val="3"/>
        </dgm:presLayoutVars>
      </dgm:prSet>
      <dgm:spPr/>
    </dgm:pt>
    <dgm:pt modelId="{E0B9668E-9212-4692-96DE-0A9FA2986A7B}" type="pres">
      <dgm:prSet presAssocID="{A065FF9F-2983-43EB-9D55-B601982EBD33}" presName="rootConnector" presStyleLbl="node2" presStyleIdx="1" presStyleCnt="2"/>
      <dgm:spPr/>
    </dgm:pt>
    <dgm:pt modelId="{7B417DB2-3739-443F-8F17-6AB5FD695453}" type="pres">
      <dgm:prSet presAssocID="{A065FF9F-2983-43EB-9D55-B601982EBD33}" presName="hierChild4" presStyleCnt="0"/>
      <dgm:spPr/>
    </dgm:pt>
    <dgm:pt modelId="{CD8E5C1C-7069-430E-A470-97068EB718BC}" type="pres">
      <dgm:prSet presAssocID="{1130A6A8-5D18-47A4-8F54-E975A6AC294F}" presName="Name37" presStyleLbl="parChTrans1D3" presStyleIdx="1" presStyleCnt="2"/>
      <dgm:spPr/>
    </dgm:pt>
    <dgm:pt modelId="{80910408-3367-4A85-95CC-A902567CDB29}" type="pres">
      <dgm:prSet presAssocID="{D11212A5-F124-4571-A258-7C5687968745}" presName="hierRoot2" presStyleCnt="0">
        <dgm:presLayoutVars>
          <dgm:hierBranch val="init"/>
        </dgm:presLayoutVars>
      </dgm:prSet>
      <dgm:spPr/>
    </dgm:pt>
    <dgm:pt modelId="{A64B9E74-20E4-4151-81B7-1F11E4C1E4F0}" type="pres">
      <dgm:prSet presAssocID="{D11212A5-F124-4571-A258-7C5687968745}" presName="rootComposite" presStyleCnt="0"/>
      <dgm:spPr/>
    </dgm:pt>
    <dgm:pt modelId="{F35200E7-1A29-4D5C-80AD-B6E5CC06EE40}" type="pres">
      <dgm:prSet presAssocID="{D11212A5-F124-4571-A258-7C5687968745}" presName="rootText" presStyleLbl="node3" presStyleIdx="1" presStyleCnt="2">
        <dgm:presLayoutVars>
          <dgm:chPref val="3"/>
        </dgm:presLayoutVars>
      </dgm:prSet>
      <dgm:spPr/>
    </dgm:pt>
    <dgm:pt modelId="{5F272592-545A-40F0-9D4B-DF7E6DDB0EEF}" type="pres">
      <dgm:prSet presAssocID="{D11212A5-F124-4571-A258-7C5687968745}" presName="rootConnector" presStyleLbl="node3" presStyleIdx="1" presStyleCnt="2"/>
      <dgm:spPr/>
    </dgm:pt>
    <dgm:pt modelId="{654CFDE2-A20C-43C9-A6ED-48591B16D902}" type="pres">
      <dgm:prSet presAssocID="{D11212A5-F124-4571-A258-7C5687968745}" presName="hierChild4" presStyleCnt="0"/>
      <dgm:spPr/>
    </dgm:pt>
    <dgm:pt modelId="{1010089F-3756-4316-9F01-0BDDCEE5F8CE}" type="pres">
      <dgm:prSet presAssocID="{02F32A86-21A5-42CE-B3F5-F395DD818E39}" presName="Name37" presStyleLbl="parChTrans1D4" presStyleIdx="0" presStyleCnt="7"/>
      <dgm:spPr/>
    </dgm:pt>
    <dgm:pt modelId="{68E567AA-6953-4CB5-A07B-AA950744206A}" type="pres">
      <dgm:prSet presAssocID="{78519BBF-B789-4DC3-A83A-A3F6F471642F}" presName="hierRoot2" presStyleCnt="0">
        <dgm:presLayoutVars>
          <dgm:hierBranch val="init"/>
        </dgm:presLayoutVars>
      </dgm:prSet>
      <dgm:spPr/>
    </dgm:pt>
    <dgm:pt modelId="{837BF3F1-062E-4D66-BD40-B1235AF6F509}" type="pres">
      <dgm:prSet presAssocID="{78519BBF-B789-4DC3-A83A-A3F6F471642F}" presName="rootComposite" presStyleCnt="0"/>
      <dgm:spPr/>
    </dgm:pt>
    <dgm:pt modelId="{4E72EDBD-34BD-4EF2-8F88-6BD295AD1106}" type="pres">
      <dgm:prSet presAssocID="{78519BBF-B789-4DC3-A83A-A3F6F471642F}" presName="rootText" presStyleLbl="node4" presStyleIdx="0" presStyleCnt="7">
        <dgm:presLayoutVars>
          <dgm:chPref val="3"/>
        </dgm:presLayoutVars>
      </dgm:prSet>
      <dgm:spPr/>
    </dgm:pt>
    <dgm:pt modelId="{3AD779A9-D634-4C86-BFB1-0D15753995DE}" type="pres">
      <dgm:prSet presAssocID="{78519BBF-B789-4DC3-A83A-A3F6F471642F}" presName="rootConnector" presStyleLbl="node4" presStyleIdx="0" presStyleCnt="7"/>
      <dgm:spPr/>
    </dgm:pt>
    <dgm:pt modelId="{281B7E5B-2144-4D24-8336-F058DCD41E64}" type="pres">
      <dgm:prSet presAssocID="{78519BBF-B789-4DC3-A83A-A3F6F471642F}" presName="hierChild4" presStyleCnt="0"/>
      <dgm:spPr/>
    </dgm:pt>
    <dgm:pt modelId="{9F257C30-520F-41E2-A557-E48C330BD90A}" type="pres">
      <dgm:prSet presAssocID="{54CC1EC8-32EB-4FB3-AC9C-F2A17500942E}" presName="Name37" presStyleLbl="parChTrans1D4" presStyleIdx="1" presStyleCnt="7"/>
      <dgm:spPr/>
    </dgm:pt>
    <dgm:pt modelId="{B1A32CA7-2FDB-41F4-87FB-992EBA5C32C7}" type="pres">
      <dgm:prSet presAssocID="{2D735981-689F-4934-87DC-6BE1410DE2DA}" presName="hierRoot2" presStyleCnt="0">
        <dgm:presLayoutVars>
          <dgm:hierBranch val="init"/>
        </dgm:presLayoutVars>
      </dgm:prSet>
      <dgm:spPr/>
    </dgm:pt>
    <dgm:pt modelId="{205F100B-02EA-4FC9-81B1-7868D9EA144B}" type="pres">
      <dgm:prSet presAssocID="{2D735981-689F-4934-87DC-6BE1410DE2DA}" presName="rootComposite" presStyleCnt="0"/>
      <dgm:spPr/>
    </dgm:pt>
    <dgm:pt modelId="{F2ACE6C2-036B-4E81-A18A-BADD5B85C366}" type="pres">
      <dgm:prSet presAssocID="{2D735981-689F-4934-87DC-6BE1410DE2DA}" presName="rootText" presStyleLbl="node4" presStyleIdx="1" presStyleCnt="7">
        <dgm:presLayoutVars>
          <dgm:chPref val="3"/>
        </dgm:presLayoutVars>
      </dgm:prSet>
      <dgm:spPr/>
    </dgm:pt>
    <dgm:pt modelId="{1DD61309-CDC0-4D04-AA62-90EF15C21C21}" type="pres">
      <dgm:prSet presAssocID="{2D735981-689F-4934-87DC-6BE1410DE2DA}" presName="rootConnector" presStyleLbl="node4" presStyleIdx="1" presStyleCnt="7"/>
      <dgm:spPr/>
    </dgm:pt>
    <dgm:pt modelId="{B04ED14E-BDB3-4F63-B1FD-4A81BBECC623}" type="pres">
      <dgm:prSet presAssocID="{2D735981-689F-4934-87DC-6BE1410DE2DA}" presName="hierChild4" presStyleCnt="0"/>
      <dgm:spPr/>
    </dgm:pt>
    <dgm:pt modelId="{0A8F0910-8241-48E9-A5E3-8A05DEE1E301}" type="pres">
      <dgm:prSet presAssocID="{2D735981-689F-4934-87DC-6BE1410DE2DA}" presName="hierChild5" presStyleCnt="0"/>
      <dgm:spPr/>
    </dgm:pt>
    <dgm:pt modelId="{97F35439-04AC-4A27-8AA0-F9BC4BF8BB4E}" type="pres">
      <dgm:prSet presAssocID="{78519BBF-B789-4DC3-A83A-A3F6F471642F}" presName="hierChild5" presStyleCnt="0"/>
      <dgm:spPr/>
    </dgm:pt>
    <dgm:pt modelId="{E6AB6094-3433-4779-8716-30312C757DDE}" type="pres">
      <dgm:prSet presAssocID="{FEC9325E-4381-461F-AFC3-1FAA13D693A0}" presName="Name37" presStyleLbl="parChTrans1D4" presStyleIdx="2" presStyleCnt="7"/>
      <dgm:spPr/>
    </dgm:pt>
    <dgm:pt modelId="{4ABB1E9C-A3AD-451E-94DA-A280E64026B9}" type="pres">
      <dgm:prSet presAssocID="{AFC11A5E-99BA-4B10-9F65-8B374514D755}" presName="hierRoot2" presStyleCnt="0">
        <dgm:presLayoutVars>
          <dgm:hierBranch val="init"/>
        </dgm:presLayoutVars>
      </dgm:prSet>
      <dgm:spPr/>
    </dgm:pt>
    <dgm:pt modelId="{D98CAEC1-87EB-4021-B0FF-8AA6CA65B4BB}" type="pres">
      <dgm:prSet presAssocID="{AFC11A5E-99BA-4B10-9F65-8B374514D755}" presName="rootComposite" presStyleCnt="0"/>
      <dgm:spPr/>
    </dgm:pt>
    <dgm:pt modelId="{57328FDA-2AEE-4A59-8D08-F4048D865090}" type="pres">
      <dgm:prSet presAssocID="{AFC11A5E-99BA-4B10-9F65-8B374514D755}" presName="rootText" presStyleLbl="node4" presStyleIdx="2" presStyleCnt="7">
        <dgm:presLayoutVars>
          <dgm:chPref val="3"/>
        </dgm:presLayoutVars>
      </dgm:prSet>
      <dgm:spPr/>
    </dgm:pt>
    <dgm:pt modelId="{6DFB380C-6719-4D24-AE71-A644DFB409E7}" type="pres">
      <dgm:prSet presAssocID="{AFC11A5E-99BA-4B10-9F65-8B374514D755}" presName="rootConnector" presStyleLbl="node4" presStyleIdx="2" presStyleCnt="7"/>
      <dgm:spPr/>
    </dgm:pt>
    <dgm:pt modelId="{E1170DBD-A93C-43BE-8088-B81429259972}" type="pres">
      <dgm:prSet presAssocID="{AFC11A5E-99BA-4B10-9F65-8B374514D755}" presName="hierChild4" presStyleCnt="0"/>
      <dgm:spPr/>
    </dgm:pt>
    <dgm:pt modelId="{54BC5575-2B0E-4BCF-9C1F-094BADB9371C}" type="pres">
      <dgm:prSet presAssocID="{4DF5DABC-1409-4BD2-AC60-F8B63E10057E}" presName="Name37" presStyleLbl="parChTrans1D4" presStyleIdx="3" presStyleCnt="7"/>
      <dgm:spPr/>
    </dgm:pt>
    <dgm:pt modelId="{D7AE45B4-1FAB-4973-8700-6560A29E4C1F}" type="pres">
      <dgm:prSet presAssocID="{01BDCFFC-CDA1-481A-A2F4-9E881F9C3F3C}" presName="hierRoot2" presStyleCnt="0">
        <dgm:presLayoutVars>
          <dgm:hierBranch val="init"/>
        </dgm:presLayoutVars>
      </dgm:prSet>
      <dgm:spPr/>
    </dgm:pt>
    <dgm:pt modelId="{60078FF4-6894-4A7E-9741-4C9A3977F027}" type="pres">
      <dgm:prSet presAssocID="{01BDCFFC-CDA1-481A-A2F4-9E881F9C3F3C}" presName="rootComposite" presStyleCnt="0"/>
      <dgm:spPr/>
    </dgm:pt>
    <dgm:pt modelId="{D65B93F0-81DF-47CB-BB23-ACA32E9C94D2}" type="pres">
      <dgm:prSet presAssocID="{01BDCFFC-CDA1-481A-A2F4-9E881F9C3F3C}" presName="rootText" presStyleLbl="node4" presStyleIdx="3" presStyleCnt="7">
        <dgm:presLayoutVars>
          <dgm:chPref val="3"/>
        </dgm:presLayoutVars>
      </dgm:prSet>
      <dgm:spPr/>
    </dgm:pt>
    <dgm:pt modelId="{E87DFD6B-7AC5-4FF0-80E6-3C7E084D4E04}" type="pres">
      <dgm:prSet presAssocID="{01BDCFFC-CDA1-481A-A2F4-9E881F9C3F3C}" presName="rootConnector" presStyleLbl="node4" presStyleIdx="3" presStyleCnt="7"/>
      <dgm:spPr/>
    </dgm:pt>
    <dgm:pt modelId="{8B2F9CB7-3C8F-4024-A663-BD4209A59AAC}" type="pres">
      <dgm:prSet presAssocID="{01BDCFFC-CDA1-481A-A2F4-9E881F9C3F3C}" presName="hierChild4" presStyleCnt="0"/>
      <dgm:spPr/>
    </dgm:pt>
    <dgm:pt modelId="{D95A155E-12AD-4B57-B7C1-801AF806F216}" type="pres">
      <dgm:prSet presAssocID="{3C8C4B07-D967-4C44-AB11-058F6B12BF61}" presName="Name37" presStyleLbl="parChTrans1D4" presStyleIdx="4" presStyleCnt="7"/>
      <dgm:spPr/>
    </dgm:pt>
    <dgm:pt modelId="{6434A0E6-58D2-41E2-91C0-D8360BD2B4F2}" type="pres">
      <dgm:prSet presAssocID="{DBF8EE86-E964-45A7-B0E9-FCF1D0CE3DF9}" presName="hierRoot2" presStyleCnt="0">
        <dgm:presLayoutVars>
          <dgm:hierBranch val="init"/>
        </dgm:presLayoutVars>
      </dgm:prSet>
      <dgm:spPr/>
    </dgm:pt>
    <dgm:pt modelId="{63EC8C3D-4C7A-4C19-8A85-66F414A9210C}" type="pres">
      <dgm:prSet presAssocID="{DBF8EE86-E964-45A7-B0E9-FCF1D0CE3DF9}" presName="rootComposite" presStyleCnt="0"/>
      <dgm:spPr/>
    </dgm:pt>
    <dgm:pt modelId="{8660C349-3C47-456F-A202-31FDD8A0B90A}" type="pres">
      <dgm:prSet presAssocID="{DBF8EE86-E964-45A7-B0E9-FCF1D0CE3DF9}" presName="rootText" presStyleLbl="node4" presStyleIdx="4" presStyleCnt="7">
        <dgm:presLayoutVars>
          <dgm:chPref val="3"/>
        </dgm:presLayoutVars>
      </dgm:prSet>
      <dgm:spPr/>
    </dgm:pt>
    <dgm:pt modelId="{AA0AA063-54BE-43A3-9372-DADA35116C39}" type="pres">
      <dgm:prSet presAssocID="{DBF8EE86-E964-45A7-B0E9-FCF1D0CE3DF9}" presName="rootConnector" presStyleLbl="node4" presStyleIdx="4" presStyleCnt="7"/>
      <dgm:spPr/>
    </dgm:pt>
    <dgm:pt modelId="{F4D17CF6-AE89-49DC-924B-5930B0200814}" type="pres">
      <dgm:prSet presAssocID="{DBF8EE86-E964-45A7-B0E9-FCF1D0CE3DF9}" presName="hierChild4" presStyleCnt="0"/>
      <dgm:spPr/>
    </dgm:pt>
    <dgm:pt modelId="{3E8BC0F4-9E7F-4936-B12A-11BB0D744034}" type="pres">
      <dgm:prSet presAssocID="{DBF8EE86-E964-45A7-B0E9-FCF1D0CE3DF9}" presName="hierChild5" presStyleCnt="0"/>
      <dgm:spPr/>
    </dgm:pt>
    <dgm:pt modelId="{745D238E-3360-46C7-9846-F05794D3EE90}" type="pres">
      <dgm:prSet presAssocID="{DAE645D6-61C5-483B-9289-03D4E4C7E251}" presName="Name37" presStyleLbl="parChTrans1D4" presStyleIdx="5" presStyleCnt="7"/>
      <dgm:spPr/>
    </dgm:pt>
    <dgm:pt modelId="{2323C5E7-5F02-4E59-970F-7DFBF4E67005}" type="pres">
      <dgm:prSet presAssocID="{2694EDFA-A3B1-4B41-8FEB-B158E5DD3713}" presName="hierRoot2" presStyleCnt="0">
        <dgm:presLayoutVars>
          <dgm:hierBranch val="r"/>
        </dgm:presLayoutVars>
      </dgm:prSet>
      <dgm:spPr/>
    </dgm:pt>
    <dgm:pt modelId="{7D461747-59F2-48EB-AF90-6B0A3FB2C5DB}" type="pres">
      <dgm:prSet presAssocID="{2694EDFA-A3B1-4B41-8FEB-B158E5DD3713}" presName="rootComposite" presStyleCnt="0"/>
      <dgm:spPr/>
    </dgm:pt>
    <dgm:pt modelId="{41D8CB9E-63AA-4792-80D9-18CC5ADBCEBF}" type="pres">
      <dgm:prSet presAssocID="{2694EDFA-A3B1-4B41-8FEB-B158E5DD3713}" presName="rootText" presStyleLbl="node4" presStyleIdx="5" presStyleCnt="7">
        <dgm:presLayoutVars>
          <dgm:chPref val="3"/>
        </dgm:presLayoutVars>
      </dgm:prSet>
      <dgm:spPr/>
    </dgm:pt>
    <dgm:pt modelId="{A3BD3D2C-6214-4FDE-9729-85D5807C7DC2}" type="pres">
      <dgm:prSet presAssocID="{2694EDFA-A3B1-4B41-8FEB-B158E5DD3713}" presName="rootConnector" presStyleLbl="node4" presStyleIdx="5" presStyleCnt="7"/>
      <dgm:spPr/>
    </dgm:pt>
    <dgm:pt modelId="{8176A5EE-8721-4666-86C5-C5647922C834}" type="pres">
      <dgm:prSet presAssocID="{2694EDFA-A3B1-4B41-8FEB-B158E5DD3713}" presName="hierChild4" presStyleCnt="0"/>
      <dgm:spPr/>
    </dgm:pt>
    <dgm:pt modelId="{98A855EC-62AE-44EA-B4FA-201434F4D6C3}" type="pres">
      <dgm:prSet presAssocID="{2694EDFA-A3B1-4B41-8FEB-B158E5DD3713}" presName="hierChild5" presStyleCnt="0"/>
      <dgm:spPr/>
    </dgm:pt>
    <dgm:pt modelId="{55FA5CB7-4A36-4BD0-A396-382C2B901C04}" type="pres">
      <dgm:prSet presAssocID="{F2DC5E6A-7066-46D3-992F-8009DA5DF5BF}" presName="Name37" presStyleLbl="parChTrans1D4" presStyleIdx="6" presStyleCnt="7"/>
      <dgm:spPr/>
    </dgm:pt>
    <dgm:pt modelId="{24BC1CDD-6B49-4A38-B6EE-F091BA7A16A0}" type="pres">
      <dgm:prSet presAssocID="{CE584EE5-FDD7-4D69-A5AB-593DA27957DD}" presName="hierRoot2" presStyleCnt="0">
        <dgm:presLayoutVars>
          <dgm:hierBranch val="init"/>
        </dgm:presLayoutVars>
      </dgm:prSet>
      <dgm:spPr/>
    </dgm:pt>
    <dgm:pt modelId="{4F441544-91EE-48DC-808B-CEA5DB4BB3B0}" type="pres">
      <dgm:prSet presAssocID="{CE584EE5-FDD7-4D69-A5AB-593DA27957DD}" presName="rootComposite" presStyleCnt="0"/>
      <dgm:spPr/>
    </dgm:pt>
    <dgm:pt modelId="{34C553F8-B0A0-4886-9C9E-68F679C57662}" type="pres">
      <dgm:prSet presAssocID="{CE584EE5-FDD7-4D69-A5AB-593DA27957DD}" presName="rootText" presStyleLbl="node4" presStyleIdx="6" presStyleCnt="7">
        <dgm:presLayoutVars>
          <dgm:chPref val="3"/>
        </dgm:presLayoutVars>
      </dgm:prSet>
      <dgm:spPr/>
    </dgm:pt>
    <dgm:pt modelId="{9551FDEF-FB7E-4E0D-9C91-3593B88865CC}" type="pres">
      <dgm:prSet presAssocID="{CE584EE5-FDD7-4D69-A5AB-593DA27957DD}" presName="rootConnector" presStyleLbl="node4" presStyleIdx="6" presStyleCnt="7"/>
      <dgm:spPr/>
    </dgm:pt>
    <dgm:pt modelId="{A5F1B197-25F0-4A40-96F8-CBA7F512B7B5}" type="pres">
      <dgm:prSet presAssocID="{CE584EE5-FDD7-4D69-A5AB-593DA27957DD}" presName="hierChild4" presStyleCnt="0"/>
      <dgm:spPr/>
    </dgm:pt>
    <dgm:pt modelId="{DCB352BA-8B25-4B55-A00F-FB4F85F9FDB6}" type="pres">
      <dgm:prSet presAssocID="{CE584EE5-FDD7-4D69-A5AB-593DA27957DD}" presName="hierChild5" presStyleCnt="0"/>
      <dgm:spPr/>
    </dgm:pt>
    <dgm:pt modelId="{3560428D-7C4C-4F22-AE9B-CCAAF0D73D44}" type="pres">
      <dgm:prSet presAssocID="{01BDCFFC-CDA1-481A-A2F4-9E881F9C3F3C}" presName="hierChild5" presStyleCnt="0"/>
      <dgm:spPr/>
    </dgm:pt>
    <dgm:pt modelId="{F160CE54-1F12-45A0-9BFE-E93F039B2CD1}" type="pres">
      <dgm:prSet presAssocID="{AFC11A5E-99BA-4B10-9F65-8B374514D755}" presName="hierChild5" presStyleCnt="0"/>
      <dgm:spPr/>
    </dgm:pt>
    <dgm:pt modelId="{75DF69E9-352B-43D2-AAF4-68214A834428}" type="pres">
      <dgm:prSet presAssocID="{D11212A5-F124-4571-A258-7C5687968745}" presName="hierChild5" presStyleCnt="0"/>
      <dgm:spPr/>
    </dgm:pt>
    <dgm:pt modelId="{8239F8B5-5B30-4B98-92DF-B21EC666E141}" type="pres">
      <dgm:prSet presAssocID="{A065FF9F-2983-43EB-9D55-B601982EBD33}" presName="hierChild5" presStyleCnt="0"/>
      <dgm:spPr/>
    </dgm:pt>
    <dgm:pt modelId="{03B8C0FD-404D-403F-AE3E-0EFAABC25B35}" type="pres">
      <dgm:prSet presAssocID="{D2691576-4454-4126-B2EA-19474503CB1F}" presName="hierChild3" presStyleCnt="0"/>
      <dgm:spPr/>
    </dgm:pt>
  </dgm:ptLst>
  <dgm:cxnLst>
    <dgm:cxn modelId="{AB1BD204-E64E-4AD5-9761-850327823BF3}" type="presOf" srcId="{2694EDFA-A3B1-4B41-8FEB-B158E5DD3713}" destId="{A3BD3D2C-6214-4FDE-9729-85D5807C7DC2}" srcOrd="1" destOrd="0" presId="urn:microsoft.com/office/officeart/2005/8/layout/orgChart1"/>
    <dgm:cxn modelId="{DCFAE208-FAF8-47DC-924D-8951EB14E7B2}" srcId="{D2691576-4454-4126-B2EA-19474503CB1F}" destId="{AD668577-E545-40C0-9F59-E323CF1F90D5}" srcOrd="0" destOrd="0" parTransId="{26A4C91D-958A-48AB-A006-2BC366DB88E0}" sibTransId="{031844E5-6009-410A-AAD6-68829C6D8891}"/>
    <dgm:cxn modelId="{9BBB830F-1D01-4A77-8657-4E83A6ECACC9}" type="presOf" srcId="{FEC9325E-4381-461F-AFC3-1FAA13D693A0}" destId="{E6AB6094-3433-4779-8716-30312C757DDE}" srcOrd="0" destOrd="0" presId="urn:microsoft.com/office/officeart/2005/8/layout/orgChart1"/>
    <dgm:cxn modelId="{0BF6EA12-CFC0-4A72-A5AC-5FA0505E93E8}" type="presOf" srcId="{DBF8EE86-E964-45A7-B0E9-FCF1D0CE3DF9}" destId="{8660C349-3C47-456F-A202-31FDD8A0B90A}" srcOrd="0" destOrd="0" presId="urn:microsoft.com/office/officeart/2005/8/layout/orgChart1"/>
    <dgm:cxn modelId="{CEC3D813-0A4A-465D-9E34-DDDF85ACC4C8}" srcId="{D11212A5-F124-4571-A258-7C5687968745}" destId="{78519BBF-B789-4DC3-A83A-A3F6F471642F}" srcOrd="0" destOrd="0" parTransId="{02F32A86-21A5-42CE-B3F5-F395DD818E39}" sibTransId="{854A384E-91CA-4DE3-AD2C-33AD5DEB0E55}"/>
    <dgm:cxn modelId="{0B741C15-1761-4CD2-A4A3-EEDE6F5A98AC}" type="presOf" srcId="{2694EDFA-A3B1-4B41-8FEB-B158E5DD3713}" destId="{41D8CB9E-63AA-4792-80D9-18CC5ADBCEBF}" srcOrd="0" destOrd="0" presId="urn:microsoft.com/office/officeart/2005/8/layout/orgChart1"/>
    <dgm:cxn modelId="{C8655B1E-F00E-43D0-B389-6B910ADE55D4}" type="presOf" srcId="{1130A6A8-5D18-47A4-8F54-E975A6AC294F}" destId="{CD8E5C1C-7069-430E-A470-97068EB718BC}" srcOrd="0" destOrd="0" presId="urn:microsoft.com/office/officeart/2005/8/layout/orgChart1"/>
    <dgm:cxn modelId="{8FE9941F-4F46-4505-B34F-F66B29F61E85}" srcId="{D11212A5-F124-4571-A258-7C5687968745}" destId="{AFC11A5E-99BA-4B10-9F65-8B374514D755}" srcOrd="1" destOrd="0" parTransId="{FEC9325E-4381-461F-AFC3-1FAA13D693A0}" sibTransId="{41DFF288-7DEF-4F79-B06D-16601FFAFEDC}"/>
    <dgm:cxn modelId="{3595EC20-DD2E-4627-8547-FC772818B046}" type="presOf" srcId="{D2691576-4454-4126-B2EA-19474503CB1F}" destId="{B165C4AB-7553-4D36-A49F-5EA11A01224D}" srcOrd="1" destOrd="0" presId="urn:microsoft.com/office/officeart/2005/8/layout/orgChart1"/>
    <dgm:cxn modelId="{C29FDC21-57C6-4565-9D98-E2075A59B6B9}" type="presOf" srcId="{AD668577-E545-40C0-9F59-E323CF1F90D5}" destId="{01CE8C2A-9A85-47CD-B91C-70D9B22AE6BD}" srcOrd="1" destOrd="0" presId="urn:microsoft.com/office/officeart/2005/8/layout/orgChart1"/>
    <dgm:cxn modelId="{89991628-2B2B-4B03-B523-4C4D740707C3}" type="presOf" srcId="{54CC1EC8-32EB-4FB3-AC9C-F2A17500942E}" destId="{9F257C30-520F-41E2-A557-E48C330BD90A}" srcOrd="0" destOrd="0" presId="urn:microsoft.com/office/officeart/2005/8/layout/orgChart1"/>
    <dgm:cxn modelId="{9733D728-80C5-4F73-9ACF-FDE723E14032}" srcId="{21CFFCC7-7991-49D3-9D39-6EA7DAFC9668}" destId="{D2691576-4454-4126-B2EA-19474503CB1F}" srcOrd="0" destOrd="0" parTransId="{4A14C7AA-8983-4D1A-B119-3C915159A37B}" sibTransId="{3D816EE6-179A-449C-8177-87CA2BB9911C}"/>
    <dgm:cxn modelId="{9A3F4B63-B8C5-4264-A15D-7461394AE468}" type="presOf" srcId="{F2DC5E6A-7066-46D3-992F-8009DA5DF5BF}" destId="{55FA5CB7-4A36-4BD0-A396-382C2B901C04}" srcOrd="0" destOrd="0" presId="urn:microsoft.com/office/officeart/2005/8/layout/orgChart1"/>
    <dgm:cxn modelId="{9EC6B665-34CB-4A13-B941-8C012BE43291}" type="presOf" srcId="{26A4C91D-958A-48AB-A006-2BC366DB88E0}" destId="{170117BF-114E-4071-B763-1E73D2604442}" srcOrd="0" destOrd="0" presId="urn:microsoft.com/office/officeart/2005/8/layout/orgChart1"/>
    <dgm:cxn modelId="{2B272E47-9F7F-49B2-8169-7930A943D627}" type="presOf" srcId="{AD668577-E545-40C0-9F59-E323CF1F90D5}" destId="{998FD7DD-F3F6-49EB-B989-E766A6344250}" srcOrd="0" destOrd="0" presId="urn:microsoft.com/office/officeart/2005/8/layout/orgChart1"/>
    <dgm:cxn modelId="{8D0BD96A-7DB4-455D-8969-310FBD81CE58}" srcId="{AFC11A5E-99BA-4B10-9F65-8B374514D755}" destId="{01BDCFFC-CDA1-481A-A2F4-9E881F9C3F3C}" srcOrd="0" destOrd="0" parTransId="{4DF5DABC-1409-4BD2-AC60-F8B63E10057E}" sibTransId="{BF23BA69-4CD0-47FA-BC5E-45A99D80A36F}"/>
    <dgm:cxn modelId="{3753896C-38E8-47EB-B039-EFE8CEAD4FE7}" srcId="{A065FF9F-2983-43EB-9D55-B601982EBD33}" destId="{D11212A5-F124-4571-A258-7C5687968745}" srcOrd="0" destOrd="0" parTransId="{1130A6A8-5D18-47A4-8F54-E975A6AC294F}" sibTransId="{ADBC838C-0C0F-4C77-9870-10351A385A3E}"/>
    <dgm:cxn modelId="{52073050-468E-414B-A308-C13D8DA1733A}" type="presOf" srcId="{2D735981-689F-4934-87DC-6BE1410DE2DA}" destId="{1DD61309-CDC0-4D04-AA62-90EF15C21C21}" srcOrd="1" destOrd="0" presId="urn:microsoft.com/office/officeart/2005/8/layout/orgChart1"/>
    <dgm:cxn modelId="{27070251-B81D-4DBC-9E4D-6829309A29F2}" type="presOf" srcId="{DBF8EE86-E964-45A7-B0E9-FCF1D0CE3DF9}" destId="{AA0AA063-54BE-43A3-9372-DADA35116C39}" srcOrd="1" destOrd="0" presId="urn:microsoft.com/office/officeart/2005/8/layout/orgChart1"/>
    <dgm:cxn modelId="{5D655C74-02C8-412C-B7C4-0C827F5A4BA7}" type="presOf" srcId="{D2691576-4454-4126-B2EA-19474503CB1F}" destId="{144733DE-8EF0-45CA-8B6F-712E86B35D63}" srcOrd="0" destOrd="0" presId="urn:microsoft.com/office/officeart/2005/8/layout/orgChart1"/>
    <dgm:cxn modelId="{22672D56-9C90-49FE-9DAD-C6FCA99343F7}" type="presOf" srcId="{CD5954CE-5323-4E88-B62F-F3AF61F69826}" destId="{A820DBD3-D9DB-4E34-87A2-B851DF1C2C37}" srcOrd="0" destOrd="0" presId="urn:microsoft.com/office/officeart/2005/8/layout/orgChart1"/>
    <dgm:cxn modelId="{18641779-27E1-49BD-98AB-F9EAC8F659C5}" srcId="{AD668577-E545-40C0-9F59-E323CF1F90D5}" destId="{B63DC20D-F6F1-48F0-BE63-7B592CE5AE45}" srcOrd="0" destOrd="0" parTransId="{995FC576-CCD2-4225-BEFB-746E089B9745}" sibTransId="{F8F2859D-B356-4402-951F-56BB0C036576}"/>
    <dgm:cxn modelId="{A2FABC7F-CE08-4E9E-84BF-8078E570EDB2}" type="presOf" srcId="{01BDCFFC-CDA1-481A-A2F4-9E881F9C3F3C}" destId="{E87DFD6B-7AC5-4FF0-80E6-3C7E084D4E04}" srcOrd="1" destOrd="0" presId="urn:microsoft.com/office/officeart/2005/8/layout/orgChart1"/>
    <dgm:cxn modelId="{5C7B0681-C07D-481A-8344-51C8C2F671E1}" type="presOf" srcId="{A065FF9F-2983-43EB-9D55-B601982EBD33}" destId="{BC29BEAD-8688-464B-827C-9025C6F48A96}" srcOrd="0" destOrd="0" presId="urn:microsoft.com/office/officeart/2005/8/layout/orgChart1"/>
    <dgm:cxn modelId="{C1ADB583-046C-42C0-B747-CA5238213B34}" type="presOf" srcId="{CE584EE5-FDD7-4D69-A5AB-593DA27957DD}" destId="{34C553F8-B0A0-4886-9C9E-68F679C57662}" srcOrd="0" destOrd="0" presId="urn:microsoft.com/office/officeart/2005/8/layout/orgChart1"/>
    <dgm:cxn modelId="{86B0428D-0B37-4D33-8C96-C9347E129A43}" type="presOf" srcId="{21CFFCC7-7991-49D3-9D39-6EA7DAFC9668}" destId="{B256BCA1-4176-4932-9E0B-563B8093DA0B}" srcOrd="0" destOrd="0" presId="urn:microsoft.com/office/officeart/2005/8/layout/orgChart1"/>
    <dgm:cxn modelId="{88F85A8F-1BDD-46F4-901F-E985DF014A99}" srcId="{01BDCFFC-CDA1-481A-A2F4-9E881F9C3F3C}" destId="{CE584EE5-FDD7-4D69-A5AB-593DA27957DD}" srcOrd="2" destOrd="0" parTransId="{F2DC5E6A-7066-46D3-992F-8009DA5DF5BF}" sibTransId="{2C6F4E55-46D9-474B-8C5E-EFF93549BA0C}"/>
    <dgm:cxn modelId="{3E304698-A41C-4CE3-B6D0-9852735DE444}" type="presOf" srcId="{D11212A5-F124-4571-A258-7C5687968745}" destId="{F35200E7-1A29-4D5C-80AD-B6E5CC06EE40}" srcOrd="0" destOrd="0" presId="urn:microsoft.com/office/officeart/2005/8/layout/orgChart1"/>
    <dgm:cxn modelId="{24AF4AA5-62DC-4A4D-9E02-3C8C8C2CAD76}" type="presOf" srcId="{4DF5DABC-1409-4BD2-AC60-F8B63E10057E}" destId="{54BC5575-2B0E-4BCF-9C1F-094BADB9371C}" srcOrd="0" destOrd="0" presId="urn:microsoft.com/office/officeart/2005/8/layout/orgChart1"/>
    <dgm:cxn modelId="{02058BA7-152D-4DDA-AA55-081BE5F03835}" type="presOf" srcId="{AFC11A5E-99BA-4B10-9F65-8B374514D755}" destId="{57328FDA-2AEE-4A59-8D08-F4048D865090}" srcOrd="0" destOrd="0" presId="urn:microsoft.com/office/officeart/2005/8/layout/orgChart1"/>
    <dgm:cxn modelId="{FF895AAA-E2FD-4934-9D89-A7DD76692050}" type="presOf" srcId="{B63DC20D-F6F1-48F0-BE63-7B592CE5AE45}" destId="{7AC361B7-DA44-4F2C-8FC0-87D7A62B174B}" srcOrd="0" destOrd="0" presId="urn:microsoft.com/office/officeart/2005/8/layout/orgChart1"/>
    <dgm:cxn modelId="{237C9EAC-D958-440D-9048-F953C6CD63BD}" srcId="{78519BBF-B789-4DC3-A83A-A3F6F471642F}" destId="{2D735981-689F-4934-87DC-6BE1410DE2DA}" srcOrd="0" destOrd="0" parTransId="{54CC1EC8-32EB-4FB3-AC9C-F2A17500942E}" sibTransId="{DDA7D64C-C6E4-4045-911E-2760F062137C}"/>
    <dgm:cxn modelId="{328A7BAF-1F02-4D54-95EE-025DB3E8EB42}" type="presOf" srcId="{B63DC20D-F6F1-48F0-BE63-7B592CE5AE45}" destId="{25CE21A2-098F-43FB-86EF-9A3B4E7F38B4}" srcOrd="1" destOrd="0" presId="urn:microsoft.com/office/officeart/2005/8/layout/orgChart1"/>
    <dgm:cxn modelId="{D8D3C9B0-0C7C-4369-8DC7-478CDAE32198}" srcId="{01BDCFFC-CDA1-481A-A2F4-9E881F9C3F3C}" destId="{2694EDFA-A3B1-4B41-8FEB-B158E5DD3713}" srcOrd="1" destOrd="0" parTransId="{DAE645D6-61C5-483B-9289-03D4E4C7E251}" sibTransId="{E09BE61B-CFEA-4703-9842-EAA602DE88C1}"/>
    <dgm:cxn modelId="{D910DCB1-EE88-44C5-9132-B570F77733D9}" type="presOf" srcId="{01BDCFFC-CDA1-481A-A2F4-9E881F9C3F3C}" destId="{D65B93F0-81DF-47CB-BB23-ACA32E9C94D2}" srcOrd="0" destOrd="0" presId="urn:microsoft.com/office/officeart/2005/8/layout/orgChart1"/>
    <dgm:cxn modelId="{A7F7ACB6-512A-4EF1-A6C2-2BE5A2423FD9}" type="presOf" srcId="{A065FF9F-2983-43EB-9D55-B601982EBD33}" destId="{E0B9668E-9212-4692-96DE-0A9FA2986A7B}" srcOrd="1" destOrd="0" presId="urn:microsoft.com/office/officeart/2005/8/layout/orgChart1"/>
    <dgm:cxn modelId="{C022D4C4-3152-4265-97E8-2829A399D54A}" type="presOf" srcId="{3C8C4B07-D967-4C44-AB11-058F6B12BF61}" destId="{D95A155E-12AD-4B57-B7C1-801AF806F216}" srcOrd="0" destOrd="0" presId="urn:microsoft.com/office/officeart/2005/8/layout/orgChart1"/>
    <dgm:cxn modelId="{39C81EC6-6404-4124-B774-63D5927B0C80}" type="presOf" srcId="{995FC576-CCD2-4225-BEFB-746E089B9745}" destId="{D1AF2822-F805-4324-953C-DA9E819A0DAA}" srcOrd="0" destOrd="0" presId="urn:microsoft.com/office/officeart/2005/8/layout/orgChart1"/>
    <dgm:cxn modelId="{2CD1A5C6-ECF6-4B43-9387-9CBB15127903}" type="presOf" srcId="{78519BBF-B789-4DC3-A83A-A3F6F471642F}" destId="{3AD779A9-D634-4C86-BFB1-0D15753995DE}" srcOrd="1" destOrd="0" presId="urn:microsoft.com/office/officeart/2005/8/layout/orgChart1"/>
    <dgm:cxn modelId="{3953CFC8-118F-46B0-A1A0-D848DB63C7A3}" type="presOf" srcId="{78519BBF-B789-4DC3-A83A-A3F6F471642F}" destId="{4E72EDBD-34BD-4EF2-8F88-6BD295AD1106}" srcOrd="0" destOrd="0" presId="urn:microsoft.com/office/officeart/2005/8/layout/orgChart1"/>
    <dgm:cxn modelId="{0C6347C9-B195-43B4-B004-417D987E73D7}" type="presOf" srcId="{D11212A5-F124-4571-A258-7C5687968745}" destId="{5F272592-545A-40F0-9D4B-DF7E6DDB0EEF}" srcOrd="1" destOrd="0" presId="urn:microsoft.com/office/officeart/2005/8/layout/orgChart1"/>
    <dgm:cxn modelId="{CD29D2D3-09A5-4E49-B2D8-6ED77C567CB5}" srcId="{D2691576-4454-4126-B2EA-19474503CB1F}" destId="{A065FF9F-2983-43EB-9D55-B601982EBD33}" srcOrd="1" destOrd="0" parTransId="{CD5954CE-5323-4E88-B62F-F3AF61F69826}" sibTransId="{F5B0C839-CF8E-479D-99C9-96161DCF44CF}"/>
    <dgm:cxn modelId="{9712C9D8-CC81-4661-A1E6-A0B01C23F814}" type="presOf" srcId="{CE584EE5-FDD7-4D69-A5AB-593DA27957DD}" destId="{9551FDEF-FB7E-4E0D-9C91-3593B88865CC}" srcOrd="1" destOrd="0" presId="urn:microsoft.com/office/officeart/2005/8/layout/orgChart1"/>
    <dgm:cxn modelId="{6F8594DA-3947-46E8-9601-33A826AC04F9}" type="presOf" srcId="{AFC11A5E-99BA-4B10-9F65-8B374514D755}" destId="{6DFB380C-6719-4D24-AE71-A644DFB409E7}" srcOrd="1" destOrd="0" presId="urn:microsoft.com/office/officeart/2005/8/layout/orgChart1"/>
    <dgm:cxn modelId="{B3CDFFE1-B81C-455A-AB29-409074609105}" type="presOf" srcId="{2D735981-689F-4934-87DC-6BE1410DE2DA}" destId="{F2ACE6C2-036B-4E81-A18A-BADD5B85C366}" srcOrd="0" destOrd="0" presId="urn:microsoft.com/office/officeart/2005/8/layout/orgChart1"/>
    <dgm:cxn modelId="{5C6C4BE8-D4B6-4E59-BFEF-3FFCED113D5B}" type="presOf" srcId="{DAE645D6-61C5-483B-9289-03D4E4C7E251}" destId="{745D238E-3360-46C7-9846-F05794D3EE90}" srcOrd="0" destOrd="0" presId="urn:microsoft.com/office/officeart/2005/8/layout/orgChart1"/>
    <dgm:cxn modelId="{E6B1BFF1-342A-4103-9858-2A32C510296F}" type="presOf" srcId="{02F32A86-21A5-42CE-B3F5-F395DD818E39}" destId="{1010089F-3756-4316-9F01-0BDDCEE5F8CE}" srcOrd="0" destOrd="0" presId="urn:microsoft.com/office/officeart/2005/8/layout/orgChart1"/>
    <dgm:cxn modelId="{8F33CAF4-A274-4022-B25A-44D423E67684}" srcId="{01BDCFFC-CDA1-481A-A2F4-9E881F9C3F3C}" destId="{DBF8EE86-E964-45A7-B0E9-FCF1D0CE3DF9}" srcOrd="0" destOrd="0" parTransId="{3C8C4B07-D967-4C44-AB11-058F6B12BF61}" sibTransId="{6B1BB337-BC74-4938-9C67-14241450A0C7}"/>
    <dgm:cxn modelId="{88A4FDAF-B275-4EDC-822E-E13C56A04B0F}" type="presParOf" srcId="{B256BCA1-4176-4932-9E0B-563B8093DA0B}" destId="{5B442C15-0FDA-4423-813F-6736C854FE57}" srcOrd="0" destOrd="0" presId="urn:microsoft.com/office/officeart/2005/8/layout/orgChart1"/>
    <dgm:cxn modelId="{441E03B3-3938-41F2-AE7A-B7F6953C7572}" type="presParOf" srcId="{5B442C15-0FDA-4423-813F-6736C854FE57}" destId="{9C69AD48-D1E1-415E-8BEE-50E94F9406C7}" srcOrd="0" destOrd="0" presId="urn:microsoft.com/office/officeart/2005/8/layout/orgChart1"/>
    <dgm:cxn modelId="{5A929926-D294-434A-B4D2-9297B4A381F3}" type="presParOf" srcId="{9C69AD48-D1E1-415E-8BEE-50E94F9406C7}" destId="{144733DE-8EF0-45CA-8B6F-712E86B35D63}" srcOrd="0" destOrd="0" presId="urn:microsoft.com/office/officeart/2005/8/layout/orgChart1"/>
    <dgm:cxn modelId="{1658E0C4-E669-45AB-8566-F55620E2B1DF}" type="presParOf" srcId="{9C69AD48-D1E1-415E-8BEE-50E94F9406C7}" destId="{B165C4AB-7553-4D36-A49F-5EA11A01224D}" srcOrd="1" destOrd="0" presId="urn:microsoft.com/office/officeart/2005/8/layout/orgChart1"/>
    <dgm:cxn modelId="{07233EFA-AE58-4D5F-BECD-54A776C7E606}" type="presParOf" srcId="{5B442C15-0FDA-4423-813F-6736C854FE57}" destId="{A47481B5-077A-4F20-9C77-3E49BFF516E2}" srcOrd="1" destOrd="0" presId="urn:microsoft.com/office/officeart/2005/8/layout/orgChart1"/>
    <dgm:cxn modelId="{45D07491-6CF6-4ECE-AF32-253916F313D8}" type="presParOf" srcId="{A47481B5-077A-4F20-9C77-3E49BFF516E2}" destId="{170117BF-114E-4071-B763-1E73D2604442}" srcOrd="0" destOrd="0" presId="urn:microsoft.com/office/officeart/2005/8/layout/orgChart1"/>
    <dgm:cxn modelId="{B93AEA49-2EB8-4EB1-9528-AD8B98955EFC}" type="presParOf" srcId="{A47481B5-077A-4F20-9C77-3E49BFF516E2}" destId="{D17445D8-17A6-432F-9EC3-EFF6E292E474}" srcOrd="1" destOrd="0" presId="urn:microsoft.com/office/officeart/2005/8/layout/orgChart1"/>
    <dgm:cxn modelId="{CF868E75-4FC7-4201-9B61-4C49C573EF83}" type="presParOf" srcId="{D17445D8-17A6-432F-9EC3-EFF6E292E474}" destId="{241D7B0E-30BC-4E0D-92DD-40F230169334}" srcOrd="0" destOrd="0" presId="urn:microsoft.com/office/officeart/2005/8/layout/orgChart1"/>
    <dgm:cxn modelId="{67B4ECEB-FE72-4D4B-A952-3C1C6688629D}" type="presParOf" srcId="{241D7B0E-30BC-4E0D-92DD-40F230169334}" destId="{998FD7DD-F3F6-49EB-B989-E766A6344250}" srcOrd="0" destOrd="0" presId="urn:microsoft.com/office/officeart/2005/8/layout/orgChart1"/>
    <dgm:cxn modelId="{8C695344-2F29-4CC6-8DAE-615ED51F7281}" type="presParOf" srcId="{241D7B0E-30BC-4E0D-92DD-40F230169334}" destId="{01CE8C2A-9A85-47CD-B91C-70D9B22AE6BD}" srcOrd="1" destOrd="0" presId="urn:microsoft.com/office/officeart/2005/8/layout/orgChart1"/>
    <dgm:cxn modelId="{E54DD599-2F97-4D21-9F03-DDE717D16D8F}" type="presParOf" srcId="{D17445D8-17A6-432F-9EC3-EFF6E292E474}" destId="{D0DB2F98-ADF9-4992-9886-DCFBFD9533F8}" srcOrd="1" destOrd="0" presId="urn:microsoft.com/office/officeart/2005/8/layout/orgChart1"/>
    <dgm:cxn modelId="{D085D2D4-1188-4428-B307-55FA27DFB31D}" type="presParOf" srcId="{D0DB2F98-ADF9-4992-9886-DCFBFD9533F8}" destId="{D1AF2822-F805-4324-953C-DA9E819A0DAA}" srcOrd="0" destOrd="0" presId="urn:microsoft.com/office/officeart/2005/8/layout/orgChart1"/>
    <dgm:cxn modelId="{9D9D07CD-ECB9-4F8C-A108-8C364848890B}" type="presParOf" srcId="{D0DB2F98-ADF9-4992-9886-DCFBFD9533F8}" destId="{BC7702B7-4F5D-4762-A65C-535C02FA511D}" srcOrd="1" destOrd="0" presId="urn:microsoft.com/office/officeart/2005/8/layout/orgChart1"/>
    <dgm:cxn modelId="{963A5CA1-45BA-4075-A9D6-14FC6CDE419A}" type="presParOf" srcId="{BC7702B7-4F5D-4762-A65C-535C02FA511D}" destId="{FC1EEF1A-CA74-47BB-BF8E-0B7CE193B35D}" srcOrd="0" destOrd="0" presId="urn:microsoft.com/office/officeart/2005/8/layout/orgChart1"/>
    <dgm:cxn modelId="{C4C26212-A150-4010-A8B5-6B2D169A0CBC}" type="presParOf" srcId="{FC1EEF1A-CA74-47BB-BF8E-0B7CE193B35D}" destId="{7AC361B7-DA44-4F2C-8FC0-87D7A62B174B}" srcOrd="0" destOrd="0" presId="urn:microsoft.com/office/officeart/2005/8/layout/orgChart1"/>
    <dgm:cxn modelId="{A74064EC-F99B-423E-90CF-4137C383EE48}" type="presParOf" srcId="{FC1EEF1A-CA74-47BB-BF8E-0B7CE193B35D}" destId="{25CE21A2-098F-43FB-86EF-9A3B4E7F38B4}" srcOrd="1" destOrd="0" presId="urn:microsoft.com/office/officeart/2005/8/layout/orgChart1"/>
    <dgm:cxn modelId="{0159C0A1-3269-474E-B45B-156A912A28AB}" type="presParOf" srcId="{BC7702B7-4F5D-4762-A65C-535C02FA511D}" destId="{801F5D97-096E-4290-8D13-A7E029B525F4}" srcOrd="1" destOrd="0" presId="urn:microsoft.com/office/officeart/2005/8/layout/orgChart1"/>
    <dgm:cxn modelId="{D5531956-FB17-49BC-85DD-AA1B89890AD6}" type="presParOf" srcId="{BC7702B7-4F5D-4762-A65C-535C02FA511D}" destId="{6B8F4674-16CE-4A5F-BAFD-0F0E71C14121}" srcOrd="2" destOrd="0" presId="urn:microsoft.com/office/officeart/2005/8/layout/orgChart1"/>
    <dgm:cxn modelId="{972F7679-A82F-4813-878E-7FA9AFF80997}" type="presParOf" srcId="{D17445D8-17A6-432F-9EC3-EFF6E292E474}" destId="{8520AB76-61BA-416E-9B4B-82B85CA34433}" srcOrd="2" destOrd="0" presId="urn:microsoft.com/office/officeart/2005/8/layout/orgChart1"/>
    <dgm:cxn modelId="{1EADF483-92E6-415B-B8C2-87957EB22895}" type="presParOf" srcId="{A47481B5-077A-4F20-9C77-3E49BFF516E2}" destId="{A820DBD3-D9DB-4E34-87A2-B851DF1C2C37}" srcOrd="2" destOrd="0" presId="urn:microsoft.com/office/officeart/2005/8/layout/orgChart1"/>
    <dgm:cxn modelId="{4F9C7875-F12C-4736-8279-42D1F7AB6430}" type="presParOf" srcId="{A47481B5-077A-4F20-9C77-3E49BFF516E2}" destId="{5C5A3216-9131-4901-A116-B65FEB6CC269}" srcOrd="3" destOrd="0" presId="urn:microsoft.com/office/officeart/2005/8/layout/orgChart1"/>
    <dgm:cxn modelId="{C0051F3E-2AB2-445A-A729-464FC8E3482A}" type="presParOf" srcId="{5C5A3216-9131-4901-A116-B65FEB6CC269}" destId="{F7C24C31-9D87-4F69-8028-9B5FD52342CC}" srcOrd="0" destOrd="0" presId="urn:microsoft.com/office/officeart/2005/8/layout/orgChart1"/>
    <dgm:cxn modelId="{A81412C7-C1F7-4D6E-B2E0-3A1D0C083120}" type="presParOf" srcId="{F7C24C31-9D87-4F69-8028-9B5FD52342CC}" destId="{BC29BEAD-8688-464B-827C-9025C6F48A96}" srcOrd="0" destOrd="0" presId="urn:microsoft.com/office/officeart/2005/8/layout/orgChart1"/>
    <dgm:cxn modelId="{551C4872-2950-492D-BADB-0616901B4D50}" type="presParOf" srcId="{F7C24C31-9D87-4F69-8028-9B5FD52342CC}" destId="{E0B9668E-9212-4692-96DE-0A9FA2986A7B}" srcOrd="1" destOrd="0" presId="urn:microsoft.com/office/officeart/2005/8/layout/orgChart1"/>
    <dgm:cxn modelId="{A3E0E31D-708F-47B2-95F3-7B7FBA4D3ABB}" type="presParOf" srcId="{5C5A3216-9131-4901-A116-B65FEB6CC269}" destId="{7B417DB2-3739-443F-8F17-6AB5FD695453}" srcOrd="1" destOrd="0" presId="urn:microsoft.com/office/officeart/2005/8/layout/orgChart1"/>
    <dgm:cxn modelId="{CFC5C20A-136B-4AAE-BDAA-A3602F919CE2}" type="presParOf" srcId="{7B417DB2-3739-443F-8F17-6AB5FD695453}" destId="{CD8E5C1C-7069-430E-A470-97068EB718BC}" srcOrd="0" destOrd="0" presId="urn:microsoft.com/office/officeart/2005/8/layout/orgChart1"/>
    <dgm:cxn modelId="{88AB740E-E044-43CD-B2CA-7991AA89FCD5}" type="presParOf" srcId="{7B417DB2-3739-443F-8F17-6AB5FD695453}" destId="{80910408-3367-4A85-95CC-A902567CDB29}" srcOrd="1" destOrd="0" presId="urn:microsoft.com/office/officeart/2005/8/layout/orgChart1"/>
    <dgm:cxn modelId="{6AFE931B-D0A7-4A6B-BC7B-310D9375E1A7}" type="presParOf" srcId="{80910408-3367-4A85-95CC-A902567CDB29}" destId="{A64B9E74-20E4-4151-81B7-1F11E4C1E4F0}" srcOrd="0" destOrd="0" presId="urn:microsoft.com/office/officeart/2005/8/layout/orgChart1"/>
    <dgm:cxn modelId="{D687A23E-E2FB-4490-9AF9-3D378111E9A8}" type="presParOf" srcId="{A64B9E74-20E4-4151-81B7-1F11E4C1E4F0}" destId="{F35200E7-1A29-4D5C-80AD-B6E5CC06EE40}" srcOrd="0" destOrd="0" presId="urn:microsoft.com/office/officeart/2005/8/layout/orgChart1"/>
    <dgm:cxn modelId="{C41C47FE-618F-49D5-BEB7-736425483504}" type="presParOf" srcId="{A64B9E74-20E4-4151-81B7-1F11E4C1E4F0}" destId="{5F272592-545A-40F0-9D4B-DF7E6DDB0EEF}" srcOrd="1" destOrd="0" presId="urn:microsoft.com/office/officeart/2005/8/layout/orgChart1"/>
    <dgm:cxn modelId="{A817D499-2BE2-46C5-9EA5-8F390A3F5E60}" type="presParOf" srcId="{80910408-3367-4A85-95CC-A902567CDB29}" destId="{654CFDE2-A20C-43C9-A6ED-48591B16D902}" srcOrd="1" destOrd="0" presId="urn:microsoft.com/office/officeart/2005/8/layout/orgChart1"/>
    <dgm:cxn modelId="{9A0E0EDF-E0AD-411B-A2B7-27F5E30A0F9B}" type="presParOf" srcId="{654CFDE2-A20C-43C9-A6ED-48591B16D902}" destId="{1010089F-3756-4316-9F01-0BDDCEE5F8CE}" srcOrd="0" destOrd="0" presId="urn:microsoft.com/office/officeart/2005/8/layout/orgChart1"/>
    <dgm:cxn modelId="{678BDD57-00C4-47D5-8F4D-07F85BA0CEE8}" type="presParOf" srcId="{654CFDE2-A20C-43C9-A6ED-48591B16D902}" destId="{68E567AA-6953-4CB5-A07B-AA950744206A}" srcOrd="1" destOrd="0" presId="urn:microsoft.com/office/officeart/2005/8/layout/orgChart1"/>
    <dgm:cxn modelId="{617265C1-F70E-426A-ADD9-17FB2BD12A2F}" type="presParOf" srcId="{68E567AA-6953-4CB5-A07B-AA950744206A}" destId="{837BF3F1-062E-4D66-BD40-B1235AF6F509}" srcOrd="0" destOrd="0" presId="urn:microsoft.com/office/officeart/2005/8/layout/orgChart1"/>
    <dgm:cxn modelId="{923CCF96-C975-41E5-AD86-966FB945EFDB}" type="presParOf" srcId="{837BF3F1-062E-4D66-BD40-B1235AF6F509}" destId="{4E72EDBD-34BD-4EF2-8F88-6BD295AD1106}" srcOrd="0" destOrd="0" presId="urn:microsoft.com/office/officeart/2005/8/layout/orgChart1"/>
    <dgm:cxn modelId="{90E27242-7413-4A23-BCF1-7F1AC8E8552D}" type="presParOf" srcId="{837BF3F1-062E-4D66-BD40-B1235AF6F509}" destId="{3AD779A9-D634-4C86-BFB1-0D15753995DE}" srcOrd="1" destOrd="0" presId="urn:microsoft.com/office/officeart/2005/8/layout/orgChart1"/>
    <dgm:cxn modelId="{413F0123-FD45-472C-98CA-759195495085}" type="presParOf" srcId="{68E567AA-6953-4CB5-A07B-AA950744206A}" destId="{281B7E5B-2144-4D24-8336-F058DCD41E64}" srcOrd="1" destOrd="0" presId="urn:microsoft.com/office/officeart/2005/8/layout/orgChart1"/>
    <dgm:cxn modelId="{0D578562-CB9E-4C25-8667-D7C4E921B4E9}" type="presParOf" srcId="{281B7E5B-2144-4D24-8336-F058DCD41E64}" destId="{9F257C30-520F-41E2-A557-E48C330BD90A}" srcOrd="0" destOrd="0" presId="urn:microsoft.com/office/officeart/2005/8/layout/orgChart1"/>
    <dgm:cxn modelId="{8F4CC752-1F80-4DC9-BD16-C6EF5F15DBFF}" type="presParOf" srcId="{281B7E5B-2144-4D24-8336-F058DCD41E64}" destId="{B1A32CA7-2FDB-41F4-87FB-992EBA5C32C7}" srcOrd="1" destOrd="0" presId="urn:microsoft.com/office/officeart/2005/8/layout/orgChart1"/>
    <dgm:cxn modelId="{D9D142B6-2F3A-41DE-B4B8-86BD919F48F5}" type="presParOf" srcId="{B1A32CA7-2FDB-41F4-87FB-992EBA5C32C7}" destId="{205F100B-02EA-4FC9-81B1-7868D9EA144B}" srcOrd="0" destOrd="0" presId="urn:microsoft.com/office/officeart/2005/8/layout/orgChart1"/>
    <dgm:cxn modelId="{B8096BCE-D81F-4BC2-BD1F-31687288DA12}" type="presParOf" srcId="{205F100B-02EA-4FC9-81B1-7868D9EA144B}" destId="{F2ACE6C2-036B-4E81-A18A-BADD5B85C366}" srcOrd="0" destOrd="0" presId="urn:microsoft.com/office/officeart/2005/8/layout/orgChart1"/>
    <dgm:cxn modelId="{4B4FF7E0-141C-4A8B-A3FD-DAC120B3FC14}" type="presParOf" srcId="{205F100B-02EA-4FC9-81B1-7868D9EA144B}" destId="{1DD61309-CDC0-4D04-AA62-90EF15C21C21}" srcOrd="1" destOrd="0" presId="urn:microsoft.com/office/officeart/2005/8/layout/orgChart1"/>
    <dgm:cxn modelId="{3DA2D354-5B1A-4B64-9E5F-14BEEAAB6C83}" type="presParOf" srcId="{B1A32CA7-2FDB-41F4-87FB-992EBA5C32C7}" destId="{B04ED14E-BDB3-4F63-B1FD-4A81BBECC623}" srcOrd="1" destOrd="0" presId="urn:microsoft.com/office/officeart/2005/8/layout/orgChart1"/>
    <dgm:cxn modelId="{DDF44DB8-A178-47CA-83D8-0596F411C1B2}" type="presParOf" srcId="{B1A32CA7-2FDB-41F4-87FB-992EBA5C32C7}" destId="{0A8F0910-8241-48E9-A5E3-8A05DEE1E301}" srcOrd="2" destOrd="0" presId="urn:microsoft.com/office/officeart/2005/8/layout/orgChart1"/>
    <dgm:cxn modelId="{5192292B-2A60-4B3A-9CF2-2BC134145AD8}" type="presParOf" srcId="{68E567AA-6953-4CB5-A07B-AA950744206A}" destId="{97F35439-04AC-4A27-8AA0-F9BC4BF8BB4E}" srcOrd="2" destOrd="0" presId="urn:microsoft.com/office/officeart/2005/8/layout/orgChart1"/>
    <dgm:cxn modelId="{117DBAA7-433F-4024-977B-FC894C2AEAA0}" type="presParOf" srcId="{654CFDE2-A20C-43C9-A6ED-48591B16D902}" destId="{E6AB6094-3433-4779-8716-30312C757DDE}" srcOrd="2" destOrd="0" presId="urn:microsoft.com/office/officeart/2005/8/layout/orgChart1"/>
    <dgm:cxn modelId="{4C52FD4B-3F68-4662-A7E9-EBE26703AB5E}" type="presParOf" srcId="{654CFDE2-A20C-43C9-A6ED-48591B16D902}" destId="{4ABB1E9C-A3AD-451E-94DA-A280E64026B9}" srcOrd="3" destOrd="0" presId="urn:microsoft.com/office/officeart/2005/8/layout/orgChart1"/>
    <dgm:cxn modelId="{7081E9E5-11AA-4ABA-911A-ADE288A86660}" type="presParOf" srcId="{4ABB1E9C-A3AD-451E-94DA-A280E64026B9}" destId="{D98CAEC1-87EB-4021-B0FF-8AA6CA65B4BB}" srcOrd="0" destOrd="0" presId="urn:microsoft.com/office/officeart/2005/8/layout/orgChart1"/>
    <dgm:cxn modelId="{9D749732-FC5C-4102-B52F-F29373924AFF}" type="presParOf" srcId="{D98CAEC1-87EB-4021-B0FF-8AA6CA65B4BB}" destId="{57328FDA-2AEE-4A59-8D08-F4048D865090}" srcOrd="0" destOrd="0" presId="urn:microsoft.com/office/officeart/2005/8/layout/orgChart1"/>
    <dgm:cxn modelId="{4677F195-973D-4802-A3B6-D5892F0FD3EC}" type="presParOf" srcId="{D98CAEC1-87EB-4021-B0FF-8AA6CA65B4BB}" destId="{6DFB380C-6719-4D24-AE71-A644DFB409E7}" srcOrd="1" destOrd="0" presId="urn:microsoft.com/office/officeart/2005/8/layout/orgChart1"/>
    <dgm:cxn modelId="{DDD534BD-B8AD-4C07-A9F7-38EB86C2C83C}" type="presParOf" srcId="{4ABB1E9C-A3AD-451E-94DA-A280E64026B9}" destId="{E1170DBD-A93C-43BE-8088-B81429259972}" srcOrd="1" destOrd="0" presId="urn:microsoft.com/office/officeart/2005/8/layout/orgChart1"/>
    <dgm:cxn modelId="{99DE8261-EE1E-4ED5-B3CD-8E3509CA1DAC}" type="presParOf" srcId="{E1170DBD-A93C-43BE-8088-B81429259972}" destId="{54BC5575-2B0E-4BCF-9C1F-094BADB9371C}" srcOrd="0" destOrd="0" presId="urn:microsoft.com/office/officeart/2005/8/layout/orgChart1"/>
    <dgm:cxn modelId="{77CAA9A7-1E14-489D-AB34-63EEE7924D0A}" type="presParOf" srcId="{E1170DBD-A93C-43BE-8088-B81429259972}" destId="{D7AE45B4-1FAB-4973-8700-6560A29E4C1F}" srcOrd="1" destOrd="0" presId="urn:microsoft.com/office/officeart/2005/8/layout/orgChart1"/>
    <dgm:cxn modelId="{2810D68A-E08D-4B92-9FF6-4D334EE074DF}" type="presParOf" srcId="{D7AE45B4-1FAB-4973-8700-6560A29E4C1F}" destId="{60078FF4-6894-4A7E-9741-4C9A3977F027}" srcOrd="0" destOrd="0" presId="urn:microsoft.com/office/officeart/2005/8/layout/orgChart1"/>
    <dgm:cxn modelId="{61870463-F58B-4A8B-837F-5B7A2825F945}" type="presParOf" srcId="{60078FF4-6894-4A7E-9741-4C9A3977F027}" destId="{D65B93F0-81DF-47CB-BB23-ACA32E9C94D2}" srcOrd="0" destOrd="0" presId="urn:microsoft.com/office/officeart/2005/8/layout/orgChart1"/>
    <dgm:cxn modelId="{9EC951D7-F2DF-493A-AE69-CD55A19422D6}" type="presParOf" srcId="{60078FF4-6894-4A7E-9741-4C9A3977F027}" destId="{E87DFD6B-7AC5-4FF0-80E6-3C7E084D4E04}" srcOrd="1" destOrd="0" presId="urn:microsoft.com/office/officeart/2005/8/layout/orgChart1"/>
    <dgm:cxn modelId="{411393BD-8349-416F-BEA4-BF95BE2D4812}" type="presParOf" srcId="{D7AE45B4-1FAB-4973-8700-6560A29E4C1F}" destId="{8B2F9CB7-3C8F-4024-A663-BD4209A59AAC}" srcOrd="1" destOrd="0" presId="urn:microsoft.com/office/officeart/2005/8/layout/orgChart1"/>
    <dgm:cxn modelId="{965551EA-307C-4F4F-B9B3-AD02E9AEC2E8}" type="presParOf" srcId="{8B2F9CB7-3C8F-4024-A663-BD4209A59AAC}" destId="{D95A155E-12AD-4B57-B7C1-801AF806F216}" srcOrd="0" destOrd="0" presId="urn:microsoft.com/office/officeart/2005/8/layout/orgChart1"/>
    <dgm:cxn modelId="{1BD54FF5-965D-42A2-999D-12680C3D0442}" type="presParOf" srcId="{8B2F9CB7-3C8F-4024-A663-BD4209A59AAC}" destId="{6434A0E6-58D2-41E2-91C0-D8360BD2B4F2}" srcOrd="1" destOrd="0" presId="urn:microsoft.com/office/officeart/2005/8/layout/orgChart1"/>
    <dgm:cxn modelId="{1B836CC0-ACFB-431A-B88F-8F5D9F03A91F}" type="presParOf" srcId="{6434A0E6-58D2-41E2-91C0-D8360BD2B4F2}" destId="{63EC8C3D-4C7A-4C19-8A85-66F414A9210C}" srcOrd="0" destOrd="0" presId="urn:microsoft.com/office/officeart/2005/8/layout/orgChart1"/>
    <dgm:cxn modelId="{2482FFAC-DD7F-4060-93AB-69FC48435AC7}" type="presParOf" srcId="{63EC8C3D-4C7A-4C19-8A85-66F414A9210C}" destId="{8660C349-3C47-456F-A202-31FDD8A0B90A}" srcOrd="0" destOrd="0" presId="urn:microsoft.com/office/officeart/2005/8/layout/orgChart1"/>
    <dgm:cxn modelId="{593347B9-8DE8-41FD-A238-CDA1F3EC42B3}" type="presParOf" srcId="{63EC8C3D-4C7A-4C19-8A85-66F414A9210C}" destId="{AA0AA063-54BE-43A3-9372-DADA35116C39}" srcOrd="1" destOrd="0" presId="urn:microsoft.com/office/officeart/2005/8/layout/orgChart1"/>
    <dgm:cxn modelId="{A7BE195F-220A-4715-93A3-F52A190AF3CB}" type="presParOf" srcId="{6434A0E6-58D2-41E2-91C0-D8360BD2B4F2}" destId="{F4D17CF6-AE89-49DC-924B-5930B0200814}" srcOrd="1" destOrd="0" presId="urn:microsoft.com/office/officeart/2005/8/layout/orgChart1"/>
    <dgm:cxn modelId="{7EC3066C-7EA2-45B7-8626-6DBCE4B0967C}" type="presParOf" srcId="{6434A0E6-58D2-41E2-91C0-D8360BD2B4F2}" destId="{3E8BC0F4-9E7F-4936-B12A-11BB0D744034}" srcOrd="2" destOrd="0" presId="urn:microsoft.com/office/officeart/2005/8/layout/orgChart1"/>
    <dgm:cxn modelId="{3B342EFC-A070-4CE0-94DC-5EB6FE042882}" type="presParOf" srcId="{8B2F9CB7-3C8F-4024-A663-BD4209A59AAC}" destId="{745D238E-3360-46C7-9846-F05794D3EE90}" srcOrd="2" destOrd="0" presId="urn:microsoft.com/office/officeart/2005/8/layout/orgChart1"/>
    <dgm:cxn modelId="{64111ABB-56BE-4751-A684-53FA473E130F}" type="presParOf" srcId="{8B2F9CB7-3C8F-4024-A663-BD4209A59AAC}" destId="{2323C5E7-5F02-4E59-970F-7DFBF4E67005}" srcOrd="3" destOrd="0" presId="urn:microsoft.com/office/officeart/2005/8/layout/orgChart1"/>
    <dgm:cxn modelId="{FF5B9E0F-81A4-4C32-99EE-096217309A9E}" type="presParOf" srcId="{2323C5E7-5F02-4E59-970F-7DFBF4E67005}" destId="{7D461747-59F2-48EB-AF90-6B0A3FB2C5DB}" srcOrd="0" destOrd="0" presId="urn:microsoft.com/office/officeart/2005/8/layout/orgChart1"/>
    <dgm:cxn modelId="{B75920F6-2725-4A29-9980-48D28C3DC65F}" type="presParOf" srcId="{7D461747-59F2-48EB-AF90-6B0A3FB2C5DB}" destId="{41D8CB9E-63AA-4792-80D9-18CC5ADBCEBF}" srcOrd="0" destOrd="0" presId="urn:microsoft.com/office/officeart/2005/8/layout/orgChart1"/>
    <dgm:cxn modelId="{C768D9E6-CA01-495C-BDF3-8379E9600C91}" type="presParOf" srcId="{7D461747-59F2-48EB-AF90-6B0A3FB2C5DB}" destId="{A3BD3D2C-6214-4FDE-9729-85D5807C7DC2}" srcOrd="1" destOrd="0" presId="urn:microsoft.com/office/officeart/2005/8/layout/orgChart1"/>
    <dgm:cxn modelId="{13570A89-32A8-4443-B6AB-2B6D001494AE}" type="presParOf" srcId="{2323C5E7-5F02-4E59-970F-7DFBF4E67005}" destId="{8176A5EE-8721-4666-86C5-C5647922C834}" srcOrd="1" destOrd="0" presId="urn:microsoft.com/office/officeart/2005/8/layout/orgChart1"/>
    <dgm:cxn modelId="{98BBEACE-308E-4CD9-BB1A-15FBE0F669C8}" type="presParOf" srcId="{2323C5E7-5F02-4E59-970F-7DFBF4E67005}" destId="{98A855EC-62AE-44EA-B4FA-201434F4D6C3}" srcOrd="2" destOrd="0" presId="urn:microsoft.com/office/officeart/2005/8/layout/orgChart1"/>
    <dgm:cxn modelId="{012FCE7A-1B67-4D32-A92C-D84E7698666D}" type="presParOf" srcId="{8B2F9CB7-3C8F-4024-A663-BD4209A59AAC}" destId="{55FA5CB7-4A36-4BD0-A396-382C2B901C04}" srcOrd="4" destOrd="0" presId="urn:microsoft.com/office/officeart/2005/8/layout/orgChart1"/>
    <dgm:cxn modelId="{E5DE3307-79CD-4E72-B2E7-FC26FAC721A5}" type="presParOf" srcId="{8B2F9CB7-3C8F-4024-A663-BD4209A59AAC}" destId="{24BC1CDD-6B49-4A38-B6EE-F091BA7A16A0}" srcOrd="5" destOrd="0" presId="urn:microsoft.com/office/officeart/2005/8/layout/orgChart1"/>
    <dgm:cxn modelId="{8651C6FE-C464-482A-86FC-370D56334D6F}" type="presParOf" srcId="{24BC1CDD-6B49-4A38-B6EE-F091BA7A16A0}" destId="{4F441544-91EE-48DC-808B-CEA5DB4BB3B0}" srcOrd="0" destOrd="0" presId="urn:microsoft.com/office/officeart/2005/8/layout/orgChart1"/>
    <dgm:cxn modelId="{F1554521-354F-4456-8BDE-E53AE825622C}" type="presParOf" srcId="{4F441544-91EE-48DC-808B-CEA5DB4BB3B0}" destId="{34C553F8-B0A0-4886-9C9E-68F679C57662}" srcOrd="0" destOrd="0" presId="urn:microsoft.com/office/officeart/2005/8/layout/orgChart1"/>
    <dgm:cxn modelId="{FE75E58C-E092-4BC7-8B6F-2CD1B5F4CC50}" type="presParOf" srcId="{4F441544-91EE-48DC-808B-CEA5DB4BB3B0}" destId="{9551FDEF-FB7E-4E0D-9C91-3593B88865CC}" srcOrd="1" destOrd="0" presId="urn:microsoft.com/office/officeart/2005/8/layout/orgChart1"/>
    <dgm:cxn modelId="{A341FC2D-2274-4D51-B705-BC6D7D590FAD}" type="presParOf" srcId="{24BC1CDD-6B49-4A38-B6EE-F091BA7A16A0}" destId="{A5F1B197-25F0-4A40-96F8-CBA7F512B7B5}" srcOrd="1" destOrd="0" presId="urn:microsoft.com/office/officeart/2005/8/layout/orgChart1"/>
    <dgm:cxn modelId="{8FF6C768-622B-4D2D-8E35-F8205CA5CD3C}" type="presParOf" srcId="{24BC1CDD-6B49-4A38-B6EE-F091BA7A16A0}" destId="{DCB352BA-8B25-4B55-A00F-FB4F85F9FDB6}" srcOrd="2" destOrd="0" presId="urn:microsoft.com/office/officeart/2005/8/layout/orgChart1"/>
    <dgm:cxn modelId="{F5AE7BF6-B076-4856-A20E-3C1AC4278D9F}" type="presParOf" srcId="{D7AE45B4-1FAB-4973-8700-6560A29E4C1F}" destId="{3560428D-7C4C-4F22-AE9B-CCAAF0D73D44}" srcOrd="2" destOrd="0" presId="urn:microsoft.com/office/officeart/2005/8/layout/orgChart1"/>
    <dgm:cxn modelId="{99B77163-995F-4824-A370-23B515861486}" type="presParOf" srcId="{4ABB1E9C-A3AD-451E-94DA-A280E64026B9}" destId="{F160CE54-1F12-45A0-9BFE-E93F039B2CD1}" srcOrd="2" destOrd="0" presId="urn:microsoft.com/office/officeart/2005/8/layout/orgChart1"/>
    <dgm:cxn modelId="{85D4F4E3-6E0B-48CA-B853-90237B18AEB7}" type="presParOf" srcId="{80910408-3367-4A85-95CC-A902567CDB29}" destId="{75DF69E9-352B-43D2-AAF4-68214A834428}" srcOrd="2" destOrd="0" presId="urn:microsoft.com/office/officeart/2005/8/layout/orgChart1"/>
    <dgm:cxn modelId="{4144007D-442A-47B7-8020-74719A10CC94}" type="presParOf" srcId="{5C5A3216-9131-4901-A116-B65FEB6CC269}" destId="{8239F8B5-5B30-4B98-92DF-B21EC666E141}" srcOrd="2" destOrd="0" presId="urn:microsoft.com/office/officeart/2005/8/layout/orgChart1"/>
    <dgm:cxn modelId="{802CD56F-8995-4028-AC7F-AD5CE5E0EB6D}" type="presParOf" srcId="{5B442C15-0FDA-4423-813F-6736C854FE57}" destId="{03B8C0FD-404D-403F-AE3E-0EFAABC25B35}"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FA5CB7-4A36-4BD0-A396-382C2B901C04}">
      <dsp:nvSpPr>
        <dsp:cNvPr id="0" name=""/>
        <dsp:cNvSpPr/>
      </dsp:nvSpPr>
      <dsp:spPr>
        <a:xfrm>
          <a:off x="3358900" y="2706416"/>
          <a:ext cx="121485" cy="1522615"/>
        </a:xfrm>
        <a:custGeom>
          <a:avLst/>
          <a:gdLst/>
          <a:ahLst/>
          <a:cxnLst/>
          <a:rect l="0" t="0" r="0" b="0"/>
          <a:pathLst>
            <a:path>
              <a:moveTo>
                <a:pt x="0" y="0"/>
              </a:moveTo>
              <a:lnTo>
                <a:pt x="0" y="1522615"/>
              </a:lnTo>
              <a:lnTo>
                <a:pt x="121485" y="1522615"/>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5D238E-3360-46C7-9846-F05794D3EE90}">
      <dsp:nvSpPr>
        <dsp:cNvPr id="0" name=""/>
        <dsp:cNvSpPr/>
      </dsp:nvSpPr>
      <dsp:spPr>
        <a:xfrm>
          <a:off x="3358900" y="2706416"/>
          <a:ext cx="121485" cy="947585"/>
        </a:xfrm>
        <a:custGeom>
          <a:avLst/>
          <a:gdLst/>
          <a:ahLst/>
          <a:cxnLst/>
          <a:rect l="0" t="0" r="0" b="0"/>
          <a:pathLst>
            <a:path>
              <a:moveTo>
                <a:pt x="0" y="0"/>
              </a:moveTo>
              <a:lnTo>
                <a:pt x="0" y="947585"/>
              </a:lnTo>
              <a:lnTo>
                <a:pt x="121485" y="947585"/>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5A155E-12AD-4B57-B7C1-801AF806F216}">
      <dsp:nvSpPr>
        <dsp:cNvPr id="0" name=""/>
        <dsp:cNvSpPr/>
      </dsp:nvSpPr>
      <dsp:spPr>
        <a:xfrm>
          <a:off x="3358900" y="2706416"/>
          <a:ext cx="121485" cy="372554"/>
        </a:xfrm>
        <a:custGeom>
          <a:avLst/>
          <a:gdLst/>
          <a:ahLst/>
          <a:cxnLst/>
          <a:rect l="0" t="0" r="0" b="0"/>
          <a:pathLst>
            <a:path>
              <a:moveTo>
                <a:pt x="0" y="0"/>
              </a:moveTo>
              <a:lnTo>
                <a:pt x="0" y="372554"/>
              </a:lnTo>
              <a:lnTo>
                <a:pt x="121485" y="372554"/>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C5575-2B0E-4BCF-9C1F-094BADB9371C}">
      <dsp:nvSpPr>
        <dsp:cNvPr id="0" name=""/>
        <dsp:cNvSpPr/>
      </dsp:nvSpPr>
      <dsp:spPr>
        <a:xfrm>
          <a:off x="3637141" y="2131386"/>
          <a:ext cx="91440" cy="170079"/>
        </a:xfrm>
        <a:custGeom>
          <a:avLst/>
          <a:gdLst/>
          <a:ahLst/>
          <a:cxnLst/>
          <a:rect l="0" t="0" r="0" b="0"/>
          <a:pathLst>
            <a:path>
              <a:moveTo>
                <a:pt x="45720" y="0"/>
              </a:moveTo>
              <a:lnTo>
                <a:pt x="45720" y="17007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AB6094-3433-4779-8716-30312C757DDE}">
      <dsp:nvSpPr>
        <dsp:cNvPr id="0" name=""/>
        <dsp:cNvSpPr/>
      </dsp:nvSpPr>
      <dsp:spPr>
        <a:xfrm>
          <a:off x="3091632" y="1556355"/>
          <a:ext cx="591228" cy="170079"/>
        </a:xfrm>
        <a:custGeom>
          <a:avLst/>
          <a:gdLst/>
          <a:ahLst/>
          <a:cxnLst/>
          <a:rect l="0" t="0" r="0" b="0"/>
          <a:pathLst>
            <a:path>
              <a:moveTo>
                <a:pt x="0" y="0"/>
              </a:moveTo>
              <a:lnTo>
                <a:pt x="0" y="85039"/>
              </a:lnTo>
              <a:lnTo>
                <a:pt x="591228" y="85039"/>
              </a:lnTo>
              <a:lnTo>
                <a:pt x="591228" y="17007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257C30-520F-41E2-A557-E48C330BD90A}">
      <dsp:nvSpPr>
        <dsp:cNvPr id="0" name=""/>
        <dsp:cNvSpPr/>
      </dsp:nvSpPr>
      <dsp:spPr>
        <a:xfrm>
          <a:off x="2176443" y="2131386"/>
          <a:ext cx="121485" cy="372554"/>
        </a:xfrm>
        <a:custGeom>
          <a:avLst/>
          <a:gdLst/>
          <a:ahLst/>
          <a:cxnLst/>
          <a:rect l="0" t="0" r="0" b="0"/>
          <a:pathLst>
            <a:path>
              <a:moveTo>
                <a:pt x="0" y="0"/>
              </a:moveTo>
              <a:lnTo>
                <a:pt x="0" y="372554"/>
              </a:lnTo>
              <a:lnTo>
                <a:pt x="121485" y="372554"/>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10089F-3756-4316-9F01-0BDDCEE5F8CE}">
      <dsp:nvSpPr>
        <dsp:cNvPr id="0" name=""/>
        <dsp:cNvSpPr/>
      </dsp:nvSpPr>
      <dsp:spPr>
        <a:xfrm>
          <a:off x="2500404" y="1556355"/>
          <a:ext cx="591228" cy="170079"/>
        </a:xfrm>
        <a:custGeom>
          <a:avLst/>
          <a:gdLst/>
          <a:ahLst/>
          <a:cxnLst/>
          <a:rect l="0" t="0" r="0" b="0"/>
          <a:pathLst>
            <a:path>
              <a:moveTo>
                <a:pt x="591228" y="0"/>
              </a:moveTo>
              <a:lnTo>
                <a:pt x="591228" y="85039"/>
              </a:lnTo>
              <a:lnTo>
                <a:pt x="0" y="85039"/>
              </a:lnTo>
              <a:lnTo>
                <a:pt x="0" y="17007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8E5C1C-7069-430E-A470-97068EB718BC}">
      <dsp:nvSpPr>
        <dsp:cNvPr id="0" name=""/>
        <dsp:cNvSpPr/>
      </dsp:nvSpPr>
      <dsp:spPr>
        <a:xfrm>
          <a:off x="3045912" y="981325"/>
          <a:ext cx="91440" cy="170079"/>
        </a:xfrm>
        <a:custGeom>
          <a:avLst/>
          <a:gdLst/>
          <a:ahLst/>
          <a:cxnLst/>
          <a:rect l="0" t="0" r="0" b="0"/>
          <a:pathLst>
            <a:path>
              <a:moveTo>
                <a:pt x="45720" y="0"/>
              </a:moveTo>
              <a:lnTo>
                <a:pt x="45720" y="17007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20DBD3-D9DB-4E34-87A2-B851DF1C2C37}">
      <dsp:nvSpPr>
        <dsp:cNvPr id="0" name=""/>
        <dsp:cNvSpPr/>
      </dsp:nvSpPr>
      <dsp:spPr>
        <a:xfrm>
          <a:off x="2500404" y="406294"/>
          <a:ext cx="591228" cy="170079"/>
        </a:xfrm>
        <a:custGeom>
          <a:avLst/>
          <a:gdLst/>
          <a:ahLst/>
          <a:cxnLst/>
          <a:rect l="0" t="0" r="0" b="0"/>
          <a:pathLst>
            <a:path>
              <a:moveTo>
                <a:pt x="0" y="0"/>
              </a:moveTo>
              <a:lnTo>
                <a:pt x="0" y="85039"/>
              </a:lnTo>
              <a:lnTo>
                <a:pt x="591228" y="85039"/>
              </a:lnTo>
              <a:lnTo>
                <a:pt x="591228" y="170079"/>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AF2822-F805-4324-953C-DA9E819A0DAA}">
      <dsp:nvSpPr>
        <dsp:cNvPr id="0" name=""/>
        <dsp:cNvSpPr/>
      </dsp:nvSpPr>
      <dsp:spPr>
        <a:xfrm>
          <a:off x="1570676" y="1002111"/>
          <a:ext cx="91440" cy="351768"/>
        </a:xfrm>
        <a:custGeom>
          <a:avLst/>
          <a:gdLst/>
          <a:ahLst/>
          <a:cxnLst/>
          <a:rect l="0" t="0" r="0" b="0"/>
          <a:pathLst>
            <a:path>
              <a:moveTo>
                <a:pt x="45720" y="0"/>
              </a:moveTo>
              <a:lnTo>
                <a:pt x="45720" y="351768"/>
              </a:lnTo>
              <a:lnTo>
                <a:pt x="136024" y="351768"/>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0117BF-114E-4071-B763-1E73D2604442}">
      <dsp:nvSpPr>
        <dsp:cNvPr id="0" name=""/>
        <dsp:cNvSpPr/>
      </dsp:nvSpPr>
      <dsp:spPr>
        <a:xfrm>
          <a:off x="1940357" y="406294"/>
          <a:ext cx="560047" cy="190865"/>
        </a:xfrm>
        <a:custGeom>
          <a:avLst/>
          <a:gdLst/>
          <a:ahLst/>
          <a:cxnLst/>
          <a:rect l="0" t="0" r="0" b="0"/>
          <a:pathLst>
            <a:path>
              <a:moveTo>
                <a:pt x="560047" y="0"/>
              </a:moveTo>
              <a:lnTo>
                <a:pt x="560047" y="105825"/>
              </a:lnTo>
              <a:lnTo>
                <a:pt x="0" y="105825"/>
              </a:lnTo>
              <a:lnTo>
                <a:pt x="0" y="190865"/>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4733DE-8EF0-45CA-8B6F-712E86B35D63}">
      <dsp:nvSpPr>
        <dsp:cNvPr id="0" name=""/>
        <dsp:cNvSpPr/>
      </dsp:nvSpPr>
      <dsp:spPr>
        <a:xfrm>
          <a:off x="2095453" y="1343"/>
          <a:ext cx="809902" cy="40495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Natural Forests</a:t>
          </a:r>
        </a:p>
      </dsp:txBody>
      <dsp:txXfrm>
        <a:off x="2095453" y="1343"/>
        <a:ext cx="809902" cy="404951"/>
      </dsp:txXfrm>
    </dsp:sp>
    <dsp:sp modelId="{998FD7DD-F3F6-49EB-B989-E766A6344250}">
      <dsp:nvSpPr>
        <dsp:cNvPr id="0" name=""/>
        <dsp:cNvSpPr/>
      </dsp:nvSpPr>
      <dsp:spPr>
        <a:xfrm>
          <a:off x="1535406" y="597160"/>
          <a:ext cx="809902" cy="40495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Outside Any  Anthropogenic Influence</a:t>
          </a:r>
        </a:p>
      </dsp:txBody>
      <dsp:txXfrm>
        <a:off x="1535406" y="597160"/>
        <a:ext cx="809902" cy="404951"/>
      </dsp:txXfrm>
    </dsp:sp>
    <dsp:sp modelId="{7AC361B7-DA44-4F2C-8FC0-87D7A62B174B}">
      <dsp:nvSpPr>
        <dsp:cNvPr id="0" name=""/>
        <dsp:cNvSpPr/>
      </dsp:nvSpPr>
      <dsp:spPr>
        <a:xfrm>
          <a:off x="1706700" y="1151404"/>
          <a:ext cx="809902" cy="404951"/>
        </a:xfrm>
        <a:prstGeom prst="rect">
          <a:avLst/>
        </a:prstGeom>
        <a:solidFill>
          <a:schemeClr val="accent6">
            <a:lumMod val="60000"/>
            <a:lumOff val="4000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Primary Forest</a:t>
          </a:r>
        </a:p>
      </dsp:txBody>
      <dsp:txXfrm>
        <a:off x="1706700" y="1151404"/>
        <a:ext cx="809902" cy="404951"/>
      </dsp:txXfrm>
    </dsp:sp>
    <dsp:sp modelId="{BC29BEAD-8688-464B-827C-9025C6F48A96}">
      <dsp:nvSpPr>
        <dsp:cNvPr id="0" name=""/>
        <dsp:cNvSpPr/>
      </dsp:nvSpPr>
      <dsp:spPr>
        <a:xfrm>
          <a:off x="2686681" y="576374"/>
          <a:ext cx="809902" cy="40495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Forests within anthropogenic zone</a:t>
          </a:r>
        </a:p>
      </dsp:txBody>
      <dsp:txXfrm>
        <a:off x="2686681" y="576374"/>
        <a:ext cx="809902" cy="404951"/>
      </dsp:txXfrm>
    </dsp:sp>
    <dsp:sp modelId="{F35200E7-1A29-4D5C-80AD-B6E5CC06EE40}">
      <dsp:nvSpPr>
        <dsp:cNvPr id="0" name=""/>
        <dsp:cNvSpPr/>
      </dsp:nvSpPr>
      <dsp:spPr>
        <a:xfrm>
          <a:off x="2686681" y="1151404"/>
          <a:ext cx="809902" cy="40495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Apply slope condition</a:t>
          </a:r>
        </a:p>
      </dsp:txBody>
      <dsp:txXfrm>
        <a:off x="2686681" y="1151404"/>
        <a:ext cx="809902" cy="404951"/>
      </dsp:txXfrm>
    </dsp:sp>
    <dsp:sp modelId="{4E72EDBD-34BD-4EF2-8F88-6BD295AD1106}">
      <dsp:nvSpPr>
        <dsp:cNvPr id="0" name=""/>
        <dsp:cNvSpPr/>
      </dsp:nvSpPr>
      <dsp:spPr>
        <a:xfrm>
          <a:off x="2095453" y="1726435"/>
          <a:ext cx="809902" cy="40495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Forest in steep areas	</a:t>
          </a:r>
        </a:p>
      </dsp:txBody>
      <dsp:txXfrm>
        <a:off x="2095453" y="1726435"/>
        <a:ext cx="809902" cy="404951"/>
      </dsp:txXfrm>
    </dsp:sp>
    <dsp:sp modelId="{F2ACE6C2-036B-4E81-A18A-BADD5B85C366}">
      <dsp:nvSpPr>
        <dsp:cNvPr id="0" name=""/>
        <dsp:cNvSpPr/>
      </dsp:nvSpPr>
      <dsp:spPr>
        <a:xfrm>
          <a:off x="2297929" y="2301465"/>
          <a:ext cx="809902" cy="404951"/>
        </a:xfrm>
        <a:prstGeom prst="rect">
          <a:avLst/>
        </a:prstGeom>
        <a:solidFill>
          <a:schemeClr val="accent6">
            <a:lumMod val="60000"/>
            <a:lumOff val="4000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Primary Forest</a:t>
          </a:r>
        </a:p>
      </dsp:txBody>
      <dsp:txXfrm>
        <a:off x="2297929" y="2301465"/>
        <a:ext cx="809902" cy="404951"/>
      </dsp:txXfrm>
    </dsp:sp>
    <dsp:sp modelId="{57328FDA-2AEE-4A59-8D08-F4048D865090}">
      <dsp:nvSpPr>
        <dsp:cNvPr id="0" name=""/>
        <dsp:cNvSpPr/>
      </dsp:nvSpPr>
      <dsp:spPr>
        <a:xfrm>
          <a:off x="3277910" y="1726435"/>
          <a:ext cx="809902" cy="404951"/>
        </a:xfrm>
        <a:prstGeom prst="rect">
          <a:avLst/>
        </a:prstGeom>
        <a:solidFill>
          <a:schemeClr val="lt1">
            <a:hueOff val="0"/>
            <a:satOff val="0"/>
            <a:lumOff val="0"/>
            <a:alphaOff val="0"/>
          </a:schemeClr>
        </a:solidFill>
        <a:ln w="31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Forests in gently sloping areas</a:t>
          </a:r>
        </a:p>
      </dsp:txBody>
      <dsp:txXfrm>
        <a:off x="3277910" y="1726435"/>
        <a:ext cx="809902" cy="404951"/>
      </dsp:txXfrm>
    </dsp:sp>
    <dsp:sp modelId="{D65B93F0-81DF-47CB-BB23-ACA32E9C94D2}">
      <dsp:nvSpPr>
        <dsp:cNvPr id="0" name=""/>
        <dsp:cNvSpPr/>
      </dsp:nvSpPr>
      <dsp:spPr>
        <a:xfrm>
          <a:off x="3277910" y="2301465"/>
          <a:ext cx="809902" cy="40495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Apply protection filters (IUCN)</a:t>
          </a:r>
        </a:p>
      </dsp:txBody>
      <dsp:txXfrm>
        <a:off x="3277910" y="2301465"/>
        <a:ext cx="809902" cy="404951"/>
      </dsp:txXfrm>
    </dsp:sp>
    <dsp:sp modelId="{8660C349-3C47-456F-A202-31FDD8A0B90A}">
      <dsp:nvSpPr>
        <dsp:cNvPr id="0" name=""/>
        <dsp:cNvSpPr/>
      </dsp:nvSpPr>
      <dsp:spPr>
        <a:xfrm>
          <a:off x="3480385" y="2876496"/>
          <a:ext cx="809902" cy="404951"/>
        </a:xfrm>
        <a:prstGeom prst="rect">
          <a:avLst/>
        </a:prstGeom>
        <a:solidFill>
          <a:schemeClr val="accent6">
            <a:lumMod val="60000"/>
            <a:lumOff val="4000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Primary Forest Candidate</a:t>
          </a:r>
        </a:p>
      </dsp:txBody>
      <dsp:txXfrm>
        <a:off x="3480385" y="2876496"/>
        <a:ext cx="809902" cy="404951"/>
      </dsp:txXfrm>
    </dsp:sp>
    <dsp:sp modelId="{41D8CB9E-63AA-4792-80D9-18CC5ADBCEBF}">
      <dsp:nvSpPr>
        <dsp:cNvPr id="0" name=""/>
        <dsp:cNvSpPr/>
      </dsp:nvSpPr>
      <dsp:spPr>
        <a:xfrm>
          <a:off x="3480385" y="3451526"/>
          <a:ext cx="809902" cy="404951"/>
        </a:xfrm>
        <a:prstGeom prst="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Apply spatial connectivity filter</a:t>
          </a:r>
        </a:p>
      </dsp:txBody>
      <dsp:txXfrm>
        <a:off x="3480385" y="3451526"/>
        <a:ext cx="809902" cy="404951"/>
      </dsp:txXfrm>
    </dsp:sp>
    <dsp:sp modelId="{34C553F8-B0A0-4886-9C9E-68F679C57662}">
      <dsp:nvSpPr>
        <dsp:cNvPr id="0" name=""/>
        <dsp:cNvSpPr/>
      </dsp:nvSpPr>
      <dsp:spPr>
        <a:xfrm>
          <a:off x="3480385" y="4026557"/>
          <a:ext cx="809902" cy="404951"/>
        </a:xfrm>
        <a:prstGeom prst="rect">
          <a:avLst/>
        </a:prstGeom>
        <a:solidFill>
          <a:srgbClr val="FF0000"/>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Final Primary Forest</a:t>
          </a:r>
        </a:p>
      </dsp:txBody>
      <dsp:txXfrm>
        <a:off x="3480385" y="4026557"/>
        <a:ext cx="809902" cy="40495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9C056-36FB-427D-8378-8D8EB42E5E5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Version 1</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PRIMARY FOREST FINDER geospatial workflow</dc:title>
  <dc:subject>A QGIS WORKFLOW GUIDE</dc:subject>
  <dc:creator>Rotich, Ann (NFOA)</dc:creator>
  <keywords/>
  <dc:description/>
  <lastModifiedBy>Arnell, Andrew (NFOA)</lastModifiedBy>
  <revision>2122</revision>
  <dcterms:created xsi:type="dcterms:W3CDTF">2025-11-19T10:54:00.0000000Z</dcterms:created>
  <dcterms:modified xsi:type="dcterms:W3CDTF">2026-03-16T10:13:32.3693803Z</dcterms:modified>
  <category>November 2025</category>
</coreProperties>
</file>